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4A781C">
      <w:pPr>
        <w:pStyle w:val="Heading1"/>
        <w:numPr>
          <w:ilvl w:val="0"/>
          <w:numId w:val="0"/>
        </w:numPr>
      </w:pPr>
      <w:r>
        <w:t xml:space="preserve">Module  -- </w:t>
      </w:r>
      <w:r w:rsidR="00AB52A3">
        <w:t>TrqOvlSta</w:t>
      </w:r>
    </w:p>
    <w:p w:rsidR="004A781C" w:rsidRDefault="004A781C">
      <w:pPr>
        <w:pStyle w:val="Heading1"/>
      </w:pPr>
      <w:r>
        <w:t>High-Level Description</w:t>
      </w:r>
    </w:p>
    <w:p w:rsidR="00903C13" w:rsidRDefault="00903C13" w:rsidP="00903C13">
      <w:pPr>
        <w:autoSpaceDE w:val="0"/>
        <w:autoSpaceDN w:val="0"/>
        <w:adjustRightInd w:val="0"/>
        <w:rPr>
          <w:rFonts w:ascii="Arial" w:hAnsi="Arial" w:cs="Arial"/>
          <w:sz w:val="18"/>
          <w:szCs w:val="18"/>
        </w:rPr>
      </w:pPr>
    </w:p>
    <w:p w:rsidR="004A781C" w:rsidRDefault="00903C13" w:rsidP="00903C13">
      <w:r>
        <w:rPr>
          <w:rFonts w:ascii="Arial" w:hAnsi="Arial" w:cs="Arial"/>
          <w:sz w:val="18"/>
          <w:szCs w:val="18"/>
        </w:rPr>
        <w:t>This function is owned by Nexteer but designed and implemented to satisfy the requirements of a particular customer.  It is not intended for use on other customer programs</w:t>
      </w:r>
      <w:r>
        <w:t>.</w:t>
      </w:r>
    </w:p>
    <w:p w:rsidR="004A781C" w:rsidRDefault="004A781C">
      <w:pPr>
        <w:pStyle w:val="Heading1"/>
      </w:pPr>
      <w:r>
        <w:t>Figures</w:t>
      </w:r>
    </w:p>
    <w:p w:rsidR="004A781C" w:rsidRDefault="004A781C">
      <w:pPr>
        <w:pStyle w:val="Heading2"/>
      </w:pPr>
      <w:r>
        <w:t>Diagram – Function Data Sharing</w:t>
      </w:r>
    </w:p>
    <w:p w:rsidR="004A781C" w:rsidRDefault="004A781C"/>
    <w:p w:rsidR="004A781C" w:rsidRDefault="004A781C">
      <w:pPr>
        <w:pStyle w:val="Heading3"/>
      </w:pPr>
      <w:r>
        <w:t xml:space="preserve">Diagram – Function </w:t>
      </w:r>
    </w:p>
    <w:p w:rsidR="004A781C" w:rsidRDefault="004A781C"/>
    <w:p w:rsidR="004A781C" w:rsidRDefault="004A781C"/>
    <w:p w:rsidR="004A781C" w:rsidRDefault="00BD5058">
      <w:del w:id="0" w:author="Windows User" w:date="2015-03-20T11:02:00Z">
        <w:r w:rsidDel="00E46781">
          <w:rPr>
            <w:noProof/>
          </w:rPr>
          <w:lastRenderedPageBreak/>
          <w:drawing>
            <wp:inline distT="0" distB="0" distL="0" distR="0" wp14:anchorId="79CAEF3B" wp14:editId="7948A517">
              <wp:extent cx="331470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4700" cy="3314700"/>
                      </a:xfrm>
                      <a:prstGeom prst="rect">
                        <a:avLst/>
                      </a:prstGeom>
                      <a:noFill/>
                      <a:ln>
                        <a:noFill/>
                      </a:ln>
                    </pic:spPr>
                  </pic:pic>
                </a:graphicData>
              </a:graphic>
            </wp:inline>
          </w:drawing>
        </w:r>
      </w:del>
      <w:ins w:id="1" w:author="Windows User" w:date="2015-03-20T11:02:00Z">
        <w:r w:rsidR="00E46781">
          <w:rPr>
            <w:noProof/>
          </w:rPr>
          <w:drawing>
            <wp:inline distT="0" distB="0" distL="0" distR="0" wp14:anchorId="6B5FDC4A" wp14:editId="3DA2580C">
              <wp:extent cx="2809762" cy="26724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09007" cy="2671725"/>
                      </a:xfrm>
                      <a:prstGeom prst="rect">
                        <a:avLst/>
                      </a:prstGeom>
                    </pic:spPr>
                  </pic:pic>
                </a:graphicData>
              </a:graphic>
            </wp:inline>
          </w:drawing>
        </w:r>
      </w:ins>
    </w:p>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p w:rsidR="004A781C" w:rsidRDefault="004A781C"/>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80204B" w:rsidRPr="004B5BE2" w:rsidTr="00EF7A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80204B" w:rsidRPr="00EF0525" w:rsidRDefault="0080204B" w:rsidP="00EF7A08">
            <w:r w:rsidRPr="00EF0525">
              <w:t>APANonRecoverableFaults_Cnt_lgc</w:t>
            </w:r>
          </w:p>
        </w:tc>
        <w:tc>
          <w:tcPr>
            <w:tcW w:w="4455" w:type="dxa"/>
          </w:tcPr>
          <w:p w:rsidR="0080204B" w:rsidRPr="001A4BAD" w:rsidRDefault="0080204B" w:rsidP="00EF7A08">
            <w:r w:rsidRPr="001A4BAD">
              <w:t>APADrvrInterventionDetected_Cnt_lgc</w:t>
            </w:r>
          </w:p>
        </w:tc>
      </w:tr>
      <w:tr w:rsidR="0080204B" w:rsidRPr="004B5BE2" w:rsidTr="00EF7A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80204B" w:rsidRPr="00EF0525" w:rsidRDefault="0080204B" w:rsidP="00EF7A08">
            <w:r w:rsidRPr="00EF0525">
              <w:t xml:space="preserve">APARecoverableFaults_Cnt_lgc   </w:t>
            </w:r>
          </w:p>
        </w:tc>
        <w:tc>
          <w:tcPr>
            <w:tcW w:w="4455" w:type="dxa"/>
          </w:tcPr>
          <w:p w:rsidR="0080204B" w:rsidRPr="001A4BAD" w:rsidRDefault="0080204B" w:rsidP="00EF7A08">
            <w:r w:rsidRPr="001A4BAD">
              <w:t>APAState_State_enum</w:t>
            </w:r>
          </w:p>
        </w:tc>
      </w:tr>
      <w:tr w:rsidR="0080204B" w:rsidRPr="004B5BE2" w:rsidTr="00EF7A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80204B" w:rsidRPr="00EF0525" w:rsidRDefault="0080204B" w:rsidP="00EF7A08">
            <w:r w:rsidRPr="00EF0525">
              <w:t xml:space="preserve">APARequest_Cnt_lgc             </w:t>
            </w:r>
          </w:p>
        </w:tc>
        <w:tc>
          <w:tcPr>
            <w:tcW w:w="4455" w:type="dxa"/>
          </w:tcPr>
          <w:p w:rsidR="0080204B" w:rsidRPr="001A4BAD" w:rsidRDefault="0080204B" w:rsidP="00EF7A08">
            <w:r w:rsidRPr="001A4BAD">
              <w:t>GMOSHOscillateState_State_enum</w:t>
            </w:r>
          </w:p>
        </w:tc>
      </w:tr>
      <w:tr w:rsidR="0080204B" w:rsidRPr="004B5BE2" w:rsidTr="00EF7A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80204B" w:rsidRPr="00EF0525" w:rsidRDefault="0080204B" w:rsidP="00EF7A08">
            <w:r w:rsidRPr="00EF0525">
              <w:t xml:space="preserve">HapticRequest_Cnt_lgc          </w:t>
            </w:r>
          </w:p>
        </w:tc>
        <w:tc>
          <w:tcPr>
            <w:tcW w:w="4455" w:type="dxa"/>
          </w:tcPr>
          <w:p w:rsidR="0080204B" w:rsidRPr="001A4BAD" w:rsidRDefault="0080204B" w:rsidP="00EF7A08">
            <w:r w:rsidRPr="001A4BAD">
              <w:t>LKAState_State_enum</w:t>
            </w:r>
          </w:p>
        </w:tc>
      </w:tr>
      <w:tr w:rsidR="0080204B" w:rsidRPr="004B5BE2" w:rsidTr="00EF7A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80204B" w:rsidRPr="00EF0525" w:rsidRDefault="0080204B" w:rsidP="00EF7A08">
            <w:r w:rsidRPr="00EF0525">
              <w:t xml:space="preserve">HwTorque_HwNm_f32              </w:t>
            </w:r>
          </w:p>
        </w:tc>
        <w:tc>
          <w:tcPr>
            <w:tcW w:w="4455" w:type="dxa"/>
          </w:tcPr>
          <w:p w:rsidR="0080204B" w:rsidRPr="001A4BAD" w:rsidRDefault="0080204B" w:rsidP="00EF7A08">
            <w:r w:rsidRPr="001A4BAD">
              <w:t>PosServEnable_Cnt_lgc</w:t>
            </w:r>
          </w:p>
        </w:tc>
      </w:tr>
      <w:tr w:rsidR="0080204B" w:rsidRPr="004B5BE2" w:rsidTr="00EF7A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80204B" w:rsidRPr="00EF0525" w:rsidRDefault="0080204B" w:rsidP="00EF7A08">
            <w:r w:rsidRPr="00EF0525">
              <w:t xml:space="preserve">LKAFault_Cnt_lgc               </w:t>
            </w:r>
          </w:p>
        </w:tc>
        <w:tc>
          <w:tcPr>
            <w:tcW w:w="4455" w:type="dxa"/>
          </w:tcPr>
          <w:p w:rsidR="0080204B" w:rsidRPr="001A4BAD" w:rsidRDefault="0080204B" w:rsidP="00EF7A08">
            <w:r w:rsidRPr="001A4BAD">
              <w:t>TrqOscAmp_MtrNm_f32</w:t>
            </w:r>
          </w:p>
        </w:tc>
      </w:tr>
      <w:tr w:rsidR="0080204B" w:rsidRPr="004B5BE2" w:rsidTr="00EF7A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80204B" w:rsidRPr="00EF0525" w:rsidRDefault="0080204B" w:rsidP="00EF7A08">
            <w:r w:rsidRPr="00EF0525">
              <w:t xml:space="preserve">LKAInhibit_Cnt_lgc             </w:t>
            </w:r>
          </w:p>
        </w:tc>
        <w:tc>
          <w:tcPr>
            <w:tcW w:w="4455" w:type="dxa"/>
          </w:tcPr>
          <w:p w:rsidR="0080204B" w:rsidRPr="001A4BAD" w:rsidRDefault="0080204B" w:rsidP="00EF7A08">
            <w:r w:rsidRPr="001A4BAD">
              <w:t>TrqOscEnable_Cnt_lgc</w:t>
            </w:r>
          </w:p>
        </w:tc>
      </w:tr>
      <w:tr w:rsidR="0080204B" w:rsidRPr="004B5BE2" w:rsidTr="00EF7A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80204B" w:rsidRPr="00EF0525" w:rsidRDefault="0080204B" w:rsidP="00EF7A08">
            <w:r w:rsidRPr="00EF0525">
              <w:t xml:space="preserve">LKARequest_Cnt_lgc             </w:t>
            </w:r>
          </w:p>
        </w:tc>
        <w:tc>
          <w:tcPr>
            <w:tcW w:w="4455" w:type="dxa"/>
          </w:tcPr>
          <w:p w:rsidR="0080204B" w:rsidRDefault="0080204B" w:rsidP="00EF7A08">
            <w:r w:rsidRPr="001A4BAD">
              <w:t>TrqOscFreq_Hz_f32</w:t>
            </w:r>
          </w:p>
        </w:tc>
      </w:tr>
      <w:tr w:rsidR="0080204B" w:rsidRPr="004B5BE2" w:rsidTr="00EF7A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80204B" w:rsidRPr="00EF0525" w:rsidRDefault="0080204B" w:rsidP="00EF7A08"/>
        </w:tc>
        <w:tc>
          <w:tcPr>
            <w:tcW w:w="4455" w:type="dxa"/>
          </w:tcPr>
          <w:p w:rsidR="0080204B" w:rsidRPr="001A4BAD" w:rsidRDefault="000A65C3" w:rsidP="00EF7A08">
            <w:r w:rsidRPr="000A65C3">
              <w:t>ESCState_State_enum</w:t>
            </w:r>
          </w:p>
        </w:tc>
      </w:tr>
      <w:tr w:rsidR="0080204B" w:rsidRPr="004B5BE2" w:rsidTr="00EF7A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80204B" w:rsidRDefault="0080204B" w:rsidP="00EF7A08">
            <w:r w:rsidRPr="00EF0525">
              <w:t>ShiftLeverIsInReverse_Cnt_lgc</w:t>
            </w:r>
          </w:p>
        </w:tc>
        <w:tc>
          <w:tcPr>
            <w:tcW w:w="4455" w:type="dxa"/>
          </w:tcPr>
          <w:p w:rsidR="0080204B" w:rsidRPr="001A4BAD" w:rsidRDefault="000A65C3" w:rsidP="00EF7A08">
            <w:r w:rsidRPr="000A65C3">
              <w:t>PosSrvoHwAngle_HwDeg_f32</w:t>
            </w:r>
          </w:p>
        </w:tc>
      </w:tr>
      <w:tr w:rsidR="000A65C3" w:rsidRPr="004B5BE2" w:rsidDel="001803B0" w:rsidTr="00EF7A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del w:id="2" w:author="Windows User" w:date="2015-03-20T11:03:00Z"/>
        </w:trPr>
        <w:tc>
          <w:tcPr>
            <w:tcW w:w="4455" w:type="dxa"/>
            <w:gridSpan w:val="2"/>
          </w:tcPr>
          <w:p w:rsidR="000A65C3" w:rsidRPr="00EF0525" w:rsidDel="001803B0" w:rsidRDefault="000A65C3" w:rsidP="00EF7A08">
            <w:pPr>
              <w:rPr>
                <w:del w:id="3" w:author="Windows User" w:date="2015-03-20T11:03:00Z"/>
              </w:rPr>
            </w:pPr>
            <w:del w:id="4" w:author="Windows User" w:date="2015-03-20T11:03:00Z">
              <w:r w:rsidRPr="000A65C3" w:rsidDel="001803B0">
                <w:delText>CCWFound_Cnt_lgc</w:delText>
              </w:r>
            </w:del>
          </w:p>
        </w:tc>
        <w:tc>
          <w:tcPr>
            <w:tcW w:w="4455" w:type="dxa"/>
          </w:tcPr>
          <w:p w:rsidR="000A65C3" w:rsidRPr="001A4BAD" w:rsidDel="001803B0" w:rsidRDefault="000A65C3" w:rsidP="00EF7A08">
            <w:pPr>
              <w:rPr>
                <w:del w:id="5" w:author="Windows User" w:date="2015-03-20T11:03:00Z"/>
              </w:rPr>
            </w:pPr>
          </w:p>
        </w:tc>
      </w:tr>
      <w:tr w:rsidR="000A65C3" w:rsidRPr="004B5BE2" w:rsidTr="00EF7A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0A65C3" w:rsidRPr="00EF0525" w:rsidRDefault="000A65C3" w:rsidP="00EF7A08">
            <w:r w:rsidRPr="000A65C3">
              <w:t>CCWPosition_HwDeg_f32</w:t>
            </w:r>
          </w:p>
        </w:tc>
        <w:tc>
          <w:tcPr>
            <w:tcW w:w="4455" w:type="dxa"/>
          </w:tcPr>
          <w:p w:rsidR="000A65C3" w:rsidRPr="001A4BAD" w:rsidRDefault="000A65C3" w:rsidP="00EF7A08"/>
        </w:tc>
      </w:tr>
      <w:tr w:rsidR="000A65C3" w:rsidRPr="004B5BE2" w:rsidDel="001803B0" w:rsidTr="00EF7A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del w:id="6" w:author="Windows User" w:date="2015-03-20T11:03:00Z"/>
        </w:trPr>
        <w:tc>
          <w:tcPr>
            <w:tcW w:w="4455" w:type="dxa"/>
            <w:gridSpan w:val="2"/>
          </w:tcPr>
          <w:p w:rsidR="000A65C3" w:rsidRPr="00EF0525" w:rsidDel="001803B0" w:rsidRDefault="000A65C3" w:rsidP="00EF7A08">
            <w:pPr>
              <w:rPr>
                <w:del w:id="7" w:author="Windows User" w:date="2015-03-20T11:03:00Z"/>
              </w:rPr>
            </w:pPr>
            <w:del w:id="8" w:author="Windows User" w:date="2015-03-20T11:03:00Z">
              <w:r w:rsidRPr="000A65C3" w:rsidDel="001803B0">
                <w:delText>CWFound_Cnt_lgc</w:delText>
              </w:r>
            </w:del>
          </w:p>
        </w:tc>
        <w:tc>
          <w:tcPr>
            <w:tcW w:w="4455" w:type="dxa"/>
          </w:tcPr>
          <w:p w:rsidR="000A65C3" w:rsidRPr="001A4BAD" w:rsidDel="001803B0" w:rsidRDefault="000A65C3" w:rsidP="00EF7A08">
            <w:pPr>
              <w:rPr>
                <w:del w:id="9" w:author="Windows User" w:date="2015-03-20T11:03:00Z"/>
              </w:rPr>
            </w:pPr>
          </w:p>
        </w:tc>
      </w:tr>
      <w:tr w:rsidR="000A65C3" w:rsidRPr="001A4BAD" w:rsidTr="000A65C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Borders>
              <w:top w:val="single" w:sz="4" w:space="0" w:color="auto"/>
              <w:left w:val="single" w:sz="4" w:space="0" w:color="auto"/>
              <w:bottom w:val="single" w:sz="4" w:space="0" w:color="auto"/>
              <w:right w:val="single" w:sz="4" w:space="0" w:color="auto"/>
            </w:tcBorders>
          </w:tcPr>
          <w:p w:rsidR="000A65C3" w:rsidRPr="00EF0525" w:rsidRDefault="000A65C3" w:rsidP="00EF7A08">
            <w:r w:rsidRPr="000A65C3">
              <w:t>CWPosition_HwDeg_f32</w:t>
            </w:r>
          </w:p>
        </w:tc>
        <w:tc>
          <w:tcPr>
            <w:tcW w:w="4455" w:type="dxa"/>
            <w:tcBorders>
              <w:top w:val="single" w:sz="4" w:space="0" w:color="auto"/>
              <w:left w:val="single" w:sz="4" w:space="0" w:color="auto"/>
              <w:bottom w:val="single" w:sz="4" w:space="0" w:color="auto"/>
              <w:right w:val="single" w:sz="4" w:space="0" w:color="auto"/>
            </w:tcBorders>
          </w:tcPr>
          <w:p w:rsidR="000A65C3" w:rsidRPr="001A4BAD" w:rsidRDefault="000A65C3" w:rsidP="00EF7A08"/>
        </w:tc>
      </w:tr>
      <w:tr w:rsidR="000A65C3" w:rsidRPr="001A4BAD" w:rsidTr="000A65C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Borders>
              <w:top w:val="single" w:sz="4" w:space="0" w:color="auto"/>
              <w:left w:val="single" w:sz="4" w:space="0" w:color="auto"/>
              <w:bottom w:val="single" w:sz="4" w:space="0" w:color="auto"/>
              <w:right w:val="single" w:sz="4" w:space="0" w:color="auto"/>
            </w:tcBorders>
          </w:tcPr>
          <w:p w:rsidR="000A65C3" w:rsidRPr="00EF0525" w:rsidRDefault="000A65C3" w:rsidP="00EF7A08">
            <w:r w:rsidRPr="000A65C3">
              <w:t>ESCFault_Cnt_lgc</w:t>
            </w:r>
          </w:p>
        </w:tc>
        <w:tc>
          <w:tcPr>
            <w:tcW w:w="4455" w:type="dxa"/>
            <w:tcBorders>
              <w:top w:val="single" w:sz="4" w:space="0" w:color="auto"/>
              <w:left w:val="single" w:sz="4" w:space="0" w:color="auto"/>
              <w:bottom w:val="single" w:sz="4" w:space="0" w:color="auto"/>
              <w:right w:val="single" w:sz="4" w:space="0" w:color="auto"/>
            </w:tcBorders>
          </w:tcPr>
          <w:p w:rsidR="000A65C3" w:rsidRPr="001A4BAD" w:rsidRDefault="000A65C3" w:rsidP="00EF7A08"/>
        </w:tc>
      </w:tr>
      <w:tr w:rsidR="000A65C3" w:rsidRPr="001A4BAD" w:rsidTr="000A65C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Borders>
              <w:top w:val="single" w:sz="4" w:space="0" w:color="auto"/>
              <w:left w:val="single" w:sz="4" w:space="0" w:color="auto"/>
              <w:bottom w:val="single" w:sz="4" w:space="0" w:color="auto"/>
              <w:right w:val="single" w:sz="4" w:space="0" w:color="auto"/>
            </w:tcBorders>
          </w:tcPr>
          <w:p w:rsidR="000A65C3" w:rsidRPr="00EF0525" w:rsidRDefault="000A65C3" w:rsidP="00EF7A08">
            <w:r w:rsidRPr="000A65C3">
              <w:t>ESCIsLimited_Cnt_lgc</w:t>
            </w:r>
          </w:p>
        </w:tc>
        <w:tc>
          <w:tcPr>
            <w:tcW w:w="4455" w:type="dxa"/>
            <w:tcBorders>
              <w:top w:val="single" w:sz="4" w:space="0" w:color="auto"/>
              <w:left w:val="single" w:sz="4" w:space="0" w:color="auto"/>
              <w:bottom w:val="single" w:sz="4" w:space="0" w:color="auto"/>
              <w:right w:val="single" w:sz="4" w:space="0" w:color="auto"/>
            </w:tcBorders>
          </w:tcPr>
          <w:p w:rsidR="000A65C3" w:rsidRPr="001A4BAD" w:rsidRDefault="000A65C3" w:rsidP="00EF7A08"/>
        </w:tc>
      </w:tr>
      <w:tr w:rsidR="000A65C3" w:rsidRPr="001A4BAD" w:rsidTr="000A65C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Borders>
              <w:top w:val="single" w:sz="4" w:space="0" w:color="auto"/>
              <w:left w:val="single" w:sz="4" w:space="0" w:color="auto"/>
              <w:bottom w:val="single" w:sz="4" w:space="0" w:color="auto"/>
              <w:right w:val="single" w:sz="4" w:space="0" w:color="auto"/>
            </w:tcBorders>
          </w:tcPr>
          <w:p w:rsidR="000A65C3" w:rsidRPr="00EF0525" w:rsidRDefault="000A65C3" w:rsidP="00EF7A08">
            <w:r w:rsidRPr="000A65C3">
              <w:t>ESCRequest_Cnt_lgc</w:t>
            </w:r>
          </w:p>
        </w:tc>
        <w:tc>
          <w:tcPr>
            <w:tcW w:w="4455" w:type="dxa"/>
            <w:tcBorders>
              <w:top w:val="single" w:sz="4" w:space="0" w:color="auto"/>
              <w:left w:val="single" w:sz="4" w:space="0" w:color="auto"/>
              <w:bottom w:val="single" w:sz="4" w:space="0" w:color="auto"/>
              <w:right w:val="single" w:sz="4" w:space="0" w:color="auto"/>
            </w:tcBorders>
          </w:tcPr>
          <w:p w:rsidR="000A65C3" w:rsidRPr="001A4BAD" w:rsidRDefault="000A65C3" w:rsidP="00EF7A08"/>
        </w:tc>
      </w:tr>
      <w:tr w:rsidR="000A65C3" w:rsidRPr="001A4BAD" w:rsidTr="000A65C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Borders>
              <w:top w:val="single" w:sz="4" w:space="0" w:color="auto"/>
              <w:left w:val="single" w:sz="4" w:space="0" w:color="auto"/>
              <w:bottom w:val="single" w:sz="4" w:space="0" w:color="auto"/>
              <w:right w:val="single" w:sz="4" w:space="0" w:color="auto"/>
            </w:tcBorders>
          </w:tcPr>
          <w:p w:rsidR="000A65C3" w:rsidRPr="00EF0525" w:rsidRDefault="000A65C3" w:rsidP="00EF7A08">
            <w:r w:rsidRPr="000A65C3">
              <w:t>GMOSH_APAMfgEnable_Cnt_lgc</w:t>
            </w:r>
          </w:p>
        </w:tc>
        <w:tc>
          <w:tcPr>
            <w:tcW w:w="4455" w:type="dxa"/>
            <w:tcBorders>
              <w:top w:val="single" w:sz="4" w:space="0" w:color="auto"/>
              <w:left w:val="single" w:sz="4" w:space="0" w:color="auto"/>
              <w:bottom w:val="single" w:sz="4" w:space="0" w:color="auto"/>
              <w:right w:val="single" w:sz="4" w:space="0" w:color="auto"/>
            </w:tcBorders>
          </w:tcPr>
          <w:p w:rsidR="000A65C3" w:rsidRPr="001A4BAD" w:rsidRDefault="000A65C3" w:rsidP="00EF7A08"/>
        </w:tc>
      </w:tr>
      <w:tr w:rsidR="000A65C3" w:rsidRPr="001A4BAD" w:rsidTr="000A65C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Borders>
              <w:top w:val="single" w:sz="4" w:space="0" w:color="auto"/>
              <w:left w:val="single" w:sz="4" w:space="0" w:color="auto"/>
              <w:bottom w:val="single" w:sz="4" w:space="0" w:color="auto"/>
              <w:right w:val="single" w:sz="4" w:space="0" w:color="auto"/>
            </w:tcBorders>
          </w:tcPr>
          <w:p w:rsidR="000A65C3" w:rsidRPr="00EF0525" w:rsidRDefault="000A65C3" w:rsidP="00EF7A08">
            <w:r w:rsidRPr="000A65C3">
              <w:t>GMOSH_ESCMfgEnable_Cnt_lgc</w:t>
            </w:r>
          </w:p>
        </w:tc>
        <w:tc>
          <w:tcPr>
            <w:tcW w:w="4455" w:type="dxa"/>
            <w:tcBorders>
              <w:top w:val="single" w:sz="4" w:space="0" w:color="auto"/>
              <w:left w:val="single" w:sz="4" w:space="0" w:color="auto"/>
              <w:bottom w:val="single" w:sz="4" w:space="0" w:color="auto"/>
              <w:right w:val="single" w:sz="4" w:space="0" w:color="auto"/>
            </w:tcBorders>
          </w:tcPr>
          <w:p w:rsidR="000A65C3" w:rsidRPr="001A4BAD" w:rsidRDefault="000A65C3" w:rsidP="00EF7A08"/>
        </w:tc>
      </w:tr>
      <w:tr w:rsidR="000A65C3" w:rsidRPr="001A4BAD" w:rsidTr="000A65C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Borders>
              <w:top w:val="single" w:sz="4" w:space="0" w:color="auto"/>
              <w:left w:val="single" w:sz="4" w:space="0" w:color="auto"/>
              <w:bottom w:val="single" w:sz="4" w:space="0" w:color="auto"/>
              <w:right w:val="single" w:sz="4" w:space="0" w:color="auto"/>
            </w:tcBorders>
          </w:tcPr>
          <w:p w:rsidR="000A65C3" w:rsidRPr="00EF0525" w:rsidRDefault="000A65C3" w:rsidP="00EF7A08">
            <w:r>
              <w:t>GMOSH_LKAMfgEnable_Cnt_lgc</w:t>
            </w:r>
          </w:p>
        </w:tc>
        <w:tc>
          <w:tcPr>
            <w:tcW w:w="4455" w:type="dxa"/>
            <w:tcBorders>
              <w:top w:val="single" w:sz="4" w:space="0" w:color="auto"/>
              <w:left w:val="single" w:sz="4" w:space="0" w:color="auto"/>
              <w:bottom w:val="single" w:sz="4" w:space="0" w:color="auto"/>
              <w:right w:val="single" w:sz="4" w:space="0" w:color="auto"/>
            </w:tcBorders>
          </w:tcPr>
          <w:p w:rsidR="000A65C3" w:rsidRPr="001A4BAD" w:rsidRDefault="000A65C3" w:rsidP="00EF7A08"/>
        </w:tc>
      </w:tr>
      <w:tr w:rsidR="000A65C3" w:rsidRPr="001A4BAD" w:rsidTr="000A65C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Borders>
              <w:top w:val="single" w:sz="4" w:space="0" w:color="auto"/>
              <w:left w:val="single" w:sz="4" w:space="0" w:color="auto"/>
              <w:bottom w:val="single" w:sz="4" w:space="0" w:color="auto"/>
              <w:right w:val="single" w:sz="4" w:space="0" w:color="auto"/>
            </w:tcBorders>
          </w:tcPr>
          <w:p w:rsidR="000A65C3" w:rsidRPr="00EF0525" w:rsidRDefault="000A65C3" w:rsidP="00EF7A08">
            <w:r w:rsidRPr="000A65C3">
              <w:t>MaxSecureVehicleSpeed_Kph_f32</w:t>
            </w:r>
          </w:p>
        </w:tc>
        <w:tc>
          <w:tcPr>
            <w:tcW w:w="4455" w:type="dxa"/>
            <w:tcBorders>
              <w:top w:val="single" w:sz="4" w:space="0" w:color="auto"/>
              <w:left w:val="single" w:sz="4" w:space="0" w:color="auto"/>
              <w:bottom w:val="single" w:sz="4" w:space="0" w:color="auto"/>
              <w:right w:val="single" w:sz="4" w:space="0" w:color="auto"/>
            </w:tcBorders>
          </w:tcPr>
          <w:p w:rsidR="000A65C3" w:rsidRPr="001A4BAD" w:rsidRDefault="000A65C3" w:rsidP="00EF7A08"/>
        </w:tc>
      </w:tr>
      <w:tr w:rsidR="000A65C3" w:rsidRPr="001A4BAD" w:rsidTr="000A65C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Borders>
              <w:top w:val="single" w:sz="4" w:space="0" w:color="auto"/>
              <w:left w:val="single" w:sz="4" w:space="0" w:color="auto"/>
              <w:bottom w:val="single" w:sz="4" w:space="0" w:color="auto"/>
              <w:right w:val="single" w:sz="4" w:space="0" w:color="auto"/>
            </w:tcBorders>
          </w:tcPr>
          <w:p w:rsidR="000A65C3" w:rsidRPr="00EF0525" w:rsidRDefault="000A65C3" w:rsidP="00EF7A08">
            <w:r w:rsidRPr="000A65C3">
              <w:t>MinSecureVehicleSpeed_Kph_f32</w:t>
            </w:r>
          </w:p>
        </w:tc>
        <w:tc>
          <w:tcPr>
            <w:tcW w:w="4455" w:type="dxa"/>
            <w:tcBorders>
              <w:top w:val="single" w:sz="4" w:space="0" w:color="auto"/>
              <w:left w:val="single" w:sz="4" w:space="0" w:color="auto"/>
              <w:bottom w:val="single" w:sz="4" w:space="0" w:color="auto"/>
              <w:right w:val="single" w:sz="4" w:space="0" w:color="auto"/>
            </w:tcBorders>
          </w:tcPr>
          <w:p w:rsidR="000A65C3" w:rsidRPr="001A4BAD" w:rsidRDefault="000A65C3" w:rsidP="00EF7A08"/>
        </w:tc>
      </w:tr>
      <w:tr w:rsidR="000A65C3" w:rsidRPr="001A4BAD" w:rsidTr="000A65C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Borders>
              <w:top w:val="single" w:sz="4" w:space="0" w:color="auto"/>
              <w:left w:val="single" w:sz="4" w:space="0" w:color="auto"/>
              <w:bottom w:val="single" w:sz="4" w:space="0" w:color="auto"/>
              <w:right w:val="single" w:sz="4" w:space="0" w:color="auto"/>
            </w:tcBorders>
          </w:tcPr>
          <w:p w:rsidR="000A65C3" w:rsidRPr="00EF0525" w:rsidRDefault="000A65C3" w:rsidP="00EF7A08">
            <w:r w:rsidRPr="000A65C3">
              <w:t>PosTrajEnable_Cnt_lgc</w:t>
            </w:r>
          </w:p>
        </w:tc>
        <w:tc>
          <w:tcPr>
            <w:tcW w:w="4455" w:type="dxa"/>
            <w:tcBorders>
              <w:top w:val="single" w:sz="4" w:space="0" w:color="auto"/>
              <w:left w:val="single" w:sz="4" w:space="0" w:color="auto"/>
              <w:bottom w:val="single" w:sz="4" w:space="0" w:color="auto"/>
              <w:right w:val="single" w:sz="4" w:space="0" w:color="auto"/>
            </w:tcBorders>
          </w:tcPr>
          <w:p w:rsidR="000A65C3" w:rsidRPr="001A4BAD" w:rsidRDefault="000A65C3" w:rsidP="00EF7A08"/>
        </w:tc>
      </w:tr>
      <w:tr w:rsidR="000A65C3" w:rsidRPr="001A4BAD" w:rsidTr="000A65C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Borders>
              <w:top w:val="single" w:sz="4" w:space="0" w:color="auto"/>
              <w:left w:val="single" w:sz="4" w:space="0" w:color="auto"/>
              <w:bottom w:val="single" w:sz="4" w:space="0" w:color="auto"/>
              <w:right w:val="single" w:sz="4" w:space="0" w:color="auto"/>
            </w:tcBorders>
          </w:tcPr>
          <w:p w:rsidR="000A65C3" w:rsidRPr="00EF0525" w:rsidRDefault="000A65C3" w:rsidP="00EF7A08">
            <w:r w:rsidRPr="000A65C3">
              <w:t>PosTrajHwAngle_HwDeg_f32</w:t>
            </w:r>
          </w:p>
        </w:tc>
        <w:tc>
          <w:tcPr>
            <w:tcW w:w="4455" w:type="dxa"/>
            <w:tcBorders>
              <w:top w:val="single" w:sz="4" w:space="0" w:color="auto"/>
              <w:left w:val="single" w:sz="4" w:space="0" w:color="auto"/>
              <w:bottom w:val="single" w:sz="4" w:space="0" w:color="auto"/>
              <w:right w:val="single" w:sz="4" w:space="0" w:color="auto"/>
            </w:tcBorders>
          </w:tcPr>
          <w:p w:rsidR="000A65C3" w:rsidRPr="001A4BAD" w:rsidRDefault="000A65C3" w:rsidP="00EF7A08"/>
        </w:tc>
      </w:tr>
      <w:tr w:rsidR="000A65C3" w:rsidRPr="001A4BAD" w:rsidTr="000A65C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Borders>
              <w:top w:val="single" w:sz="4" w:space="0" w:color="auto"/>
              <w:left w:val="single" w:sz="4" w:space="0" w:color="auto"/>
              <w:bottom w:val="single" w:sz="4" w:space="0" w:color="auto"/>
              <w:right w:val="single" w:sz="4" w:space="0" w:color="auto"/>
            </w:tcBorders>
          </w:tcPr>
          <w:p w:rsidR="000A65C3" w:rsidRPr="00EF0525" w:rsidRDefault="000A65C3" w:rsidP="00EF7A08">
            <w:r w:rsidRPr="000A65C3">
              <w:t>SWARTrgtAngRequest_HwDeg_f32</w:t>
            </w:r>
          </w:p>
        </w:tc>
        <w:tc>
          <w:tcPr>
            <w:tcW w:w="4455" w:type="dxa"/>
            <w:tcBorders>
              <w:top w:val="single" w:sz="4" w:space="0" w:color="auto"/>
              <w:left w:val="single" w:sz="4" w:space="0" w:color="auto"/>
              <w:bottom w:val="single" w:sz="4" w:space="0" w:color="auto"/>
              <w:right w:val="single" w:sz="4" w:space="0" w:color="auto"/>
            </w:tcBorders>
          </w:tcPr>
          <w:p w:rsidR="000A65C3" w:rsidRPr="001A4BAD" w:rsidRDefault="000A65C3" w:rsidP="00EF7A08"/>
        </w:tc>
      </w:tr>
    </w:tbl>
    <w:p w:rsidR="006D33CC" w:rsidRDefault="006D33CC"/>
    <w:p w:rsidR="004A781C" w:rsidRDefault="004A781C">
      <w:pPr>
        <w:pStyle w:val="Heading2"/>
      </w:pPr>
      <w:r>
        <w:lastRenderedPageBreak/>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08"/>
        <w:gridCol w:w="1440"/>
        <w:gridCol w:w="1215"/>
        <w:gridCol w:w="1215"/>
        <w:gridCol w:w="2250"/>
      </w:tblGrid>
      <w:tr w:rsidR="00BD008B" w:rsidTr="00F957FA">
        <w:tc>
          <w:tcPr>
            <w:tcW w:w="280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25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6A6412" w:rsidTr="00EF7A08">
        <w:tc>
          <w:tcPr>
            <w:tcW w:w="2808" w:type="dxa"/>
            <w:tcBorders>
              <w:top w:val="single" w:sz="6" w:space="0" w:color="auto"/>
              <w:left w:val="single" w:sz="6" w:space="0" w:color="auto"/>
              <w:bottom w:val="single" w:sz="6" w:space="0" w:color="auto"/>
              <w:right w:val="single" w:sz="6" w:space="0" w:color="auto"/>
            </w:tcBorders>
            <w:vAlign w:val="center"/>
          </w:tcPr>
          <w:p w:rsidR="006A6412" w:rsidRPr="003C6096" w:rsidRDefault="006A6412">
            <w:r w:rsidRPr="003C6096">
              <w:t>TrqOvlSta_LKAPermFault_Cnt_M_u08</w:t>
            </w:r>
          </w:p>
        </w:tc>
        <w:tc>
          <w:tcPr>
            <w:tcW w:w="1440"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2250" w:type="dxa"/>
            <w:tcBorders>
              <w:top w:val="single" w:sz="6" w:space="0" w:color="auto"/>
              <w:left w:val="single" w:sz="6" w:space="0" w:color="auto"/>
              <w:bottom w:val="single" w:sz="6" w:space="0" w:color="auto"/>
              <w:right w:val="single" w:sz="6" w:space="0" w:color="auto"/>
            </w:tcBorders>
          </w:tcPr>
          <w:p w:rsidR="006A6412" w:rsidRDefault="006A6412">
            <w:r w:rsidRPr="006A6412">
              <w:t>TRQOVLSTA_START_SEC_VAR_CLEARED_8</w:t>
            </w:r>
          </w:p>
        </w:tc>
      </w:tr>
      <w:tr w:rsidR="006A6412" w:rsidTr="00EF7A08">
        <w:tc>
          <w:tcPr>
            <w:tcW w:w="2808" w:type="dxa"/>
            <w:tcBorders>
              <w:top w:val="single" w:sz="6" w:space="0" w:color="auto"/>
              <w:left w:val="single" w:sz="6" w:space="0" w:color="auto"/>
              <w:bottom w:val="single" w:sz="6" w:space="0" w:color="auto"/>
              <w:right w:val="single" w:sz="6" w:space="0" w:color="auto"/>
            </w:tcBorders>
            <w:vAlign w:val="center"/>
          </w:tcPr>
          <w:p w:rsidR="006A6412" w:rsidRPr="003C6096" w:rsidRDefault="006A6412">
            <w:r w:rsidRPr="003C6096">
              <w:t>TrqOvlSta_LKAPermFault_Cnt_M_lgc</w:t>
            </w:r>
          </w:p>
        </w:tc>
        <w:tc>
          <w:tcPr>
            <w:tcW w:w="1440"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2250" w:type="dxa"/>
            <w:tcBorders>
              <w:top w:val="single" w:sz="6" w:space="0" w:color="auto"/>
              <w:left w:val="single" w:sz="6" w:space="0" w:color="auto"/>
              <w:bottom w:val="single" w:sz="6" w:space="0" w:color="auto"/>
              <w:right w:val="single" w:sz="6" w:space="0" w:color="auto"/>
            </w:tcBorders>
          </w:tcPr>
          <w:p w:rsidR="006A6412" w:rsidRDefault="006A6412">
            <w:r w:rsidRPr="006A6412">
              <w:t>TRQOVLSTA_STOP_SEC_VAR_CLEARED_BOOLEAN</w:t>
            </w:r>
          </w:p>
        </w:tc>
      </w:tr>
      <w:tr w:rsidR="006A6412" w:rsidTr="00EF7A08">
        <w:tc>
          <w:tcPr>
            <w:tcW w:w="2808" w:type="dxa"/>
            <w:tcBorders>
              <w:top w:val="single" w:sz="6" w:space="0" w:color="auto"/>
              <w:left w:val="single" w:sz="6" w:space="0" w:color="auto"/>
              <w:bottom w:val="single" w:sz="6" w:space="0" w:color="auto"/>
              <w:right w:val="single" w:sz="6" w:space="0" w:color="auto"/>
            </w:tcBorders>
            <w:vAlign w:val="center"/>
          </w:tcPr>
          <w:p w:rsidR="006A6412" w:rsidRPr="003C6096" w:rsidRDefault="006A6412">
            <w:r w:rsidRPr="003C6096">
              <w:t>TrqOvlSta_LKAFault_Cnt_M_lgc</w:t>
            </w:r>
          </w:p>
        </w:tc>
        <w:tc>
          <w:tcPr>
            <w:tcW w:w="1440"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2250" w:type="dxa"/>
            <w:tcBorders>
              <w:top w:val="single" w:sz="6" w:space="0" w:color="auto"/>
              <w:left w:val="single" w:sz="6" w:space="0" w:color="auto"/>
              <w:bottom w:val="single" w:sz="6" w:space="0" w:color="auto"/>
              <w:right w:val="single" w:sz="6" w:space="0" w:color="auto"/>
            </w:tcBorders>
          </w:tcPr>
          <w:p w:rsidR="006A6412" w:rsidRDefault="006A6412">
            <w:r w:rsidRPr="006A6412">
              <w:t>TRQOVLSTA_STOP_SEC_VAR_CLEARED_BOOLEAN</w:t>
            </w:r>
          </w:p>
        </w:tc>
      </w:tr>
      <w:tr w:rsidR="006A6412" w:rsidTr="00EF7A08">
        <w:tc>
          <w:tcPr>
            <w:tcW w:w="2808" w:type="dxa"/>
            <w:tcBorders>
              <w:top w:val="single" w:sz="6" w:space="0" w:color="auto"/>
              <w:left w:val="single" w:sz="6" w:space="0" w:color="auto"/>
              <w:bottom w:val="single" w:sz="6" w:space="0" w:color="auto"/>
              <w:right w:val="single" w:sz="6" w:space="0" w:color="auto"/>
            </w:tcBorders>
          </w:tcPr>
          <w:p w:rsidR="006A6412" w:rsidRPr="00167237" w:rsidRDefault="006A6412" w:rsidP="00EF7A08">
            <w:r>
              <w:t>TrqOvlSta_Haptictime_mS_M_u32</w:t>
            </w:r>
          </w:p>
        </w:tc>
        <w:tc>
          <w:tcPr>
            <w:tcW w:w="1440"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2250" w:type="dxa"/>
            <w:tcBorders>
              <w:top w:val="single" w:sz="6" w:space="0" w:color="auto"/>
              <w:left w:val="single" w:sz="6" w:space="0" w:color="auto"/>
              <w:bottom w:val="single" w:sz="6" w:space="0" w:color="auto"/>
              <w:right w:val="single" w:sz="6" w:space="0" w:color="auto"/>
            </w:tcBorders>
          </w:tcPr>
          <w:p w:rsidR="006A6412" w:rsidRDefault="006A6412">
            <w:r w:rsidRPr="006A6412">
              <w:t>TRQOVLSTA_START_SEC_VAR_CLEARED_32</w:t>
            </w:r>
          </w:p>
        </w:tc>
      </w:tr>
      <w:tr w:rsidR="006A6412" w:rsidTr="00EF7A08">
        <w:tc>
          <w:tcPr>
            <w:tcW w:w="2808" w:type="dxa"/>
            <w:tcBorders>
              <w:top w:val="single" w:sz="6" w:space="0" w:color="auto"/>
              <w:left w:val="single" w:sz="6" w:space="0" w:color="auto"/>
              <w:bottom w:val="single" w:sz="6" w:space="0" w:color="auto"/>
              <w:right w:val="single" w:sz="6" w:space="0" w:color="auto"/>
            </w:tcBorders>
          </w:tcPr>
          <w:p w:rsidR="006A6412" w:rsidRPr="00167237" w:rsidRDefault="006A6412" w:rsidP="00EF7A08">
            <w:r w:rsidRPr="00167237">
              <w:t>Trq</w:t>
            </w:r>
            <w:r>
              <w:t>OvlSta_ShiftLevRevTime_mS_M_u32</w:t>
            </w:r>
          </w:p>
        </w:tc>
        <w:tc>
          <w:tcPr>
            <w:tcW w:w="1440"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2250" w:type="dxa"/>
            <w:tcBorders>
              <w:top w:val="single" w:sz="6" w:space="0" w:color="auto"/>
              <w:left w:val="single" w:sz="6" w:space="0" w:color="auto"/>
              <w:bottom w:val="single" w:sz="6" w:space="0" w:color="auto"/>
              <w:right w:val="single" w:sz="6" w:space="0" w:color="auto"/>
            </w:tcBorders>
          </w:tcPr>
          <w:p w:rsidR="006A6412" w:rsidRDefault="006A6412">
            <w:r w:rsidRPr="006A6412">
              <w:t>TRQOVLSTA_START_SEC_VAR_CLEARED_32</w:t>
            </w:r>
          </w:p>
        </w:tc>
      </w:tr>
      <w:tr w:rsidR="006A6412" w:rsidTr="00EF7A08">
        <w:tc>
          <w:tcPr>
            <w:tcW w:w="2808" w:type="dxa"/>
            <w:tcBorders>
              <w:top w:val="single" w:sz="6" w:space="0" w:color="auto"/>
              <w:left w:val="single" w:sz="6" w:space="0" w:color="auto"/>
              <w:bottom w:val="single" w:sz="6" w:space="0" w:color="auto"/>
              <w:right w:val="single" w:sz="6" w:space="0" w:color="auto"/>
            </w:tcBorders>
          </w:tcPr>
          <w:p w:rsidR="006A6412" w:rsidRPr="00167237" w:rsidRDefault="006A6412" w:rsidP="00EF7A08">
            <w:r w:rsidRPr="00167237">
              <w:t>TrqOvlSta_APAMaxHwTrqTi</w:t>
            </w:r>
            <w:r>
              <w:t>me_mS_M_u32</w:t>
            </w:r>
          </w:p>
        </w:tc>
        <w:tc>
          <w:tcPr>
            <w:tcW w:w="1440"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2250" w:type="dxa"/>
            <w:tcBorders>
              <w:top w:val="single" w:sz="6" w:space="0" w:color="auto"/>
              <w:left w:val="single" w:sz="6" w:space="0" w:color="auto"/>
              <w:bottom w:val="single" w:sz="6" w:space="0" w:color="auto"/>
              <w:right w:val="single" w:sz="6" w:space="0" w:color="auto"/>
            </w:tcBorders>
          </w:tcPr>
          <w:p w:rsidR="006A6412" w:rsidRDefault="006A6412">
            <w:r w:rsidRPr="006A6412">
              <w:t>TRQOVLSTA_START_SEC_VAR_CLEARED_32</w:t>
            </w:r>
          </w:p>
        </w:tc>
      </w:tr>
      <w:tr w:rsidR="006A6412" w:rsidTr="00EF7A08">
        <w:tc>
          <w:tcPr>
            <w:tcW w:w="2808" w:type="dxa"/>
            <w:tcBorders>
              <w:top w:val="single" w:sz="6" w:space="0" w:color="auto"/>
              <w:left w:val="single" w:sz="6" w:space="0" w:color="auto"/>
              <w:bottom w:val="single" w:sz="6" w:space="0" w:color="auto"/>
              <w:right w:val="single" w:sz="6" w:space="0" w:color="auto"/>
            </w:tcBorders>
          </w:tcPr>
          <w:p w:rsidR="006A6412" w:rsidRDefault="006A6412" w:rsidP="00EF7A08">
            <w:r w:rsidRPr="00167237">
              <w:t>Tr</w:t>
            </w:r>
            <w:r>
              <w:t>qOvlSta_StandstillTime_mS_M_u32</w:t>
            </w:r>
          </w:p>
        </w:tc>
        <w:tc>
          <w:tcPr>
            <w:tcW w:w="1440"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2250" w:type="dxa"/>
            <w:tcBorders>
              <w:top w:val="single" w:sz="6" w:space="0" w:color="auto"/>
              <w:left w:val="single" w:sz="6" w:space="0" w:color="auto"/>
              <w:bottom w:val="single" w:sz="6" w:space="0" w:color="auto"/>
              <w:right w:val="single" w:sz="6" w:space="0" w:color="auto"/>
            </w:tcBorders>
          </w:tcPr>
          <w:p w:rsidR="006A6412" w:rsidRDefault="006A6412">
            <w:r w:rsidRPr="006A6412">
              <w:t>TRQOVLSTA_START_SEC_VAR_CLEARED_32</w:t>
            </w:r>
          </w:p>
        </w:tc>
      </w:tr>
      <w:tr w:rsidR="006A6412" w:rsidTr="00EF7A08">
        <w:tc>
          <w:tcPr>
            <w:tcW w:w="2808" w:type="dxa"/>
            <w:tcBorders>
              <w:top w:val="single" w:sz="6" w:space="0" w:color="auto"/>
              <w:left w:val="single" w:sz="6" w:space="0" w:color="auto"/>
              <w:bottom w:val="single" w:sz="6" w:space="0" w:color="auto"/>
              <w:right w:val="single" w:sz="6" w:space="0" w:color="auto"/>
            </w:tcBorders>
          </w:tcPr>
          <w:p w:rsidR="006A6412" w:rsidRPr="00167237" w:rsidRDefault="006A6412" w:rsidP="00EF7A08">
            <w:r w:rsidRPr="003C6096">
              <w:t>TrqOvlSta_Hapticdur_Cnt_M_u16</w:t>
            </w:r>
          </w:p>
        </w:tc>
        <w:tc>
          <w:tcPr>
            <w:tcW w:w="1440"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2250" w:type="dxa"/>
            <w:tcBorders>
              <w:top w:val="single" w:sz="6" w:space="0" w:color="auto"/>
              <w:left w:val="single" w:sz="6" w:space="0" w:color="auto"/>
              <w:bottom w:val="single" w:sz="6" w:space="0" w:color="auto"/>
              <w:right w:val="single" w:sz="6" w:space="0" w:color="auto"/>
            </w:tcBorders>
          </w:tcPr>
          <w:p w:rsidR="006A6412" w:rsidRPr="006A6412" w:rsidRDefault="006A6412">
            <w:r w:rsidRPr="006A6412">
              <w:t>TRQOVLSTA_START_SEC_VAR_CLEARED_16</w:t>
            </w:r>
          </w:p>
        </w:tc>
      </w:tr>
      <w:tr w:rsidR="006A6412" w:rsidTr="00EF7A08">
        <w:tc>
          <w:tcPr>
            <w:tcW w:w="2808" w:type="dxa"/>
            <w:tcBorders>
              <w:top w:val="single" w:sz="6" w:space="0" w:color="auto"/>
              <w:left w:val="single" w:sz="6" w:space="0" w:color="auto"/>
              <w:bottom w:val="single" w:sz="6" w:space="0" w:color="auto"/>
              <w:right w:val="single" w:sz="6" w:space="0" w:color="auto"/>
            </w:tcBorders>
          </w:tcPr>
          <w:p w:rsidR="006A6412" w:rsidRPr="00BF26C7" w:rsidRDefault="006A6412" w:rsidP="00EF7A08">
            <w:r>
              <w:t>TrqOvlSta_HwTorqueSV_HwNm_M_Str</w:t>
            </w:r>
          </w:p>
        </w:tc>
        <w:tc>
          <w:tcPr>
            <w:tcW w:w="1440"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2250" w:type="dxa"/>
            <w:tcBorders>
              <w:top w:val="single" w:sz="6" w:space="0" w:color="auto"/>
              <w:left w:val="single" w:sz="6" w:space="0" w:color="auto"/>
              <w:bottom w:val="single" w:sz="6" w:space="0" w:color="auto"/>
              <w:right w:val="single" w:sz="6" w:space="0" w:color="auto"/>
            </w:tcBorders>
          </w:tcPr>
          <w:p w:rsidR="006A6412" w:rsidRDefault="006A6412">
            <w:r w:rsidRPr="006A6412">
              <w:t>TRQOVLSTA_START_SEC_VAR_CLEARED_UNSPECIFIED</w:t>
            </w:r>
          </w:p>
        </w:tc>
      </w:tr>
      <w:tr w:rsidR="006A6412" w:rsidTr="00EF7A08">
        <w:tc>
          <w:tcPr>
            <w:tcW w:w="2808" w:type="dxa"/>
            <w:tcBorders>
              <w:top w:val="single" w:sz="6" w:space="0" w:color="auto"/>
              <w:left w:val="single" w:sz="6" w:space="0" w:color="auto"/>
              <w:bottom w:val="single" w:sz="6" w:space="0" w:color="auto"/>
              <w:right w:val="single" w:sz="6" w:space="0" w:color="auto"/>
            </w:tcBorders>
          </w:tcPr>
          <w:p w:rsidR="006A6412" w:rsidRPr="00BF26C7" w:rsidRDefault="006A6412" w:rsidP="00EF7A08">
            <w:r w:rsidRPr="00BF26C7">
              <w:t>TrqOvlSta_APAState_St</w:t>
            </w:r>
            <w:r>
              <w:t>ate_M_enum</w:t>
            </w:r>
          </w:p>
        </w:tc>
        <w:tc>
          <w:tcPr>
            <w:tcW w:w="1440"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2250" w:type="dxa"/>
            <w:tcBorders>
              <w:top w:val="single" w:sz="6" w:space="0" w:color="auto"/>
              <w:left w:val="single" w:sz="6" w:space="0" w:color="auto"/>
              <w:bottom w:val="single" w:sz="6" w:space="0" w:color="auto"/>
              <w:right w:val="single" w:sz="6" w:space="0" w:color="auto"/>
            </w:tcBorders>
          </w:tcPr>
          <w:p w:rsidR="006A6412" w:rsidRDefault="006A6412">
            <w:r w:rsidRPr="006A6412">
              <w:t>TRQOVLSTA_START_SEC_VAR_CLEARED_UNSPECIFIED</w:t>
            </w:r>
          </w:p>
        </w:tc>
      </w:tr>
      <w:tr w:rsidR="006A6412" w:rsidTr="00EF7A08">
        <w:tc>
          <w:tcPr>
            <w:tcW w:w="2808" w:type="dxa"/>
            <w:tcBorders>
              <w:top w:val="single" w:sz="6" w:space="0" w:color="auto"/>
              <w:left w:val="single" w:sz="6" w:space="0" w:color="auto"/>
              <w:bottom w:val="single" w:sz="6" w:space="0" w:color="auto"/>
              <w:right w:val="single" w:sz="6" w:space="0" w:color="auto"/>
            </w:tcBorders>
          </w:tcPr>
          <w:p w:rsidR="006A6412" w:rsidRPr="00BF26C7" w:rsidRDefault="006A6412" w:rsidP="003C6096">
            <w:r w:rsidRPr="00BF26C7">
              <w:t>TrqOvlSta_HapticState_State_M_enum</w:t>
            </w:r>
          </w:p>
        </w:tc>
        <w:tc>
          <w:tcPr>
            <w:tcW w:w="1440"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2250" w:type="dxa"/>
            <w:tcBorders>
              <w:top w:val="single" w:sz="6" w:space="0" w:color="auto"/>
              <w:left w:val="single" w:sz="6" w:space="0" w:color="auto"/>
              <w:bottom w:val="single" w:sz="6" w:space="0" w:color="auto"/>
              <w:right w:val="single" w:sz="6" w:space="0" w:color="auto"/>
            </w:tcBorders>
          </w:tcPr>
          <w:p w:rsidR="006A6412" w:rsidRDefault="006A6412">
            <w:r w:rsidRPr="006A6412">
              <w:t>TRQOVLSTA_START_SEC_VAR_CLEARED_UNSPECIFIED</w:t>
            </w:r>
          </w:p>
        </w:tc>
      </w:tr>
      <w:tr w:rsidR="006A6412" w:rsidTr="00EF7A08">
        <w:tc>
          <w:tcPr>
            <w:tcW w:w="2808" w:type="dxa"/>
            <w:tcBorders>
              <w:top w:val="single" w:sz="6" w:space="0" w:color="auto"/>
              <w:left w:val="single" w:sz="6" w:space="0" w:color="auto"/>
              <w:bottom w:val="single" w:sz="6" w:space="0" w:color="auto"/>
              <w:right w:val="single" w:sz="6" w:space="0" w:color="auto"/>
            </w:tcBorders>
          </w:tcPr>
          <w:p w:rsidR="006A6412" w:rsidRDefault="006A6412" w:rsidP="00EF7A08">
            <w:r>
              <w:t>TrqOvlSta_LKAState_State_M_enum</w:t>
            </w:r>
          </w:p>
        </w:tc>
        <w:tc>
          <w:tcPr>
            <w:tcW w:w="1440"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6A6412" w:rsidRDefault="006A6412">
            <w:r w:rsidRPr="008D14C5">
              <w:t>See Data Dictionary</w:t>
            </w:r>
          </w:p>
        </w:tc>
        <w:tc>
          <w:tcPr>
            <w:tcW w:w="2250" w:type="dxa"/>
            <w:tcBorders>
              <w:top w:val="single" w:sz="6" w:space="0" w:color="auto"/>
              <w:left w:val="single" w:sz="6" w:space="0" w:color="auto"/>
              <w:bottom w:val="single" w:sz="6" w:space="0" w:color="auto"/>
              <w:right w:val="single" w:sz="6" w:space="0" w:color="auto"/>
            </w:tcBorders>
          </w:tcPr>
          <w:p w:rsidR="006A6412" w:rsidRDefault="006A6412">
            <w:r w:rsidRPr="006A6412">
              <w:t>TRQOVLSTA_START_SEC_VAR_CLEARED_</w:t>
            </w:r>
            <w:r w:rsidRPr="006A6412">
              <w:lastRenderedPageBreak/>
              <w:t>UNSPECIFIED</w:t>
            </w:r>
          </w:p>
        </w:tc>
      </w:tr>
      <w:tr w:rsidR="003A45FE" w:rsidTr="00EF7A08">
        <w:tc>
          <w:tcPr>
            <w:tcW w:w="2808" w:type="dxa"/>
            <w:tcBorders>
              <w:top w:val="single" w:sz="6" w:space="0" w:color="auto"/>
              <w:left w:val="single" w:sz="6" w:space="0" w:color="auto"/>
              <w:bottom w:val="single" w:sz="6" w:space="0" w:color="auto"/>
              <w:right w:val="single" w:sz="6" w:space="0" w:color="auto"/>
            </w:tcBorders>
          </w:tcPr>
          <w:p w:rsidR="003A45FE" w:rsidRPr="00167237" w:rsidRDefault="003A45FE" w:rsidP="003A45FE">
            <w:r w:rsidRPr="003A45FE">
              <w:lastRenderedPageBreak/>
              <w:t>TrqOvlSta_StandstillTime_Cnt_D_lgc</w:t>
            </w:r>
          </w:p>
        </w:tc>
        <w:tc>
          <w:tcPr>
            <w:tcW w:w="1440" w:type="dxa"/>
            <w:tcBorders>
              <w:top w:val="single" w:sz="6" w:space="0" w:color="auto"/>
              <w:left w:val="single" w:sz="6" w:space="0" w:color="auto"/>
              <w:bottom w:val="single" w:sz="6" w:space="0" w:color="auto"/>
              <w:right w:val="single" w:sz="6" w:space="0" w:color="auto"/>
            </w:tcBorders>
          </w:tcPr>
          <w:p w:rsidR="003A45FE" w:rsidRDefault="003A45FE" w:rsidP="00EF7A08">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3A45FE" w:rsidRDefault="003A45FE" w:rsidP="00EF7A08">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3A45FE" w:rsidRDefault="003A45FE" w:rsidP="00EF7A08">
            <w:r w:rsidRPr="008D14C5">
              <w:t>See Data Dictionary</w:t>
            </w:r>
          </w:p>
        </w:tc>
        <w:tc>
          <w:tcPr>
            <w:tcW w:w="2250" w:type="dxa"/>
            <w:tcBorders>
              <w:top w:val="single" w:sz="6" w:space="0" w:color="auto"/>
              <w:left w:val="single" w:sz="6" w:space="0" w:color="auto"/>
              <w:bottom w:val="single" w:sz="6" w:space="0" w:color="auto"/>
              <w:right w:val="single" w:sz="6" w:space="0" w:color="auto"/>
            </w:tcBorders>
          </w:tcPr>
          <w:p w:rsidR="003A45FE" w:rsidRDefault="003A45FE" w:rsidP="00EF7A08">
            <w:r w:rsidRPr="006A6412">
              <w:t>TRQOVLSTA_STOP_SEC_VAR_CLEARED_BOOLEAN</w:t>
            </w:r>
          </w:p>
        </w:tc>
      </w:tr>
      <w:tr w:rsidR="003A45FE" w:rsidTr="00EF7A08">
        <w:tc>
          <w:tcPr>
            <w:tcW w:w="2808" w:type="dxa"/>
            <w:tcBorders>
              <w:top w:val="single" w:sz="6" w:space="0" w:color="auto"/>
              <w:left w:val="single" w:sz="6" w:space="0" w:color="auto"/>
              <w:bottom w:val="single" w:sz="6" w:space="0" w:color="auto"/>
              <w:right w:val="single" w:sz="6" w:space="0" w:color="auto"/>
            </w:tcBorders>
          </w:tcPr>
          <w:p w:rsidR="003A45FE" w:rsidRPr="00167237" w:rsidRDefault="003A45FE" w:rsidP="00EF7A08">
            <w:r w:rsidRPr="003A45FE">
              <w:t>TrqOvlSta_ShiftLevRevTime_Cnt_D_lgc</w:t>
            </w:r>
          </w:p>
        </w:tc>
        <w:tc>
          <w:tcPr>
            <w:tcW w:w="1440" w:type="dxa"/>
            <w:tcBorders>
              <w:top w:val="single" w:sz="6" w:space="0" w:color="auto"/>
              <w:left w:val="single" w:sz="6" w:space="0" w:color="auto"/>
              <w:bottom w:val="single" w:sz="6" w:space="0" w:color="auto"/>
              <w:right w:val="single" w:sz="6" w:space="0" w:color="auto"/>
            </w:tcBorders>
          </w:tcPr>
          <w:p w:rsidR="003A45FE" w:rsidRDefault="003A45FE" w:rsidP="00EF7A08">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3A45FE" w:rsidRDefault="003A45FE" w:rsidP="00EF7A08">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3A45FE" w:rsidRDefault="003A45FE" w:rsidP="00EF7A08">
            <w:r w:rsidRPr="008D14C5">
              <w:t>See Data Dictionary</w:t>
            </w:r>
          </w:p>
        </w:tc>
        <w:tc>
          <w:tcPr>
            <w:tcW w:w="2250" w:type="dxa"/>
            <w:tcBorders>
              <w:top w:val="single" w:sz="6" w:space="0" w:color="auto"/>
              <w:left w:val="single" w:sz="6" w:space="0" w:color="auto"/>
              <w:bottom w:val="single" w:sz="6" w:space="0" w:color="auto"/>
              <w:right w:val="single" w:sz="6" w:space="0" w:color="auto"/>
            </w:tcBorders>
          </w:tcPr>
          <w:p w:rsidR="003A45FE" w:rsidRDefault="003A45FE" w:rsidP="00EF7A08">
            <w:r w:rsidRPr="006A6412">
              <w:t>TRQOVLSTA_STOP_SEC_VAR_CLEARED_BOOLEAN</w:t>
            </w:r>
          </w:p>
        </w:tc>
      </w:tr>
      <w:tr w:rsidR="003614CD" w:rsidTr="00EF7A08">
        <w:tc>
          <w:tcPr>
            <w:tcW w:w="2808" w:type="dxa"/>
            <w:tcBorders>
              <w:top w:val="single" w:sz="6" w:space="0" w:color="auto"/>
              <w:left w:val="single" w:sz="6" w:space="0" w:color="auto"/>
              <w:bottom w:val="single" w:sz="6" w:space="0" w:color="auto"/>
              <w:right w:val="single" w:sz="6" w:space="0" w:color="auto"/>
            </w:tcBorders>
          </w:tcPr>
          <w:p w:rsidR="003614CD" w:rsidRPr="00167237" w:rsidRDefault="003614CD" w:rsidP="003614CD">
            <w:r w:rsidRPr="003614CD">
              <w:t>TrqOvlSta_ReadytoPulse_Cnt_M_lgc</w:t>
            </w:r>
          </w:p>
        </w:tc>
        <w:tc>
          <w:tcPr>
            <w:tcW w:w="1440" w:type="dxa"/>
            <w:tcBorders>
              <w:top w:val="single" w:sz="6" w:space="0" w:color="auto"/>
              <w:left w:val="single" w:sz="6" w:space="0" w:color="auto"/>
              <w:bottom w:val="single" w:sz="6" w:space="0" w:color="auto"/>
              <w:right w:val="single" w:sz="6" w:space="0" w:color="auto"/>
            </w:tcBorders>
          </w:tcPr>
          <w:p w:rsidR="003614CD" w:rsidRDefault="003614CD" w:rsidP="00EF7A08">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3614CD" w:rsidRDefault="003614CD" w:rsidP="00EF7A08">
            <w:r w:rsidRPr="008D14C5">
              <w:t>See Data Dictionary</w:t>
            </w:r>
          </w:p>
        </w:tc>
        <w:tc>
          <w:tcPr>
            <w:tcW w:w="1215" w:type="dxa"/>
            <w:tcBorders>
              <w:top w:val="single" w:sz="6" w:space="0" w:color="auto"/>
              <w:left w:val="single" w:sz="6" w:space="0" w:color="auto"/>
              <w:bottom w:val="single" w:sz="6" w:space="0" w:color="auto"/>
              <w:right w:val="single" w:sz="6" w:space="0" w:color="auto"/>
            </w:tcBorders>
          </w:tcPr>
          <w:p w:rsidR="003614CD" w:rsidRDefault="003614CD" w:rsidP="00EF7A08">
            <w:r w:rsidRPr="008D14C5">
              <w:t>See Data Dictionary</w:t>
            </w:r>
          </w:p>
        </w:tc>
        <w:tc>
          <w:tcPr>
            <w:tcW w:w="2250" w:type="dxa"/>
            <w:tcBorders>
              <w:top w:val="single" w:sz="6" w:space="0" w:color="auto"/>
              <w:left w:val="single" w:sz="6" w:space="0" w:color="auto"/>
              <w:bottom w:val="single" w:sz="6" w:space="0" w:color="auto"/>
              <w:right w:val="single" w:sz="6" w:space="0" w:color="auto"/>
            </w:tcBorders>
          </w:tcPr>
          <w:p w:rsidR="003614CD" w:rsidRDefault="003614CD" w:rsidP="00EF7A08">
            <w:r w:rsidRPr="006A6412">
              <w:t>TRQOVLSTA_STOP_SEC_VAR_CLEARED_BOOLEAN</w:t>
            </w:r>
          </w:p>
        </w:tc>
      </w:tr>
      <w:tr w:rsidR="004A355B" w:rsidTr="00EF7A08">
        <w:tc>
          <w:tcPr>
            <w:tcW w:w="2808" w:type="dxa"/>
            <w:tcBorders>
              <w:top w:val="single" w:sz="6" w:space="0" w:color="auto"/>
              <w:left w:val="single" w:sz="6" w:space="0" w:color="auto"/>
              <w:bottom w:val="single" w:sz="6" w:space="0" w:color="auto"/>
              <w:right w:val="single" w:sz="6" w:space="0" w:color="auto"/>
            </w:tcBorders>
          </w:tcPr>
          <w:p w:rsidR="004A355B" w:rsidRPr="00167237" w:rsidRDefault="004A355B" w:rsidP="00EF7A08"/>
        </w:tc>
        <w:tc>
          <w:tcPr>
            <w:tcW w:w="1440" w:type="dxa"/>
            <w:tcBorders>
              <w:top w:val="single" w:sz="6" w:space="0" w:color="auto"/>
              <w:left w:val="single" w:sz="6" w:space="0" w:color="auto"/>
              <w:bottom w:val="single" w:sz="6" w:space="0" w:color="auto"/>
              <w:right w:val="single" w:sz="6" w:space="0" w:color="auto"/>
            </w:tcBorders>
          </w:tcPr>
          <w:p w:rsidR="004A355B" w:rsidRDefault="004A355B"/>
        </w:tc>
        <w:tc>
          <w:tcPr>
            <w:tcW w:w="1215" w:type="dxa"/>
            <w:tcBorders>
              <w:top w:val="single" w:sz="6" w:space="0" w:color="auto"/>
              <w:left w:val="single" w:sz="6" w:space="0" w:color="auto"/>
              <w:bottom w:val="single" w:sz="6" w:space="0" w:color="auto"/>
              <w:right w:val="single" w:sz="6" w:space="0" w:color="auto"/>
            </w:tcBorders>
          </w:tcPr>
          <w:p w:rsidR="004A355B" w:rsidRDefault="004A355B"/>
        </w:tc>
        <w:tc>
          <w:tcPr>
            <w:tcW w:w="1215" w:type="dxa"/>
            <w:tcBorders>
              <w:top w:val="single" w:sz="6" w:space="0" w:color="auto"/>
              <w:left w:val="single" w:sz="6" w:space="0" w:color="auto"/>
              <w:bottom w:val="single" w:sz="6" w:space="0" w:color="auto"/>
              <w:right w:val="single" w:sz="6" w:space="0" w:color="auto"/>
            </w:tcBorders>
          </w:tcPr>
          <w:p w:rsidR="004A355B" w:rsidRDefault="004A355B"/>
        </w:tc>
        <w:tc>
          <w:tcPr>
            <w:tcW w:w="2250" w:type="dxa"/>
            <w:tcBorders>
              <w:top w:val="single" w:sz="6" w:space="0" w:color="auto"/>
              <w:left w:val="single" w:sz="6" w:space="0" w:color="auto"/>
              <w:bottom w:val="single" w:sz="6" w:space="0" w:color="auto"/>
              <w:right w:val="single" w:sz="6" w:space="0" w:color="auto"/>
            </w:tcBorders>
          </w:tcPr>
          <w:p w:rsidR="004A355B" w:rsidRPr="00903C13" w:rsidRDefault="004A355B">
            <w:pPr>
              <w:rPr>
                <w:rFonts w:ascii="Arial" w:hAnsi="Arial" w:cs="Arial"/>
                <w:sz w:val="16"/>
              </w:rPr>
            </w:pPr>
          </w:p>
        </w:tc>
      </w:tr>
      <w:tr w:rsidR="000A65C3" w:rsidTr="00EF7A08">
        <w:tc>
          <w:tcPr>
            <w:tcW w:w="2808" w:type="dxa"/>
            <w:tcBorders>
              <w:top w:val="single" w:sz="6" w:space="0" w:color="auto"/>
              <w:left w:val="single" w:sz="6" w:space="0" w:color="auto"/>
              <w:bottom w:val="single" w:sz="6" w:space="0" w:color="auto"/>
              <w:right w:val="single" w:sz="6" w:space="0" w:color="auto"/>
            </w:tcBorders>
          </w:tcPr>
          <w:p w:rsidR="000A65C3" w:rsidRPr="004806B8" w:rsidRDefault="000A65C3" w:rsidP="00EF7A08">
            <w:r w:rsidRPr="000A65C3">
              <w:t>TrqOvlSta_ESCState_State_M_enum;</w:t>
            </w:r>
          </w:p>
        </w:tc>
        <w:tc>
          <w:tcPr>
            <w:tcW w:w="1440" w:type="dxa"/>
            <w:tcBorders>
              <w:top w:val="single" w:sz="6" w:space="0" w:color="auto"/>
              <w:left w:val="single" w:sz="6" w:space="0" w:color="auto"/>
              <w:bottom w:val="single" w:sz="6" w:space="0" w:color="auto"/>
              <w:right w:val="single" w:sz="6" w:space="0" w:color="auto"/>
            </w:tcBorders>
          </w:tcPr>
          <w:p w:rsidR="000A65C3" w:rsidRPr="008D14C5" w:rsidRDefault="000A65C3">
            <w:r>
              <w:t>See Data Dictionary</w:t>
            </w:r>
          </w:p>
        </w:tc>
        <w:tc>
          <w:tcPr>
            <w:tcW w:w="1215" w:type="dxa"/>
            <w:tcBorders>
              <w:top w:val="single" w:sz="6" w:space="0" w:color="auto"/>
              <w:left w:val="single" w:sz="6" w:space="0" w:color="auto"/>
              <w:bottom w:val="single" w:sz="6" w:space="0" w:color="auto"/>
              <w:right w:val="single" w:sz="6" w:space="0" w:color="auto"/>
            </w:tcBorders>
          </w:tcPr>
          <w:p w:rsidR="000A65C3" w:rsidRPr="008D14C5" w:rsidRDefault="000A65C3">
            <w:r>
              <w:t>See Data Dictionary</w:t>
            </w:r>
          </w:p>
        </w:tc>
        <w:tc>
          <w:tcPr>
            <w:tcW w:w="1215" w:type="dxa"/>
            <w:tcBorders>
              <w:top w:val="single" w:sz="6" w:space="0" w:color="auto"/>
              <w:left w:val="single" w:sz="6" w:space="0" w:color="auto"/>
              <w:bottom w:val="single" w:sz="6" w:space="0" w:color="auto"/>
              <w:right w:val="single" w:sz="6" w:space="0" w:color="auto"/>
            </w:tcBorders>
          </w:tcPr>
          <w:p w:rsidR="000A65C3" w:rsidRPr="008D14C5" w:rsidRDefault="000A65C3">
            <w:r>
              <w:t>See Data Dictionary</w:t>
            </w:r>
          </w:p>
        </w:tc>
        <w:tc>
          <w:tcPr>
            <w:tcW w:w="2250" w:type="dxa"/>
            <w:tcBorders>
              <w:top w:val="single" w:sz="6" w:space="0" w:color="auto"/>
              <w:left w:val="single" w:sz="6" w:space="0" w:color="auto"/>
              <w:bottom w:val="single" w:sz="6" w:space="0" w:color="auto"/>
              <w:right w:val="single" w:sz="6" w:space="0" w:color="auto"/>
            </w:tcBorders>
          </w:tcPr>
          <w:p w:rsidR="000A65C3" w:rsidRDefault="000A65C3">
            <w:pPr>
              <w:rPr>
                <w:rFonts w:ascii="Arial" w:hAnsi="Arial" w:cs="Arial"/>
                <w:sz w:val="16"/>
              </w:rPr>
            </w:pPr>
            <w:r w:rsidRPr="00C31ABB">
              <w:t>TRQOVLSTA_START_SEC_VAR_CLEARED_UNSPECIFIED</w:t>
            </w:r>
          </w:p>
        </w:tc>
      </w:tr>
      <w:tr w:rsidR="00EF7A08" w:rsidTr="00EF7A08">
        <w:tc>
          <w:tcPr>
            <w:tcW w:w="2808" w:type="dxa"/>
            <w:tcBorders>
              <w:top w:val="single" w:sz="6" w:space="0" w:color="auto"/>
              <w:left w:val="single" w:sz="6" w:space="0" w:color="auto"/>
              <w:bottom w:val="single" w:sz="6" w:space="0" w:color="auto"/>
              <w:right w:val="single" w:sz="6" w:space="0" w:color="auto"/>
            </w:tcBorders>
          </w:tcPr>
          <w:p w:rsidR="00EF7A08" w:rsidRPr="000A65C3" w:rsidRDefault="00EF7A08" w:rsidP="00EF7A08">
            <w:r w:rsidRPr="00C31ABB">
              <w:t>TrqOvlSta_PosSrvoHwAngle_HwDeg_M_f32</w:t>
            </w:r>
          </w:p>
        </w:tc>
        <w:tc>
          <w:tcPr>
            <w:tcW w:w="1440" w:type="dxa"/>
            <w:tcBorders>
              <w:top w:val="single" w:sz="6" w:space="0" w:color="auto"/>
              <w:left w:val="single" w:sz="6" w:space="0" w:color="auto"/>
              <w:bottom w:val="single" w:sz="6" w:space="0" w:color="auto"/>
              <w:right w:val="single" w:sz="6" w:space="0" w:color="auto"/>
            </w:tcBorders>
          </w:tcPr>
          <w:p w:rsidR="00EF7A08" w:rsidRDefault="00EF7A08">
            <w:r>
              <w:t>See Data Dictionary</w:t>
            </w:r>
          </w:p>
        </w:tc>
        <w:tc>
          <w:tcPr>
            <w:tcW w:w="1215" w:type="dxa"/>
            <w:tcBorders>
              <w:top w:val="single" w:sz="6" w:space="0" w:color="auto"/>
              <w:left w:val="single" w:sz="6" w:space="0" w:color="auto"/>
              <w:bottom w:val="single" w:sz="6" w:space="0" w:color="auto"/>
              <w:right w:val="single" w:sz="6" w:space="0" w:color="auto"/>
            </w:tcBorders>
          </w:tcPr>
          <w:p w:rsidR="00EF7A08" w:rsidRDefault="00EF7A08">
            <w:r>
              <w:t>See Data Dictionary</w:t>
            </w:r>
          </w:p>
        </w:tc>
        <w:tc>
          <w:tcPr>
            <w:tcW w:w="1215" w:type="dxa"/>
            <w:tcBorders>
              <w:top w:val="single" w:sz="6" w:space="0" w:color="auto"/>
              <w:left w:val="single" w:sz="6" w:space="0" w:color="auto"/>
              <w:bottom w:val="single" w:sz="6" w:space="0" w:color="auto"/>
              <w:right w:val="single" w:sz="6" w:space="0" w:color="auto"/>
            </w:tcBorders>
          </w:tcPr>
          <w:p w:rsidR="00EF7A08" w:rsidRDefault="00EF7A08">
            <w:r>
              <w:t>See Data Dictionary</w:t>
            </w:r>
          </w:p>
        </w:tc>
        <w:tc>
          <w:tcPr>
            <w:tcW w:w="2250" w:type="dxa"/>
            <w:tcBorders>
              <w:top w:val="single" w:sz="6" w:space="0" w:color="auto"/>
              <w:left w:val="single" w:sz="6" w:space="0" w:color="auto"/>
              <w:bottom w:val="single" w:sz="6" w:space="0" w:color="auto"/>
              <w:right w:val="single" w:sz="6" w:space="0" w:color="auto"/>
            </w:tcBorders>
          </w:tcPr>
          <w:p w:rsidR="00EF7A08" w:rsidRPr="000A65C3" w:rsidRDefault="00712EEB">
            <w:pPr>
              <w:rPr>
                <w:rFonts w:ascii="Arial" w:hAnsi="Arial" w:cs="Arial"/>
                <w:sz w:val="16"/>
              </w:rPr>
            </w:pPr>
            <w:r w:rsidRPr="00C31ABB">
              <w:t>TRQOVLSTA_START_SEC_VAR_CLEARED_32</w:t>
            </w:r>
          </w:p>
        </w:tc>
      </w:tr>
    </w:tbl>
    <w:p w:rsidR="00BD008B" w:rsidRDefault="00BD008B"/>
    <w:p w:rsidR="004A781C" w:rsidRDefault="004A781C">
      <w:pPr>
        <w:pStyle w:val="Heading3"/>
      </w:pPr>
      <w:r>
        <w:t xml:space="preserve">User defined typedef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2160"/>
        <w:gridCol w:w="1440"/>
        <w:gridCol w:w="992"/>
        <w:gridCol w:w="993"/>
      </w:tblGrid>
      <w:tr w:rsidR="003C4D3F" w:rsidTr="00F957FA">
        <w:tc>
          <w:tcPr>
            <w:tcW w:w="3348"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Typedef Name</w:t>
            </w:r>
          </w:p>
        </w:tc>
        <w:tc>
          <w:tcPr>
            <w:tcW w:w="216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3C4D3F" w:rsidTr="00F957FA">
        <w:tc>
          <w:tcPr>
            <w:tcW w:w="3348" w:type="dxa"/>
          </w:tcPr>
          <w:p w:rsidR="003C4D3F" w:rsidRDefault="003C4D3F" w:rsidP="00F957FA">
            <w:pPr>
              <w:spacing w:before="60"/>
              <w:rPr>
                <w:rFonts w:ascii="Arial" w:hAnsi="Arial" w:cs="Arial"/>
                <w:sz w:val="16"/>
              </w:rPr>
            </w:pPr>
          </w:p>
        </w:tc>
        <w:tc>
          <w:tcPr>
            <w:tcW w:w="2160" w:type="dxa"/>
          </w:tcPr>
          <w:p w:rsidR="003C4D3F" w:rsidRDefault="003C4D3F" w:rsidP="00F957FA">
            <w:pPr>
              <w:spacing w:before="60"/>
              <w:rPr>
                <w:rFonts w:ascii="Arial" w:hAnsi="Arial" w:cs="Arial"/>
                <w:sz w:val="16"/>
              </w:rPr>
            </w:pPr>
          </w:p>
        </w:tc>
        <w:tc>
          <w:tcPr>
            <w:tcW w:w="1440" w:type="dxa"/>
          </w:tcPr>
          <w:p w:rsidR="003C4D3F" w:rsidRDefault="003C4D3F" w:rsidP="00F957FA">
            <w:pPr>
              <w:spacing w:before="60"/>
              <w:rPr>
                <w:rFonts w:ascii="Arial" w:hAnsi="Arial" w:cs="Arial"/>
                <w:sz w:val="16"/>
              </w:rPr>
            </w:pPr>
          </w:p>
        </w:tc>
        <w:tc>
          <w:tcPr>
            <w:tcW w:w="992" w:type="dxa"/>
          </w:tcPr>
          <w:p w:rsidR="003C4D3F" w:rsidRDefault="003C4D3F" w:rsidP="00F957FA">
            <w:pPr>
              <w:spacing w:before="60"/>
              <w:rPr>
                <w:rFonts w:ascii="Arial" w:hAnsi="Arial" w:cs="Arial"/>
                <w:sz w:val="16"/>
              </w:rPr>
            </w:pPr>
          </w:p>
        </w:tc>
        <w:tc>
          <w:tcPr>
            <w:tcW w:w="993" w:type="dxa"/>
          </w:tcPr>
          <w:p w:rsidR="003C4D3F" w:rsidRDefault="003C4D3F" w:rsidP="00F957FA">
            <w:pPr>
              <w:spacing w:before="60"/>
              <w:rPr>
                <w:rFonts w:ascii="Arial" w:hAnsi="Arial" w:cs="Arial"/>
                <w:sz w:val="16"/>
              </w:rPr>
            </w:pPr>
          </w:p>
        </w:tc>
      </w:tr>
      <w:tr w:rsidR="003D7827" w:rsidTr="00F957FA">
        <w:tc>
          <w:tcPr>
            <w:tcW w:w="3348" w:type="dxa"/>
          </w:tcPr>
          <w:p w:rsidR="003D7827" w:rsidRDefault="003D7827" w:rsidP="00F957FA">
            <w:pPr>
              <w:spacing w:before="60"/>
              <w:rPr>
                <w:rFonts w:ascii="Arial" w:hAnsi="Arial" w:cs="Arial"/>
                <w:sz w:val="16"/>
              </w:rPr>
            </w:pPr>
          </w:p>
        </w:tc>
        <w:tc>
          <w:tcPr>
            <w:tcW w:w="2160" w:type="dxa"/>
          </w:tcPr>
          <w:p w:rsidR="003D7827" w:rsidRDefault="003D7827" w:rsidP="00F957FA">
            <w:pPr>
              <w:spacing w:before="60"/>
              <w:rPr>
                <w:rFonts w:ascii="Arial" w:hAnsi="Arial" w:cs="Arial"/>
                <w:sz w:val="16"/>
              </w:rPr>
            </w:pPr>
          </w:p>
        </w:tc>
        <w:tc>
          <w:tcPr>
            <w:tcW w:w="1440" w:type="dxa"/>
          </w:tcPr>
          <w:p w:rsidR="003D7827" w:rsidRDefault="003D7827"/>
        </w:tc>
        <w:tc>
          <w:tcPr>
            <w:tcW w:w="992" w:type="dxa"/>
          </w:tcPr>
          <w:p w:rsidR="003D7827" w:rsidRDefault="003D7827" w:rsidP="00F957FA">
            <w:pPr>
              <w:spacing w:before="60"/>
              <w:rPr>
                <w:rFonts w:ascii="Arial" w:hAnsi="Arial" w:cs="Arial"/>
                <w:sz w:val="16"/>
              </w:rPr>
            </w:pPr>
          </w:p>
        </w:tc>
        <w:tc>
          <w:tcPr>
            <w:tcW w:w="993" w:type="dxa"/>
          </w:tcPr>
          <w:p w:rsidR="003D7827" w:rsidRDefault="003D7827" w:rsidP="00F957FA">
            <w:pPr>
              <w:spacing w:before="60"/>
              <w:rPr>
                <w:rFonts w:ascii="Arial" w:hAnsi="Arial" w:cs="Arial"/>
                <w:sz w:val="16"/>
              </w:rPr>
            </w:pPr>
          </w:p>
        </w:tc>
      </w:tr>
      <w:tr w:rsidR="003D7827" w:rsidTr="00F957FA">
        <w:tc>
          <w:tcPr>
            <w:tcW w:w="3348" w:type="dxa"/>
          </w:tcPr>
          <w:p w:rsidR="003D7827" w:rsidRDefault="003D7827" w:rsidP="00F957FA">
            <w:pPr>
              <w:spacing w:before="60"/>
              <w:rPr>
                <w:rFonts w:ascii="Arial" w:hAnsi="Arial" w:cs="Arial"/>
                <w:sz w:val="16"/>
              </w:rPr>
            </w:pPr>
          </w:p>
        </w:tc>
        <w:tc>
          <w:tcPr>
            <w:tcW w:w="2160" w:type="dxa"/>
          </w:tcPr>
          <w:p w:rsidR="003D7827" w:rsidRPr="003D7827" w:rsidRDefault="003D7827" w:rsidP="00F957FA">
            <w:pPr>
              <w:spacing w:before="60"/>
              <w:rPr>
                <w:rFonts w:ascii="Arial" w:hAnsi="Arial" w:cs="Arial"/>
                <w:sz w:val="16"/>
              </w:rPr>
            </w:pPr>
          </w:p>
        </w:tc>
        <w:tc>
          <w:tcPr>
            <w:tcW w:w="1440" w:type="dxa"/>
          </w:tcPr>
          <w:p w:rsidR="003D7827" w:rsidRDefault="003D7827"/>
        </w:tc>
        <w:tc>
          <w:tcPr>
            <w:tcW w:w="992" w:type="dxa"/>
          </w:tcPr>
          <w:p w:rsidR="003D7827" w:rsidRDefault="003D7827" w:rsidP="00F957FA">
            <w:pPr>
              <w:spacing w:before="60"/>
              <w:rPr>
                <w:rFonts w:ascii="Arial" w:hAnsi="Arial" w:cs="Arial"/>
                <w:sz w:val="16"/>
              </w:rPr>
            </w:pPr>
          </w:p>
        </w:tc>
        <w:tc>
          <w:tcPr>
            <w:tcW w:w="993" w:type="dxa"/>
          </w:tcPr>
          <w:p w:rsidR="003D7827" w:rsidRDefault="003D7827" w:rsidP="00F957FA">
            <w:pPr>
              <w:spacing w:before="60"/>
              <w:rPr>
                <w:rFonts w:ascii="Arial" w:hAnsi="Arial" w:cs="Arial"/>
                <w:sz w:val="16"/>
              </w:rPr>
            </w:pPr>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D86A12" w:rsidTr="00EF7A08">
        <w:trPr>
          <w:jc w:val="center"/>
        </w:trPr>
        <w:tc>
          <w:tcPr>
            <w:tcW w:w="4608" w:type="dxa"/>
            <w:tcBorders>
              <w:top w:val="nil"/>
              <w:left w:val="single" w:sz="6" w:space="0" w:color="auto"/>
              <w:bottom w:val="single" w:sz="6" w:space="0" w:color="auto"/>
              <w:right w:val="single" w:sz="6" w:space="0" w:color="auto"/>
            </w:tcBorders>
            <w:vAlign w:val="center"/>
          </w:tcPr>
          <w:p w:rsidR="00D86A12" w:rsidRDefault="00D86A12">
            <w:pPr>
              <w:rPr>
                <w:rFonts w:ascii="Arial" w:hAnsi="Arial" w:cs="Arial"/>
                <w:sz w:val="16"/>
                <w:szCs w:val="16"/>
              </w:rPr>
            </w:pPr>
            <w:r>
              <w:rPr>
                <w:rFonts w:ascii="Arial" w:hAnsi="Arial" w:cs="Arial"/>
                <w:sz w:val="16"/>
                <w:szCs w:val="16"/>
              </w:rPr>
              <w:t>k_StandstillTime_Sec_f32</w:t>
            </w:r>
          </w:p>
        </w:tc>
      </w:tr>
      <w:tr w:rsidR="00D86A12" w:rsidTr="00EF7A08">
        <w:trPr>
          <w:jc w:val="center"/>
        </w:trPr>
        <w:tc>
          <w:tcPr>
            <w:tcW w:w="4608" w:type="dxa"/>
            <w:tcBorders>
              <w:top w:val="nil"/>
              <w:left w:val="single" w:sz="6" w:space="0" w:color="auto"/>
              <w:bottom w:val="single" w:sz="6" w:space="0" w:color="auto"/>
              <w:right w:val="single" w:sz="6" w:space="0" w:color="auto"/>
            </w:tcBorders>
            <w:vAlign w:val="center"/>
          </w:tcPr>
          <w:p w:rsidR="00D86A12" w:rsidRDefault="00D86A12">
            <w:pPr>
              <w:rPr>
                <w:rFonts w:ascii="Arial" w:hAnsi="Arial" w:cs="Arial"/>
                <w:sz w:val="16"/>
                <w:szCs w:val="16"/>
              </w:rPr>
            </w:pPr>
            <w:r>
              <w:rPr>
                <w:rFonts w:ascii="Arial" w:hAnsi="Arial" w:cs="Arial"/>
                <w:sz w:val="16"/>
                <w:szCs w:val="16"/>
              </w:rPr>
              <w:t>k_APAMaxHwTrqTime_Sec_f32</w:t>
            </w:r>
          </w:p>
        </w:tc>
      </w:tr>
      <w:tr w:rsidR="00D86A12" w:rsidTr="00EF7A08">
        <w:trPr>
          <w:jc w:val="center"/>
        </w:trPr>
        <w:tc>
          <w:tcPr>
            <w:tcW w:w="4608" w:type="dxa"/>
            <w:tcBorders>
              <w:top w:val="nil"/>
              <w:left w:val="single" w:sz="6" w:space="0" w:color="auto"/>
              <w:bottom w:val="single" w:sz="6" w:space="0" w:color="auto"/>
              <w:right w:val="single" w:sz="6" w:space="0" w:color="auto"/>
            </w:tcBorders>
            <w:vAlign w:val="center"/>
          </w:tcPr>
          <w:p w:rsidR="00D86A12" w:rsidRDefault="00D86A12">
            <w:pPr>
              <w:rPr>
                <w:rFonts w:ascii="Arial" w:hAnsi="Arial" w:cs="Arial"/>
                <w:sz w:val="16"/>
                <w:szCs w:val="16"/>
              </w:rPr>
            </w:pPr>
            <w:r>
              <w:rPr>
                <w:rFonts w:ascii="Arial" w:hAnsi="Arial" w:cs="Arial"/>
                <w:sz w:val="16"/>
                <w:szCs w:val="16"/>
              </w:rPr>
              <w:t>k_APAMaxHwTrq_HwNm_f32</w:t>
            </w:r>
          </w:p>
        </w:tc>
      </w:tr>
      <w:tr w:rsidR="00D86A12" w:rsidTr="00EF7A08">
        <w:trPr>
          <w:jc w:val="center"/>
        </w:trPr>
        <w:tc>
          <w:tcPr>
            <w:tcW w:w="4608" w:type="dxa"/>
            <w:tcBorders>
              <w:top w:val="nil"/>
              <w:left w:val="single" w:sz="6" w:space="0" w:color="auto"/>
              <w:bottom w:val="single" w:sz="6" w:space="0" w:color="auto"/>
              <w:right w:val="single" w:sz="6" w:space="0" w:color="auto"/>
            </w:tcBorders>
            <w:vAlign w:val="center"/>
          </w:tcPr>
          <w:p w:rsidR="00D86A12" w:rsidRDefault="00D86A12">
            <w:pPr>
              <w:rPr>
                <w:rFonts w:ascii="Arial" w:hAnsi="Arial" w:cs="Arial"/>
                <w:sz w:val="16"/>
                <w:szCs w:val="16"/>
              </w:rPr>
            </w:pPr>
            <w:r>
              <w:rPr>
                <w:rFonts w:ascii="Arial" w:hAnsi="Arial" w:cs="Arial"/>
                <w:sz w:val="16"/>
                <w:szCs w:val="16"/>
              </w:rPr>
              <w:t>k_APAMaxVehSpd_Kph_f32</w:t>
            </w:r>
          </w:p>
        </w:tc>
      </w:tr>
      <w:tr w:rsidR="00D86A12" w:rsidTr="00EF7A08">
        <w:trPr>
          <w:jc w:val="center"/>
        </w:trPr>
        <w:tc>
          <w:tcPr>
            <w:tcW w:w="4608" w:type="dxa"/>
            <w:tcBorders>
              <w:top w:val="nil"/>
              <w:left w:val="single" w:sz="6" w:space="0" w:color="auto"/>
              <w:bottom w:val="single" w:sz="6" w:space="0" w:color="auto"/>
              <w:right w:val="single" w:sz="6" w:space="0" w:color="auto"/>
            </w:tcBorders>
            <w:vAlign w:val="center"/>
          </w:tcPr>
          <w:p w:rsidR="00D86A12" w:rsidRDefault="00D86A12">
            <w:pPr>
              <w:rPr>
                <w:rFonts w:ascii="Arial" w:hAnsi="Arial" w:cs="Arial"/>
                <w:sz w:val="16"/>
                <w:szCs w:val="16"/>
              </w:rPr>
            </w:pPr>
            <w:r>
              <w:rPr>
                <w:rFonts w:ascii="Arial" w:hAnsi="Arial" w:cs="Arial"/>
                <w:sz w:val="16"/>
                <w:szCs w:val="16"/>
              </w:rPr>
              <w:t>k_APAIncludeHaptic_Cnt_lgc</w:t>
            </w:r>
          </w:p>
        </w:tc>
      </w:tr>
      <w:tr w:rsidR="00D86A12" w:rsidTr="00EF7A08">
        <w:trPr>
          <w:jc w:val="center"/>
        </w:trPr>
        <w:tc>
          <w:tcPr>
            <w:tcW w:w="4608" w:type="dxa"/>
            <w:tcBorders>
              <w:top w:val="nil"/>
              <w:left w:val="single" w:sz="6" w:space="0" w:color="auto"/>
              <w:bottom w:val="single" w:sz="6" w:space="0" w:color="auto"/>
              <w:right w:val="single" w:sz="6" w:space="0" w:color="auto"/>
            </w:tcBorders>
            <w:vAlign w:val="center"/>
          </w:tcPr>
          <w:p w:rsidR="00D86A12" w:rsidRDefault="00D86A12">
            <w:pPr>
              <w:rPr>
                <w:rFonts w:ascii="Arial" w:hAnsi="Arial" w:cs="Arial"/>
                <w:sz w:val="16"/>
                <w:szCs w:val="16"/>
              </w:rPr>
            </w:pPr>
            <w:r>
              <w:rPr>
                <w:rFonts w:ascii="Arial" w:hAnsi="Arial" w:cs="Arial"/>
                <w:sz w:val="16"/>
                <w:szCs w:val="16"/>
              </w:rPr>
              <w:t>k_HapticDuration_Sec_f32</w:t>
            </w:r>
          </w:p>
        </w:tc>
      </w:tr>
      <w:tr w:rsidR="00D86A12" w:rsidTr="00EF7A08">
        <w:trPr>
          <w:jc w:val="center"/>
        </w:trPr>
        <w:tc>
          <w:tcPr>
            <w:tcW w:w="4608" w:type="dxa"/>
            <w:tcBorders>
              <w:top w:val="nil"/>
              <w:left w:val="single" w:sz="6" w:space="0" w:color="auto"/>
              <w:bottom w:val="single" w:sz="6" w:space="0" w:color="auto"/>
              <w:right w:val="single" w:sz="6" w:space="0" w:color="auto"/>
            </w:tcBorders>
            <w:vAlign w:val="center"/>
          </w:tcPr>
          <w:p w:rsidR="00D86A12" w:rsidRDefault="00D86A12">
            <w:pPr>
              <w:rPr>
                <w:rFonts w:ascii="Arial" w:hAnsi="Arial" w:cs="Arial"/>
                <w:sz w:val="16"/>
                <w:szCs w:val="16"/>
              </w:rPr>
            </w:pPr>
            <w:r>
              <w:rPr>
                <w:rFonts w:ascii="Arial" w:hAnsi="Arial" w:cs="Arial"/>
                <w:sz w:val="16"/>
                <w:szCs w:val="16"/>
              </w:rPr>
              <w:t>k_HapticReacttime_Sec_f32</w:t>
            </w:r>
          </w:p>
        </w:tc>
      </w:tr>
      <w:tr w:rsidR="00D86A12" w:rsidTr="00EF7A08">
        <w:trPr>
          <w:jc w:val="center"/>
        </w:trPr>
        <w:tc>
          <w:tcPr>
            <w:tcW w:w="4608" w:type="dxa"/>
            <w:tcBorders>
              <w:top w:val="nil"/>
              <w:left w:val="single" w:sz="6" w:space="0" w:color="auto"/>
              <w:bottom w:val="single" w:sz="6" w:space="0" w:color="auto"/>
              <w:right w:val="single" w:sz="6" w:space="0" w:color="auto"/>
            </w:tcBorders>
            <w:vAlign w:val="center"/>
          </w:tcPr>
          <w:p w:rsidR="00D86A12" w:rsidRDefault="00D86A12">
            <w:pPr>
              <w:rPr>
                <w:rFonts w:ascii="Arial" w:hAnsi="Arial" w:cs="Arial"/>
                <w:sz w:val="16"/>
                <w:szCs w:val="16"/>
              </w:rPr>
            </w:pPr>
            <w:r>
              <w:rPr>
                <w:rFonts w:ascii="Arial" w:hAnsi="Arial" w:cs="Arial"/>
                <w:sz w:val="16"/>
                <w:szCs w:val="16"/>
              </w:rPr>
              <w:t>k_LKAMinVehSpd_Kph_f32</w:t>
            </w:r>
          </w:p>
        </w:tc>
      </w:tr>
      <w:tr w:rsidR="00D86A12" w:rsidTr="00EF7A08">
        <w:trPr>
          <w:jc w:val="center"/>
        </w:trPr>
        <w:tc>
          <w:tcPr>
            <w:tcW w:w="4608" w:type="dxa"/>
            <w:tcBorders>
              <w:top w:val="nil"/>
              <w:left w:val="single" w:sz="6" w:space="0" w:color="auto"/>
              <w:bottom w:val="single" w:sz="6" w:space="0" w:color="auto"/>
              <w:right w:val="single" w:sz="6" w:space="0" w:color="auto"/>
            </w:tcBorders>
            <w:vAlign w:val="center"/>
          </w:tcPr>
          <w:p w:rsidR="00D86A12" w:rsidRDefault="00D86A12">
            <w:pPr>
              <w:rPr>
                <w:rFonts w:ascii="Arial" w:hAnsi="Arial" w:cs="Arial"/>
                <w:sz w:val="16"/>
                <w:szCs w:val="16"/>
              </w:rPr>
            </w:pPr>
            <w:r>
              <w:rPr>
                <w:rFonts w:ascii="Arial" w:hAnsi="Arial" w:cs="Arial"/>
                <w:sz w:val="16"/>
                <w:szCs w:val="16"/>
              </w:rPr>
              <w:t>k_LKAMaxVehSpd_Kph_f32</w:t>
            </w:r>
          </w:p>
        </w:tc>
      </w:tr>
      <w:tr w:rsidR="00D86A12" w:rsidTr="00EF7A08">
        <w:trPr>
          <w:jc w:val="center"/>
        </w:trPr>
        <w:tc>
          <w:tcPr>
            <w:tcW w:w="4608" w:type="dxa"/>
            <w:tcBorders>
              <w:top w:val="nil"/>
              <w:left w:val="single" w:sz="6" w:space="0" w:color="auto"/>
              <w:bottom w:val="single" w:sz="6" w:space="0" w:color="auto"/>
              <w:right w:val="single" w:sz="6" w:space="0" w:color="auto"/>
            </w:tcBorders>
            <w:vAlign w:val="center"/>
          </w:tcPr>
          <w:p w:rsidR="00D86A12" w:rsidRDefault="00D86A12">
            <w:pPr>
              <w:rPr>
                <w:rFonts w:ascii="Arial" w:hAnsi="Arial" w:cs="Arial"/>
                <w:sz w:val="16"/>
                <w:szCs w:val="16"/>
              </w:rPr>
            </w:pPr>
            <w:r>
              <w:rPr>
                <w:rFonts w:ascii="Arial" w:hAnsi="Arial" w:cs="Arial"/>
                <w:sz w:val="16"/>
                <w:szCs w:val="16"/>
              </w:rPr>
              <w:t>k_APAHwTrqLPFKn_Hz_f32</w:t>
            </w:r>
          </w:p>
        </w:tc>
      </w:tr>
      <w:tr w:rsidR="00D86A12" w:rsidTr="00EF7A08">
        <w:trPr>
          <w:jc w:val="center"/>
        </w:trPr>
        <w:tc>
          <w:tcPr>
            <w:tcW w:w="4608" w:type="dxa"/>
            <w:tcBorders>
              <w:top w:val="nil"/>
              <w:left w:val="single" w:sz="6" w:space="0" w:color="auto"/>
              <w:bottom w:val="single" w:sz="6" w:space="0" w:color="auto"/>
              <w:right w:val="single" w:sz="6" w:space="0" w:color="auto"/>
            </w:tcBorders>
            <w:vAlign w:val="center"/>
          </w:tcPr>
          <w:p w:rsidR="00D86A12" w:rsidRDefault="00D86A12">
            <w:pPr>
              <w:rPr>
                <w:rFonts w:ascii="Arial" w:hAnsi="Arial" w:cs="Arial"/>
                <w:sz w:val="16"/>
                <w:szCs w:val="16"/>
              </w:rPr>
            </w:pPr>
            <w:r>
              <w:rPr>
                <w:rFonts w:ascii="Arial" w:hAnsi="Arial" w:cs="Arial"/>
                <w:sz w:val="16"/>
                <w:szCs w:val="16"/>
              </w:rPr>
              <w:t>k_StandstillThresh_Kph_f32</w:t>
            </w:r>
          </w:p>
        </w:tc>
      </w:tr>
      <w:tr w:rsidR="00D86A12" w:rsidTr="00EF7A08">
        <w:trPr>
          <w:jc w:val="center"/>
        </w:trPr>
        <w:tc>
          <w:tcPr>
            <w:tcW w:w="4608" w:type="dxa"/>
            <w:tcBorders>
              <w:top w:val="nil"/>
              <w:left w:val="single" w:sz="6" w:space="0" w:color="auto"/>
              <w:bottom w:val="single" w:sz="6" w:space="0" w:color="auto"/>
              <w:right w:val="single" w:sz="6" w:space="0" w:color="auto"/>
            </w:tcBorders>
            <w:vAlign w:val="center"/>
          </w:tcPr>
          <w:p w:rsidR="00D86A12" w:rsidRDefault="00D86A12">
            <w:pPr>
              <w:rPr>
                <w:rFonts w:ascii="Arial" w:hAnsi="Arial" w:cs="Arial"/>
                <w:sz w:val="16"/>
                <w:szCs w:val="16"/>
              </w:rPr>
            </w:pPr>
            <w:r>
              <w:rPr>
                <w:rFonts w:ascii="Arial" w:hAnsi="Arial" w:cs="Arial"/>
                <w:sz w:val="16"/>
                <w:szCs w:val="16"/>
              </w:rPr>
              <w:t>k_HapticAmplitude_MtrNm_f32</w:t>
            </w:r>
          </w:p>
        </w:tc>
      </w:tr>
      <w:tr w:rsidR="00D86A12" w:rsidTr="001E5411">
        <w:trPr>
          <w:jc w:val="center"/>
        </w:trPr>
        <w:tc>
          <w:tcPr>
            <w:tcW w:w="4608" w:type="dxa"/>
            <w:tcBorders>
              <w:top w:val="nil"/>
              <w:left w:val="single" w:sz="6" w:space="0" w:color="auto"/>
              <w:bottom w:val="nil"/>
              <w:right w:val="single" w:sz="6" w:space="0" w:color="auto"/>
            </w:tcBorders>
            <w:vAlign w:val="center"/>
          </w:tcPr>
          <w:p w:rsidR="00D86A12" w:rsidRDefault="00D86A12">
            <w:pPr>
              <w:rPr>
                <w:rFonts w:ascii="Arial" w:hAnsi="Arial" w:cs="Arial"/>
                <w:sz w:val="16"/>
                <w:szCs w:val="16"/>
              </w:rPr>
            </w:pPr>
            <w:r>
              <w:rPr>
                <w:rFonts w:ascii="Arial" w:hAnsi="Arial" w:cs="Arial"/>
                <w:sz w:val="16"/>
                <w:szCs w:val="16"/>
              </w:rPr>
              <w:t>k_HapticFreq_Hz_f32</w:t>
            </w:r>
          </w:p>
        </w:tc>
      </w:tr>
      <w:tr w:rsidR="000A65C3" w:rsidTr="001E5411">
        <w:trPr>
          <w:jc w:val="center"/>
        </w:trPr>
        <w:tc>
          <w:tcPr>
            <w:tcW w:w="4608" w:type="dxa"/>
            <w:tcBorders>
              <w:top w:val="nil"/>
              <w:left w:val="single" w:sz="6" w:space="0" w:color="auto"/>
              <w:bottom w:val="nil"/>
              <w:right w:val="single" w:sz="6" w:space="0" w:color="auto"/>
            </w:tcBorders>
            <w:vAlign w:val="center"/>
          </w:tcPr>
          <w:p w:rsidR="000A65C3" w:rsidRDefault="001F7D4B">
            <w:pPr>
              <w:rPr>
                <w:rFonts w:ascii="Arial" w:hAnsi="Arial" w:cs="Arial"/>
                <w:sz w:val="16"/>
                <w:szCs w:val="16"/>
              </w:rPr>
            </w:pPr>
            <w:r w:rsidRPr="001F7D4B">
              <w:rPr>
                <w:rFonts w:ascii="Arial" w:hAnsi="Arial" w:cs="Arial"/>
                <w:sz w:val="16"/>
                <w:szCs w:val="16"/>
              </w:rPr>
              <w:t>k_ESCMaxVehSpd_Kph_f32</w:t>
            </w:r>
          </w:p>
        </w:tc>
      </w:tr>
      <w:tr w:rsidR="001F7D4B" w:rsidTr="00EF7A08">
        <w:trPr>
          <w:jc w:val="center"/>
        </w:trPr>
        <w:tc>
          <w:tcPr>
            <w:tcW w:w="4608" w:type="dxa"/>
            <w:tcBorders>
              <w:top w:val="nil"/>
              <w:left w:val="single" w:sz="6" w:space="0" w:color="auto"/>
              <w:bottom w:val="single" w:sz="6" w:space="0" w:color="auto"/>
              <w:right w:val="single" w:sz="6" w:space="0" w:color="auto"/>
            </w:tcBorders>
            <w:vAlign w:val="center"/>
          </w:tcPr>
          <w:p w:rsidR="001F7D4B" w:rsidRPr="001F7D4B" w:rsidRDefault="001F7D4B">
            <w:pPr>
              <w:rPr>
                <w:rFonts w:ascii="Arial" w:hAnsi="Arial" w:cs="Arial"/>
                <w:sz w:val="16"/>
                <w:szCs w:val="16"/>
              </w:rPr>
            </w:pPr>
            <w:r w:rsidRPr="001F7D4B">
              <w:rPr>
                <w:rFonts w:ascii="Arial" w:hAnsi="Arial" w:cs="Arial"/>
                <w:sz w:val="16"/>
                <w:szCs w:val="16"/>
              </w:rPr>
              <w:t>k_SWARLimiter_HwDeg_f32</w:t>
            </w:r>
          </w:p>
        </w:tc>
      </w:tr>
    </w:tbl>
    <w:p w:rsidR="004A781C" w:rsidRDefault="004A781C">
      <w:pPr>
        <w:pStyle w:val="Heading2"/>
      </w:pPr>
      <w:r>
        <w:t>Program(fixed)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FPM_InitFixedPoint_m()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88"/>
        <w:gridCol w:w="1680"/>
        <w:gridCol w:w="1680"/>
        <w:gridCol w:w="1680"/>
      </w:tblGrid>
      <w:tr w:rsidR="00DE4889" w:rsidTr="00F957FA">
        <w:tc>
          <w:tcPr>
            <w:tcW w:w="388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6A6412" w:rsidTr="00F957FA">
        <w:tc>
          <w:tcPr>
            <w:tcW w:w="3888" w:type="dxa"/>
            <w:tcBorders>
              <w:top w:val="single" w:sz="6" w:space="0" w:color="auto"/>
              <w:left w:val="single" w:sz="6" w:space="0" w:color="auto"/>
              <w:bottom w:val="single" w:sz="6" w:space="0" w:color="auto"/>
              <w:right w:val="single" w:sz="6" w:space="0" w:color="auto"/>
            </w:tcBorders>
          </w:tcPr>
          <w:p w:rsidR="006A6412" w:rsidRPr="001F5B53" w:rsidRDefault="006A6412" w:rsidP="00EF7A08"/>
        </w:tc>
        <w:tc>
          <w:tcPr>
            <w:tcW w:w="1680" w:type="dxa"/>
            <w:tcBorders>
              <w:top w:val="single" w:sz="6" w:space="0" w:color="auto"/>
              <w:left w:val="single" w:sz="6" w:space="0" w:color="auto"/>
              <w:bottom w:val="single" w:sz="6" w:space="0" w:color="auto"/>
              <w:right w:val="single" w:sz="6" w:space="0" w:color="auto"/>
            </w:tcBorders>
          </w:tcPr>
          <w:p w:rsidR="006A6412" w:rsidRDefault="006A6412"/>
        </w:tc>
        <w:tc>
          <w:tcPr>
            <w:tcW w:w="1680" w:type="dxa"/>
            <w:tcBorders>
              <w:top w:val="single" w:sz="6" w:space="0" w:color="auto"/>
              <w:left w:val="single" w:sz="6" w:space="0" w:color="auto"/>
              <w:bottom w:val="single" w:sz="6" w:space="0" w:color="auto"/>
              <w:right w:val="single" w:sz="6" w:space="0" w:color="auto"/>
            </w:tcBorders>
          </w:tcPr>
          <w:p w:rsidR="006A6412" w:rsidRDefault="006A6412"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6A6412" w:rsidRDefault="006A6412" w:rsidP="00F957FA">
            <w:pPr>
              <w:spacing w:before="60"/>
              <w:rPr>
                <w:rFonts w:ascii="Arial" w:hAnsi="Arial" w:cs="Arial"/>
                <w:sz w:val="16"/>
              </w:rPr>
            </w:pPr>
          </w:p>
        </w:tc>
      </w:tr>
      <w:tr w:rsidR="006A6412" w:rsidTr="00F957FA">
        <w:tc>
          <w:tcPr>
            <w:tcW w:w="3888" w:type="dxa"/>
            <w:tcBorders>
              <w:top w:val="single" w:sz="6" w:space="0" w:color="auto"/>
              <w:left w:val="single" w:sz="6" w:space="0" w:color="auto"/>
              <w:bottom w:val="single" w:sz="6" w:space="0" w:color="auto"/>
              <w:right w:val="single" w:sz="6" w:space="0" w:color="auto"/>
            </w:tcBorders>
          </w:tcPr>
          <w:p w:rsidR="006A6412" w:rsidRDefault="006A6412" w:rsidP="00EF7A08"/>
        </w:tc>
        <w:tc>
          <w:tcPr>
            <w:tcW w:w="1680" w:type="dxa"/>
            <w:tcBorders>
              <w:top w:val="single" w:sz="6" w:space="0" w:color="auto"/>
              <w:left w:val="single" w:sz="6" w:space="0" w:color="auto"/>
              <w:bottom w:val="single" w:sz="6" w:space="0" w:color="auto"/>
              <w:right w:val="single" w:sz="6" w:space="0" w:color="auto"/>
            </w:tcBorders>
          </w:tcPr>
          <w:p w:rsidR="006A6412" w:rsidRDefault="006A6412"/>
        </w:tc>
        <w:tc>
          <w:tcPr>
            <w:tcW w:w="1680" w:type="dxa"/>
            <w:tcBorders>
              <w:top w:val="single" w:sz="6" w:space="0" w:color="auto"/>
              <w:left w:val="single" w:sz="6" w:space="0" w:color="auto"/>
              <w:bottom w:val="single" w:sz="6" w:space="0" w:color="auto"/>
              <w:right w:val="single" w:sz="6" w:space="0" w:color="auto"/>
            </w:tcBorders>
          </w:tcPr>
          <w:p w:rsidR="006A6412" w:rsidRDefault="006A6412"/>
        </w:tc>
        <w:tc>
          <w:tcPr>
            <w:tcW w:w="1680" w:type="dxa"/>
            <w:tcBorders>
              <w:top w:val="single" w:sz="6" w:space="0" w:color="auto"/>
              <w:left w:val="single" w:sz="6" w:space="0" w:color="auto"/>
              <w:bottom w:val="single" w:sz="6" w:space="0" w:color="auto"/>
              <w:right w:val="single" w:sz="6" w:space="0" w:color="auto"/>
            </w:tcBorders>
          </w:tcPr>
          <w:p w:rsidR="006A6412" w:rsidRDefault="006A6412" w:rsidP="00F957FA">
            <w:pPr>
              <w:spacing w:before="60"/>
              <w:rPr>
                <w:rFonts w:ascii="Arial" w:hAnsi="Arial" w:cs="Arial"/>
                <w:sz w:val="16"/>
              </w:rPr>
            </w:pPr>
          </w:p>
        </w:tc>
      </w:tr>
    </w:tbl>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lastRenderedPageBreak/>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3D7827">
            <w:pPr>
              <w:spacing w:before="60"/>
              <w:rPr>
                <w:rFonts w:ascii="Arial" w:hAnsi="Arial" w:cs="Arial"/>
                <w:sz w:val="16"/>
              </w:rPr>
            </w:pPr>
            <w:r w:rsidRPr="003D7827">
              <w:rPr>
                <w:rFonts w:ascii="Arial" w:hAnsi="Arial" w:cs="Arial"/>
                <w:sz w:val="16"/>
              </w:rPr>
              <w:t>D_FALSE_CNT_LGC</w:t>
            </w:r>
          </w:p>
        </w:tc>
      </w:tr>
      <w:tr w:rsidR="003D7827">
        <w:trPr>
          <w:jc w:val="center"/>
        </w:trPr>
        <w:tc>
          <w:tcPr>
            <w:tcW w:w="4608" w:type="dxa"/>
            <w:tcBorders>
              <w:top w:val="nil"/>
              <w:left w:val="single" w:sz="6" w:space="0" w:color="auto"/>
              <w:bottom w:val="single" w:sz="6" w:space="0" w:color="auto"/>
              <w:right w:val="single" w:sz="6" w:space="0" w:color="auto"/>
            </w:tcBorders>
          </w:tcPr>
          <w:p w:rsidR="003D7827" w:rsidRPr="003D7827" w:rsidRDefault="003D7827">
            <w:pPr>
              <w:spacing w:before="60"/>
              <w:rPr>
                <w:rFonts w:ascii="Arial" w:hAnsi="Arial" w:cs="Arial"/>
                <w:sz w:val="16"/>
              </w:rPr>
            </w:pPr>
            <w:r w:rsidRPr="003D7827">
              <w:rPr>
                <w:rFonts w:ascii="Arial" w:hAnsi="Arial" w:cs="Arial"/>
                <w:sz w:val="16"/>
              </w:rPr>
              <w:t>D_2MS_SEC_F32</w:t>
            </w:r>
          </w:p>
        </w:tc>
      </w:tr>
      <w:tr w:rsidR="003D7827">
        <w:trPr>
          <w:jc w:val="center"/>
        </w:trPr>
        <w:tc>
          <w:tcPr>
            <w:tcW w:w="4608" w:type="dxa"/>
            <w:tcBorders>
              <w:top w:val="nil"/>
              <w:left w:val="single" w:sz="6" w:space="0" w:color="auto"/>
              <w:bottom w:val="single" w:sz="6" w:space="0" w:color="auto"/>
              <w:right w:val="single" w:sz="6" w:space="0" w:color="auto"/>
            </w:tcBorders>
          </w:tcPr>
          <w:p w:rsidR="003D7827" w:rsidRPr="003D7827" w:rsidRDefault="003D7827">
            <w:pPr>
              <w:spacing w:before="60"/>
              <w:rPr>
                <w:rFonts w:ascii="Arial" w:hAnsi="Arial" w:cs="Arial"/>
                <w:sz w:val="16"/>
              </w:rPr>
            </w:pPr>
            <w:r w:rsidRPr="003D7827">
              <w:rPr>
                <w:rFonts w:ascii="Arial" w:hAnsi="Arial" w:cs="Arial"/>
                <w:sz w:val="16"/>
              </w:rPr>
              <w:t>D_ZERO_ULS_F32</w:t>
            </w:r>
          </w:p>
        </w:tc>
      </w:tr>
      <w:tr w:rsidR="003D7827">
        <w:trPr>
          <w:jc w:val="center"/>
        </w:trPr>
        <w:tc>
          <w:tcPr>
            <w:tcW w:w="4608" w:type="dxa"/>
            <w:tcBorders>
              <w:top w:val="nil"/>
              <w:left w:val="single" w:sz="6" w:space="0" w:color="auto"/>
              <w:bottom w:val="single" w:sz="6" w:space="0" w:color="auto"/>
              <w:right w:val="single" w:sz="6" w:space="0" w:color="auto"/>
            </w:tcBorders>
          </w:tcPr>
          <w:p w:rsidR="003D7827" w:rsidRPr="003D7827" w:rsidRDefault="003D7827">
            <w:pPr>
              <w:spacing w:before="60"/>
              <w:rPr>
                <w:rFonts w:ascii="Arial" w:hAnsi="Arial" w:cs="Arial"/>
                <w:sz w:val="16"/>
              </w:rPr>
            </w:pP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 w:rsidR="004A781C" w:rsidRDefault="004A781C">
      <w:pPr>
        <w:pStyle w:val="Heading3"/>
      </w:pPr>
      <w:r>
        <w:t>Module specific Lookup Tables Constants</w:t>
      </w:r>
    </w:p>
    <w:p w:rsidR="004A781C" w:rsidRDefault="004A781C">
      <w:r>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3D7827" w:rsidRDefault="003D7827" w:rsidP="003D7827">
      <w:pPr>
        <w:numPr>
          <w:ilvl w:val="0"/>
          <w:numId w:val="5"/>
        </w:numPr>
        <w:spacing w:after="0"/>
      </w:pPr>
      <w:r w:rsidRPr="003D7827">
        <w:t>Limit_m</w:t>
      </w:r>
    </w:p>
    <w:p w:rsidR="00E2589B" w:rsidRDefault="003D7827" w:rsidP="003D7827">
      <w:pPr>
        <w:numPr>
          <w:ilvl w:val="0"/>
          <w:numId w:val="5"/>
        </w:numPr>
        <w:spacing w:after="0"/>
      </w:pPr>
      <w:r w:rsidRPr="003D7827">
        <w:t>Abs_f32_m</w:t>
      </w:r>
    </w:p>
    <w:p w:rsidR="003D7827" w:rsidRDefault="00E2589B" w:rsidP="003D7827">
      <w:pPr>
        <w:numPr>
          <w:ilvl w:val="0"/>
          <w:numId w:val="5"/>
        </w:numPr>
        <w:spacing w:after="0"/>
      </w:pPr>
      <w:r>
        <w:t>LPF_Init_f32_m</w:t>
      </w:r>
    </w:p>
    <w:p w:rsidR="003D7827" w:rsidRDefault="003D7827" w:rsidP="002928AC">
      <w:pPr>
        <w:spacing w:after="0"/>
        <w:ind w:left="720"/>
      </w:pPr>
    </w:p>
    <w:p w:rsidR="008B3E94" w:rsidRDefault="008B3E94" w:rsidP="008B3E94">
      <w:pPr>
        <w:spacing w:after="0"/>
        <w:ind w:left="720"/>
      </w:pPr>
    </w:p>
    <w:p w:rsidR="008B3E94" w:rsidRDefault="008B3E94" w:rsidP="008B3E94">
      <w:pPr>
        <w:pStyle w:val="Heading2"/>
      </w:pPr>
      <w:r>
        <w:t>Data Hiding Functions</w:t>
      </w:r>
    </w:p>
    <w:p w:rsidR="00DC7E08" w:rsidRDefault="00DC7E08" w:rsidP="00DC7E08">
      <w:pPr>
        <w:numPr>
          <w:ilvl w:val="0"/>
          <w:numId w:val="10"/>
        </w:numPr>
        <w:spacing w:after="0"/>
      </w:pPr>
      <w:r>
        <w:t>&lt;None&gt;</w:t>
      </w: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1B60DF" w:rsidRDefault="00F648ED" w:rsidP="001B60DF">
      <w:pPr>
        <w:pStyle w:val="Heading3"/>
      </w:pPr>
      <w:r>
        <w:t>Global</w:t>
      </w:r>
      <w:r w:rsidR="001B60DF">
        <w:t xml:space="preserve"> Function #1</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3923"/>
        <w:gridCol w:w="990"/>
        <w:gridCol w:w="450"/>
        <w:gridCol w:w="630"/>
        <w:gridCol w:w="630"/>
        <w:gridCol w:w="540"/>
      </w:tblGrid>
      <w:tr w:rsidR="002279EA" w:rsidTr="002279EA">
        <w:tc>
          <w:tcPr>
            <w:tcW w:w="2035" w:type="dxa"/>
          </w:tcPr>
          <w:p w:rsidR="002279EA" w:rsidRDefault="002279EA" w:rsidP="00F957FA">
            <w:pPr>
              <w:spacing w:before="60"/>
              <w:rPr>
                <w:rFonts w:ascii="Arial" w:hAnsi="Arial" w:cs="Arial"/>
                <w:b/>
                <w:bCs/>
                <w:sz w:val="16"/>
              </w:rPr>
            </w:pPr>
            <w:r>
              <w:rPr>
                <w:rFonts w:ascii="Arial" w:hAnsi="Arial" w:cs="Arial"/>
                <w:b/>
                <w:bCs/>
                <w:sz w:val="16"/>
              </w:rPr>
              <w:t>Function Name</w:t>
            </w:r>
          </w:p>
        </w:tc>
        <w:tc>
          <w:tcPr>
            <w:tcW w:w="3923" w:type="dxa"/>
          </w:tcPr>
          <w:p w:rsidR="002279EA" w:rsidRDefault="003D7827" w:rsidP="00F957FA">
            <w:pPr>
              <w:spacing w:before="60"/>
              <w:rPr>
                <w:rFonts w:ascii="Arial" w:hAnsi="Arial" w:cs="Arial"/>
                <w:sz w:val="16"/>
              </w:rPr>
            </w:pPr>
            <w:r>
              <w:rPr>
                <w:rFonts w:ascii="Arial" w:hAnsi="Arial" w:cs="Arial"/>
                <w:sz w:val="16"/>
              </w:rPr>
              <w:t>None</w:t>
            </w:r>
          </w:p>
        </w:tc>
        <w:tc>
          <w:tcPr>
            <w:tcW w:w="990" w:type="dxa"/>
            <w:shd w:val="pct30" w:color="FFFF00" w:fill="auto"/>
          </w:tcPr>
          <w:p w:rsidR="002279EA" w:rsidRDefault="002279EA" w:rsidP="00F957FA">
            <w:pPr>
              <w:spacing w:before="60"/>
              <w:jc w:val="center"/>
              <w:rPr>
                <w:rFonts w:ascii="Arial" w:hAnsi="Arial" w:cs="Arial"/>
                <w:sz w:val="16"/>
              </w:rPr>
            </w:pPr>
            <w:r>
              <w:rPr>
                <w:rFonts w:ascii="Arial" w:hAnsi="Arial" w:cs="Arial"/>
                <w:sz w:val="16"/>
              </w:rPr>
              <w:t>Type</w:t>
            </w:r>
          </w:p>
        </w:tc>
        <w:tc>
          <w:tcPr>
            <w:tcW w:w="450" w:type="dxa"/>
            <w:shd w:val="pct30" w:color="FFFF00" w:fill="auto"/>
          </w:tcPr>
          <w:p w:rsidR="002279EA" w:rsidRDefault="002279EA" w:rsidP="002279EA">
            <w:pPr>
              <w:spacing w:before="60"/>
              <w:ind w:right="-108"/>
              <w:rPr>
                <w:rFonts w:ascii="Arial" w:hAnsi="Arial" w:cs="Arial"/>
                <w:sz w:val="16"/>
              </w:rPr>
            </w:pPr>
            <w:r>
              <w:rPr>
                <w:rFonts w:ascii="Arial" w:hAnsi="Arial" w:cs="Arial"/>
                <w:sz w:val="16"/>
              </w:rPr>
              <w:t>Dir.</w:t>
            </w:r>
          </w:p>
        </w:tc>
        <w:tc>
          <w:tcPr>
            <w:tcW w:w="630" w:type="dxa"/>
            <w:shd w:val="pct30" w:color="FFFF00" w:fill="auto"/>
          </w:tcPr>
          <w:p w:rsidR="002279EA" w:rsidRDefault="002279EA" w:rsidP="00F957FA">
            <w:pPr>
              <w:spacing w:before="60"/>
              <w:jc w:val="center"/>
              <w:rPr>
                <w:rFonts w:ascii="Arial" w:hAnsi="Arial" w:cs="Arial"/>
                <w:sz w:val="16"/>
              </w:rPr>
            </w:pPr>
            <w:r>
              <w:rPr>
                <w:rFonts w:ascii="Arial" w:hAnsi="Arial" w:cs="Arial"/>
                <w:sz w:val="16"/>
              </w:rPr>
              <w:t>Min</w:t>
            </w:r>
          </w:p>
        </w:tc>
        <w:tc>
          <w:tcPr>
            <w:tcW w:w="630" w:type="dxa"/>
            <w:shd w:val="pct30" w:color="FFFF00" w:fill="auto"/>
          </w:tcPr>
          <w:p w:rsidR="002279EA" w:rsidRDefault="002279EA" w:rsidP="00F957FA">
            <w:pPr>
              <w:spacing w:before="60"/>
              <w:jc w:val="center"/>
              <w:rPr>
                <w:rFonts w:ascii="Arial" w:hAnsi="Arial" w:cs="Arial"/>
                <w:sz w:val="16"/>
              </w:rPr>
            </w:pPr>
            <w:r>
              <w:rPr>
                <w:rFonts w:ascii="Arial" w:hAnsi="Arial" w:cs="Arial"/>
                <w:sz w:val="16"/>
              </w:rPr>
              <w:t>Max</w:t>
            </w:r>
          </w:p>
        </w:tc>
        <w:tc>
          <w:tcPr>
            <w:tcW w:w="540" w:type="dxa"/>
            <w:tcBorders>
              <w:bottom w:val="single" w:sz="4" w:space="0" w:color="auto"/>
            </w:tcBorders>
            <w:shd w:val="pct30" w:color="FFFF00" w:fill="auto"/>
          </w:tcPr>
          <w:p w:rsidR="002279EA" w:rsidRDefault="002279EA" w:rsidP="00F957FA">
            <w:pPr>
              <w:spacing w:before="60"/>
              <w:jc w:val="center"/>
              <w:rPr>
                <w:rFonts w:ascii="Arial" w:hAnsi="Arial" w:cs="Arial"/>
                <w:sz w:val="16"/>
              </w:rPr>
            </w:pPr>
            <w:r>
              <w:rPr>
                <w:rFonts w:ascii="Arial" w:hAnsi="Arial" w:cs="Arial"/>
                <w:sz w:val="16"/>
              </w:rPr>
              <w:t>UTP Tol.</w:t>
            </w:r>
          </w:p>
        </w:tc>
      </w:tr>
      <w:tr w:rsidR="002279EA" w:rsidTr="002279EA">
        <w:tc>
          <w:tcPr>
            <w:tcW w:w="2035" w:type="dxa"/>
          </w:tcPr>
          <w:p w:rsidR="002279EA" w:rsidRDefault="002279EA" w:rsidP="00F957FA">
            <w:pPr>
              <w:spacing w:before="60"/>
              <w:rPr>
                <w:rFonts w:ascii="Arial" w:hAnsi="Arial" w:cs="Arial"/>
                <w:b/>
                <w:bCs/>
                <w:sz w:val="16"/>
              </w:rPr>
            </w:pPr>
            <w:r>
              <w:rPr>
                <w:rFonts w:ascii="Arial" w:hAnsi="Arial" w:cs="Arial"/>
                <w:b/>
                <w:bCs/>
                <w:sz w:val="16"/>
              </w:rPr>
              <w:t xml:space="preserve">Arguments Passed </w:t>
            </w:r>
          </w:p>
        </w:tc>
        <w:tc>
          <w:tcPr>
            <w:tcW w:w="3923" w:type="dxa"/>
          </w:tcPr>
          <w:p w:rsidR="002279EA" w:rsidRDefault="002279EA" w:rsidP="00F957FA">
            <w:pPr>
              <w:spacing w:before="60"/>
              <w:rPr>
                <w:rFonts w:ascii="Arial" w:hAnsi="Arial" w:cs="Arial"/>
                <w:sz w:val="16"/>
              </w:rPr>
            </w:pPr>
          </w:p>
        </w:tc>
        <w:tc>
          <w:tcPr>
            <w:tcW w:w="990" w:type="dxa"/>
          </w:tcPr>
          <w:p w:rsidR="002279EA" w:rsidRDefault="002279EA" w:rsidP="00F957FA">
            <w:pPr>
              <w:spacing w:before="60"/>
              <w:rPr>
                <w:rFonts w:ascii="Arial" w:hAnsi="Arial" w:cs="Arial"/>
                <w:sz w:val="16"/>
              </w:rPr>
            </w:pPr>
          </w:p>
        </w:tc>
        <w:tc>
          <w:tcPr>
            <w:tcW w:w="450" w:type="dxa"/>
          </w:tcPr>
          <w:p w:rsidR="002279EA" w:rsidRDefault="002279EA" w:rsidP="00F957FA">
            <w:pPr>
              <w:spacing w:before="60"/>
              <w:rPr>
                <w:rFonts w:ascii="Arial" w:hAnsi="Arial" w:cs="Arial"/>
                <w:sz w:val="16"/>
              </w:rPr>
            </w:pPr>
          </w:p>
        </w:tc>
        <w:tc>
          <w:tcPr>
            <w:tcW w:w="630" w:type="dxa"/>
          </w:tcPr>
          <w:p w:rsidR="002279EA" w:rsidRDefault="002279EA" w:rsidP="00F957FA">
            <w:pPr>
              <w:spacing w:before="60"/>
              <w:rPr>
                <w:rFonts w:ascii="Arial" w:hAnsi="Arial" w:cs="Arial"/>
                <w:sz w:val="16"/>
              </w:rPr>
            </w:pPr>
          </w:p>
        </w:tc>
        <w:tc>
          <w:tcPr>
            <w:tcW w:w="630" w:type="dxa"/>
          </w:tcPr>
          <w:p w:rsidR="002279EA" w:rsidRDefault="002279EA" w:rsidP="00F957FA">
            <w:pPr>
              <w:spacing w:before="60"/>
              <w:rPr>
                <w:rFonts w:ascii="Arial" w:hAnsi="Arial" w:cs="Arial"/>
                <w:sz w:val="16"/>
              </w:rPr>
            </w:pPr>
          </w:p>
        </w:tc>
        <w:tc>
          <w:tcPr>
            <w:tcW w:w="540" w:type="dxa"/>
            <w:shd w:val="pct15" w:color="auto" w:fill="auto"/>
          </w:tcPr>
          <w:p w:rsidR="002279EA" w:rsidRDefault="002279EA" w:rsidP="00F957FA">
            <w:pPr>
              <w:spacing w:before="60"/>
              <w:rPr>
                <w:rFonts w:ascii="Arial" w:hAnsi="Arial" w:cs="Arial"/>
                <w:sz w:val="16"/>
              </w:rPr>
            </w:pPr>
          </w:p>
        </w:tc>
      </w:tr>
      <w:tr w:rsidR="002279EA" w:rsidTr="002279EA">
        <w:tc>
          <w:tcPr>
            <w:tcW w:w="2035" w:type="dxa"/>
          </w:tcPr>
          <w:p w:rsidR="002279EA" w:rsidRDefault="002279EA" w:rsidP="00F957FA">
            <w:pPr>
              <w:spacing w:before="60"/>
              <w:rPr>
                <w:rFonts w:ascii="Arial" w:hAnsi="Arial" w:cs="Arial"/>
                <w:b/>
                <w:bCs/>
                <w:sz w:val="16"/>
              </w:rPr>
            </w:pPr>
          </w:p>
        </w:tc>
        <w:tc>
          <w:tcPr>
            <w:tcW w:w="3923" w:type="dxa"/>
          </w:tcPr>
          <w:p w:rsidR="002279EA" w:rsidRDefault="002279EA" w:rsidP="00F957FA">
            <w:pPr>
              <w:spacing w:before="60"/>
              <w:rPr>
                <w:rFonts w:ascii="Arial" w:hAnsi="Arial" w:cs="Arial"/>
                <w:sz w:val="16"/>
              </w:rPr>
            </w:pPr>
          </w:p>
        </w:tc>
        <w:tc>
          <w:tcPr>
            <w:tcW w:w="990" w:type="dxa"/>
          </w:tcPr>
          <w:p w:rsidR="002279EA" w:rsidRDefault="002279EA" w:rsidP="00F957FA">
            <w:pPr>
              <w:spacing w:before="60"/>
              <w:rPr>
                <w:rFonts w:ascii="Arial" w:hAnsi="Arial" w:cs="Arial"/>
                <w:sz w:val="16"/>
              </w:rPr>
            </w:pPr>
          </w:p>
        </w:tc>
        <w:tc>
          <w:tcPr>
            <w:tcW w:w="450" w:type="dxa"/>
          </w:tcPr>
          <w:p w:rsidR="002279EA" w:rsidRDefault="002279EA" w:rsidP="00F957FA">
            <w:pPr>
              <w:spacing w:before="60"/>
              <w:rPr>
                <w:rFonts w:ascii="Arial" w:hAnsi="Arial" w:cs="Arial"/>
                <w:sz w:val="16"/>
              </w:rPr>
            </w:pPr>
          </w:p>
        </w:tc>
        <w:tc>
          <w:tcPr>
            <w:tcW w:w="630" w:type="dxa"/>
          </w:tcPr>
          <w:p w:rsidR="002279EA" w:rsidRDefault="002279EA" w:rsidP="00F957FA">
            <w:pPr>
              <w:spacing w:before="60"/>
              <w:rPr>
                <w:rFonts w:ascii="Arial" w:hAnsi="Arial" w:cs="Arial"/>
                <w:sz w:val="16"/>
              </w:rPr>
            </w:pPr>
          </w:p>
        </w:tc>
        <w:tc>
          <w:tcPr>
            <w:tcW w:w="630" w:type="dxa"/>
          </w:tcPr>
          <w:p w:rsidR="002279EA" w:rsidRDefault="002279EA" w:rsidP="00F957FA">
            <w:pPr>
              <w:spacing w:before="60"/>
              <w:rPr>
                <w:rFonts w:ascii="Arial" w:hAnsi="Arial" w:cs="Arial"/>
                <w:sz w:val="16"/>
              </w:rPr>
            </w:pPr>
          </w:p>
        </w:tc>
        <w:tc>
          <w:tcPr>
            <w:tcW w:w="540" w:type="dxa"/>
            <w:shd w:val="pct15" w:color="auto" w:fill="auto"/>
          </w:tcPr>
          <w:p w:rsidR="002279EA" w:rsidRDefault="002279EA" w:rsidP="00F957FA">
            <w:pPr>
              <w:spacing w:before="60"/>
              <w:rPr>
                <w:rFonts w:ascii="Arial" w:hAnsi="Arial" w:cs="Arial"/>
                <w:sz w:val="16"/>
              </w:rPr>
            </w:pPr>
          </w:p>
        </w:tc>
      </w:tr>
      <w:tr w:rsidR="002279EA" w:rsidTr="002279EA">
        <w:tc>
          <w:tcPr>
            <w:tcW w:w="2035" w:type="dxa"/>
          </w:tcPr>
          <w:p w:rsidR="002279EA" w:rsidRDefault="002279EA" w:rsidP="00F957FA">
            <w:pPr>
              <w:spacing w:before="60"/>
              <w:rPr>
                <w:rFonts w:ascii="Arial" w:hAnsi="Arial" w:cs="Arial"/>
                <w:b/>
                <w:bCs/>
                <w:sz w:val="16"/>
              </w:rPr>
            </w:pPr>
            <w:r>
              <w:rPr>
                <w:rFonts w:ascii="Arial" w:hAnsi="Arial" w:cs="Arial"/>
                <w:b/>
                <w:bCs/>
                <w:sz w:val="16"/>
              </w:rPr>
              <w:t>Return Value</w:t>
            </w:r>
          </w:p>
        </w:tc>
        <w:tc>
          <w:tcPr>
            <w:tcW w:w="3923" w:type="dxa"/>
          </w:tcPr>
          <w:p w:rsidR="002279EA" w:rsidRDefault="002279EA" w:rsidP="00F957FA">
            <w:pPr>
              <w:spacing w:before="60"/>
              <w:rPr>
                <w:rFonts w:ascii="Arial" w:hAnsi="Arial" w:cs="Arial"/>
                <w:sz w:val="16"/>
              </w:rPr>
            </w:pPr>
          </w:p>
        </w:tc>
        <w:tc>
          <w:tcPr>
            <w:tcW w:w="990" w:type="dxa"/>
          </w:tcPr>
          <w:p w:rsidR="002279EA" w:rsidRDefault="002279EA" w:rsidP="00F957FA">
            <w:pPr>
              <w:spacing w:before="60"/>
              <w:rPr>
                <w:rFonts w:ascii="Arial" w:hAnsi="Arial" w:cs="Arial"/>
                <w:sz w:val="16"/>
              </w:rPr>
            </w:pPr>
          </w:p>
        </w:tc>
        <w:tc>
          <w:tcPr>
            <w:tcW w:w="450" w:type="dxa"/>
          </w:tcPr>
          <w:p w:rsidR="002279EA" w:rsidRDefault="002279EA" w:rsidP="00F957FA">
            <w:pPr>
              <w:spacing w:before="60"/>
              <w:rPr>
                <w:rFonts w:ascii="Arial" w:hAnsi="Arial" w:cs="Arial"/>
                <w:sz w:val="16"/>
              </w:rPr>
            </w:pPr>
          </w:p>
        </w:tc>
        <w:tc>
          <w:tcPr>
            <w:tcW w:w="630" w:type="dxa"/>
          </w:tcPr>
          <w:p w:rsidR="002279EA" w:rsidRDefault="002279EA" w:rsidP="00F957FA">
            <w:pPr>
              <w:spacing w:before="60"/>
              <w:rPr>
                <w:rFonts w:ascii="Arial" w:hAnsi="Arial" w:cs="Arial"/>
                <w:sz w:val="16"/>
              </w:rPr>
            </w:pPr>
          </w:p>
        </w:tc>
        <w:tc>
          <w:tcPr>
            <w:tcW w:w="630" w:type="dxa"/>
          </w:tcPr>
          <w:p w:rsidR="002279EA" w:rsidRDefault="002279EA" w:rsidP="00F957FA">
            <w:pPr>
              <w:spacing w:before="60"/>
              <w:rPr>
                <w:rFonts w:ascii="Arial" w:hAnsi="Arial" w:cs="Arial"/>
                <w:sz w:val="16"/>
              </w:rPr>
            </w:pPr>
          </w:p>
        </w:tc>
        <w:tc>
          <w:tcPr>
            <w:tcW w:w="540" w:type="dxa"/>
          </w:tcPr>
          <w:p w:rsidR="002279EA" w:rsidRDefault="002279EA" w:rsidP="00F957FA">
            <w:pPr>
              <w:spacing w:before="60"/>
              <w:rPr>
                <w:rFonts w:ascii="Arial" w:hAnsi="Arial" w:cs="Arial"/>
                <w:sz w:val="16"/>
              </w:rPr>
            </w:pPr>
          </w:p>
        </w:tc>
      </w:tr>
    </w:tbl>
    <w:p w:rsidR="001B60DF" w:rsidRDefault="001B60DF" w:rsidP="001B60DF">
      <w:pPr>
        <w:pStyle w:val="Heading4"/>
      </w:pPr>
      <w:r>
        <w:t>Description</w:t>
      </w:r>
    </w:p>
    <w:p w:rsidR="001B60DF" w:rsidRDefault="003D7827" w:rsidP="001B60DF">
      <w:pPr>
        <w:spacing w:after="0"/>
      </w:pPr>
      <w:r>
        <w:t>None</w:t>
      </w:r>
    </w:p>
    <w:p w:rsidR="001B60DF" w:rsidRDefault="001B60DF" w:rsidP="008B3E94">
      <w:pPr>
        <w:spacing w:after="0"/>
      </w:pPr>
    </w:p>
    <w:p w:rsidR="008F6DBB" w:rsidRDefault="008F6DBB" w:rsidP="008B3E94">
      <w:pPr>
        <w:spacing w:after="0"/>
      </w:pPr>
    </w:p>
    <w:p w:rsidR="008B3E94" w:rsidRDefault="008B3E94" w:rsidP="008B3E94">
      <w:pPr>
        <w:pStyle w:val="Heading2"/>
      </w:pPr>
      <w:r>
        <w:t>Local Functions/Macros Used by this MDD only</w:t>
      </w:r>
    </w:p>
    <w:p w:rsidR="008B3E94" w:rsidRDefault="008B3E94" w:rsidP="008B3E94">
      <w:pPr>
        <w:pStyle w:val="Heading3"/>
      </w:pPr>
      <w:r>
        <w:t>Local Function #1</w:t>
      </w:r>
    </w:p>
    <w:tbl>
      <w:tblPr>
        <w:tblW w:w="9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990"/>
        <w:gridCol w:w="465"/>
        <w:gridCol w:w="607"/>
        <w:gridCol w:w="607"/>
        <w:gridCol w:w="607"/>
      </w:tblGrid>
      <w:tr w:rsidR="003D7827" w:rsidTr="002279EA">
        <w:tc>
          <w:tcPr>
            <w:tcW w:w="2083" w:type="dxa"/>
          </w:tcPr>
          <w:p w:rsidR="003D7827" w:rsidRDefault="003D7827" w:rsidP="00F957FA">
            <w:pPr>
              <w:spacing w:before="60"/>
              <w:rPr>
                <w:rFonts w:ascii="Arial" w:hAnsi="Arial" w:cs="Arial"/>
                <w:b/>
                <w:bCs/>
                <w:sz w:val="16"/>
              </w:rPr>
            </w:pPr>
            <w:r>
              <w:rPr>
                <w:rFonts w:ascii="Arial" w:hAnsi="Arial" w:cs="Arial"/>
                <w:b/>
                <w:bCs/>
                <w:sz w:val="16"/>
              </w:rPr>
              <w:t>Function Name</w:t>
            </w:r>
          </w:p>
        </w:tc>
        <w:tc>
          <w:tcPr>
            <w:tcW w:w="3875" w:type="dxa"/>
          </w:tcPr>
          <w:p w:rsidR="003D7827" w:rsidRDefault="003D7827">
            <w:r w:rsidRPr="00345818">
              <w:rPr>
                <w:rFonts w:ascii="Arial" w:hAnsi="Arial" w:cs="Arial"/>
                <w:sz w:val="16"/>
              </w:rPr>
              <w:t>None</w:t>
            </w:r>
          </w:p>
        </w:tc>
        <w:tc>
          <w:tcPr>
            <w:tcW w:w="990" w:type="dxa"/>
            <w:shd w:val="pct30" w:color="FFFF00" w:fill="auto"/>
          </w:tcPr>
          <w:p w:rsidR="003D7827" w:rsidRDefault="003D7827" w:rsidP="00F957FA">
            <w:pPr>
              <w:spacing w:before="60"/>
              <w:jc w:val="center"/>
              <w:rPr>
                <w:rFonts w:ascii="Arial" w:hAnsi="Arial" w:cs="Arial"/>
                <w:sz w:val="16"/>
              </w:rPr>
            </w:pPr>
            <w:r>
              <w:rPr>
                <w:rFonts w:ascii="Arial" w:hAnsi="Arial" w:cs="Arial"/>
                <w:sz w:val="16"/>
              </w:rPr>
              <w:t>Type</w:t>
            </w:r>
          </w:p>
        </w:tc>
        <w:tc>
          <w:tcPr>
            <w:tcW w:w="465" w:type="dxa"/>
            <w:shd w:val="pct30" w:color="FFFF00" w:fill="auto"/>
          </w:tcPr>
          <w:p w:rsidR="003D7827" w:rsidRDefault="003D7827" w:rsidP="00F957FA">
            <w:pPr>
              <w:spacing w:before="60"/>
              <w:jc w:val="center"/>
              <w:rPr>
                <w:rFonts w:ascii="Arial" w:hAnsi="Arial" w:cs="Arial"/>
                <w:sz w:val="16"/>
              </w:rPr>
            </w:pPr>
            <w:r>
              <w:rPr>
                <w:rFonts w:ascii="Arial" w:hAnsi="Arial" w:cs="Arial"/>
                <w:sz w:val="16"/>
              </w:rPr>
              <w:t>Dir.</w:t>
            </w:r>
          </w:p>
        </w:tc>
        <w:tc>
          <w:tcPr>
            <w:tcW w:w="607" w:type="dxa"/>
            <w:shd w:val="pct30" w:color="FFFF00" w:fill="auto"/>
          </w:tcPr>
          <w:p w:rsidR="003D7827" w:rsidRDefault="003D7827" w:rsidP="00F957FA">
            <w:pPr>
              <w:spacing w:before="60"/>
              <w:jc w:val="center"/>
              <w:rPr>
                <w:rFonts w:ascii="Arial" w:hAnsi="Arial" w:cs="Arial"/>
                <w:sz w:val="16"/>
              </w:rPr>
            </w:pPr>
            <w:r>
              <w:rPr>
                <w:rFonts w:ascii="Arial" w:hAnsi="Arial" w:cs="Arial"/>
                <w:sz w:val="16"/>
              </w:rPr>
              <w:t>Min</w:t>
            </w:r>
          </w:p>
        </w:tc>
        <w:tc>
          <w:tcPr>
            <w:tcW w:w="607" w:type="dxa"/>
            <w:shd w:val="pct30" w:color="FFFF00" w:fill="auto"/>
          </w:tcPr>
          <w:p w:rsidR="003D7827" w:rsidRDefault="003D7827" w:rsidP="00F957FA">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3D7827" w:rsidRDefault="003D7827" w:rsidP="00F957FA">
            <w:pPr>
              <w:spacing w:before="60"/>
              <w:jc w:val="center"/>
              <w:rPr>
                <w:rFonts w:ascii="Arial" w:hAnsi="Arial" w:cs="Arial"/>
                <w:sz w:val="16"/>
              </w:rPr>
            </w:pPr>
            <w:r>
              <w:rPr>
                <w:rFonts w:ascii="Arial" w:hAnsi="Arial" w:cs="Arial"/>
                <w:sz w:val="16"/>
              </w:rPr>
              <w:t>UTP Tol.</w:t>
            </w:r>
          </w:p>
        </w:tc>
      </w:tr>
      <w:tr w:rsidR="003D7827" w:rsidTr="002279EA">
        <w:tc>
          <w:tcPr>
            <w:tcW w:w="2083" w:type="dxa"/>
          </w:tcPr>
          <w:p w:rsidR="003D7827" w:rsidRDefault="003D7827" w:rsidP="00F957FA">
            <w:pPr>
              <w:spacing w:before="60"/>
              <w:rPr>
                <w:rFonts w:ascii="Arial" w:hAnsi="Arial" w:cs="Arial"/>
                <w:b/>
                <w:bCs/>
                <w:sz w:val="16"/>
              </w:rPr>
            </w:pPr>
            <w:r>
              <w:rPr>
                <w:rFonts w:ascii="Arial" w:hAnsi="Arial" w:cs="Arial"/>
                <w:b/>
                <w:bCs/>
                <w:sz w:val="16"/>
              </w:rPr>
              <w:t xml:space="preserve">Arguments Passed </w:t>
            </w:r>
          </w:p>
        </w:tc>
        <w:tc>
          <w:tcPr>
            <w:tcW w:w="3875" w:type="dxa"/>
          </w:tcPr>
          <w:p w:rsidR="003D7827" w:rsidRDefault="003D7827">
            <w:r w:rsidRPr="00345818">
              <w:rPr>
                <w:rFonts w:ascii="Arial" w:hAnsi="Arial" w:cs="Arial"/>
                <w:sz w:val="16"/>
              </w:rPr>
              <w:t>None</w:t>
            </w:r>
          </w:p>
        </w:tc>
        <w:tc>
          <w:tcPr>
            <w:tcW w:w="990" w:type="dxa"/>
          </w:tcPr>
          <w:p w:rsidR="003D7827" w:rsidRDefault="003D7827" w:rsidP="00F957FA">
            <w:pPr>
              <w:spacing w:before="60"/>
              <w:rPr>
                <w:rFonts w:ascii="Arial" w:hAnsi="Arial" w:cs="Arial"/>
                <w:sz w:val="16"/>
              </w:rPr>
            </w:pPr>
          </w:p>
        </w:tc>
        <w:tc>
          <w:tcPr>
            <w:tcW w:w="465" w:type="dxa"/>
          </w:tcPr>
          <w:p w:rsidR="003D7827" w:rsidRDefault="003D7827" w:rsidP="00F957FA">
            <w:pPr>
              <w:spacing w:before="60"/>
              <w:rPr>
                <w:rFonts w:ascii="Arial" w:hAnsi="Arial" w:cs="Arial"/>
                <w:sz w:val="16"/>
              </w:rPr>
            </w:pPr>
          </w:p>
        </w:tc>
        <w:tc>
          <w:tcPr>
            <w:tcW w:w="607" w:type="dxa"/>
          </w:tcPr>
          <w:p w:rsidR="003D7827" w:rsidRDefault="003D7827" w:rsidP="00F957FA">
            <w:pPr>
              <w:spacing w:before="60"/>
              <w:rPr>
                <w:rFonts w:ascii="Arial" w:hAnsi="Arial" w:cs="Arial"/>
                <w:sz w:val="16"/>
              </w:rPr>
            </w:pPr>
          </w:p>
        </w:tc>
        <w:tc>
          <w:tcPr>
            <w:tcW w:w="607" w:type="dxa"/>
          </w:tcPr>
          <w:p w:rsidR="003D7827" w:rsidRDefault="003D7827" w:rsidP="00F957FA">
            <w:pPr>
              <w:spacing w:before="60"/>
              <w:rPr>
                <w:rFonts w:ascii="Arial" w:hAnsi="Arial" w:cs="Arial"/>
                <w:sz w:val="16"/>
              </w:rPr>
            </w:pPr>
          </w:p>
        </w:tc>
        <w:tc>
          <w:tcPr>
            <w:tcW w:w="607" w:type="dxa"/>
            <w:shd w:val="pct15" w:color="auto" w:fill="auto"/>
          </w:tcPr>
          <w:p w:rsidR="003D7827" w:rsidRDefault="003D7827" w:rsidP="00F957FA">
            <w:pPr>
              <w:spacing w:before="60"/>
              <w:rPr>
                <w:rFonts w:ascii="Arial" w:hAnsi="Arial" w:cs="Arial"/>
                <w:sz w:val="16"/>
              </w:rPr>
            </w:pPr>
          </w:p>
        </w:tc>
      </w:tr>
      <w:tr w:rsidR="003D7827" w:rsidTr="002279EA">
        <w:tc>
          <w:tcPr>
            <w:tcW w:w="2083" w:type="dxa"/>
          </w:tcPr>
          <w:p w:rsidR="003D7827" w:rsidRDefault="003D7827" w:rsidP="00F957FA">
            <w:pPr>
              <w:spacing w:before="60"/>
              <w:rPr>
                <w:rFonts w:ascii="Arial" w:hAnsi="Arial" w:cs="Arial"/>
                <w:b/>
                <w:bCs/>
                <w:sz w:val="16"/>
              </w:rPr>
            </w:pPr>
          </w:p>
        </w:tc>
        <w:tc>
          <w:tcPr>
            <w:tcW w:w="3875" w:type="dxa"/>
          </w:tcPr>
          <w:p w:rsidR="003D7827" w:rsidRDefault="003D7827">
            <w:r w:rsidRPr="00345818">
              <w:rPr>
                <w:rFonts w:ascii="Arial" w:hAnsi="Arial" w:cs="Arial"/>
                <w:sz w:val="16"/>
              </w:rPr>
              <w:t>None</w:t>
            </w:r>
          </w:p>
        </w:tc>
        <w:tc>
          <w:tcPr>
            <w:tcW w:w="990" w:type="dxa"/>
          </w:tcPr>
          <w:p w:rsidR="003D7827" w:rsidRDefault="003D7827" w:rsidP="00F957FA">
            <w:pPr>
              <w:spacing w:before="60"/>
              <w:rPr>
                <w:rFonts w:ascii="Arial" w:hAnsi="Arial" w:cs="Arial"/>
                <w:sz w:val="16"/>
              </w:rPr>
            </w:pPr>
          </w:p>
        </w:tc>
        <w:tc>
          <w:tcPr>
            <w:tcW w:w="465" w:type="dxa"/>
          </w:tcPr>
          <w:p w:rsidR="003D7827" w:rsidRDefault="003D7827" w:rsidP="00F957FA">
            <w:pPr>
              <w:spacing w:before="60"/>
              <w:rPr>
                <w:rFonts w:ascii="Arial" w:hAnsi="Arial" w:cs="Arial"/>
                <w:sz w:val="16"/>
              </w:rPr>
            </w:pPr>
          </w:p>
        </w:tc>
        <w:tc>
          <w:tcPr>
            <w:tcW w:w="607" w:type="dxa"/>
          </w:tcPr>
          <w:p w:rsidR="003D7827" w:rsidRDefault="003D7827" w:rsidP="00F957FA">
            <w:pPr>
              <w:spacing w:before="60"/>
              <w:rPr>
                <w:rFonts w:ascii="Arial" w:hAnsi="Arial" w:cs="Arial"/>
                <w:sz w:val="16"/>
              </w:rPr>
            </w:pPr>
          </w:p>
        </w:tc>
        <w:tc>
          <w:tcPr>
            <w:tcW w:w="607" w:type="dxa"/>
          </w:tcPr>
          <w:p w:rsidR="003D7827" w:rsidRDefault="003D7827" w:rsidP="00F957FA">
            <w:pPr>
              <w:spacing w:before="60"/>
              <w:rPr>
                <w:rFonts w:ascii="Arial" w:hAnsi="Arial" w:cs="Arial"/>
                <w:sz w:val="16"/>
              </w:rPr>
            </w:pPr>
          </w:p>
        </w:tc>
        <w:tc>
          <w:tcPr>
            <w:tcW w:w="607" w:type="dxa"/>
            <w:shd w:val="pct15" w:color="auto" w:fill="auto"/>
          </w:tcPr>
          <w:p w:rsidR="003D7827" w:rsidRDefault="003D7827" w:rsidP="00F957FA">
            <w:pPr>
              <w:spacing w:before="60"/>
              <w:rPr>
                <w:rFonts w:ascii="Arial" w:hAnsi="Arial" w:cs="Arial"/>
                <w:sz w:val="16"/>
              </w:rPr>
            </w:pPr>
          </w:p>
        </w:tc>
      </w:tr>
      <w:tr w:rsidR="003D7827" w:rsidTr="002279EA">
        <w:tc>
          <w:tcPr>
            <w:tcW w:w="2083" w:type="dxa"/>
          </w:tcPr>
          <w:p w:rsidR="003D7827" w:rsidRDefault="003D7827" w:rsidP="00F957FA">
            <w:pPr>
              <w:spacing w:before="60"/>
              <w:rPr>
                <w:rFonts w:ascii="Arial" w:hAnsi="Arial" w:cs="Arial"/>
                <w:b/>
                <w:bCs/>
                <w:sz w:val="16"/>
              </w:rPr>
            </w:pPr>
            <w:r>
              <w:rPr>
                <w:rFonts w:ascii="Arial" w:hAnsi="Arial" w:cs="Arial"/>
                <w:b/>
                <w:bCs/>
                <w:sz w:val="16"/>
              </w:rPr>
              <w:t>Return Value</w:t>
            </w:r>
          </w:p>
        </w:tc>
        <w:tc>
          <w:tcPr>
            <w:tcW w:w="3875" w:type="dxa"/>
          </w:tcPr>
          <w:p w:rsidR="003D7827" w:rsidRDefault="003D7827">
            <w:r w:rsidRPr="00345818">
              <w:rPr>
                <w:rFonts w:ascii="Arial" w:hAnsi="Arial" w:cs="Arial"/>
                <w:sz w:val="16"/>
              </w:rPr>
              <w:t>None</w:t>
            </w:r>
          </w:p>
        </w:tc>
        <w:tc>
          <w:tcPr>
            <w:tcW w:w="990" w:type="dxa"/>
          </w:tcPr>
          <w:p w:rsidR="003D7827" w:rsidRDefault="003D7827" w:rsidP="00F957FA">
            <w:pPr>
              <w:spacing w:before="60"/>
              <w:rPr>
                <w:rFonts w:ascii="Arial" w:hAnsi="Arial" w:cs="Arial"/>
                <w:sz w:val="16"/>
              </w:rPr>
            </w:pPr>
          </w:p>
        </w:tc>
        <w:tc>
          <w:tcPr>
            <w:tcW w:w="465" w:type="dxa"/>
          </w:tcPr>
          <w:p w:rsidR="003D7827" w:rsidRDefault="003D7827" w:rsidP="00F957FA">
            <w:pPr>
              <w:spacing w:before="60"/>
              <w:rPr>
                <w:rFonts w:ascii="Arial" w:hAnsi="Arial" w:cs="Arial"/>
                <w:sz w:val="16"/>
              </w:rPr>
            </w:pPr>
          </w:p>
        </w:tc>
        <w:tc>
          <w:tcPr>
            <w:tcW w:w="607" w:type="dxa"/>
          </w:tcPr>
          <w:p w:rsidR="003D7827" w:rsidRDefault="003D7827" w:rsidP="00F957FA">
            <w:pPr>
              <w:spacing w:before="60"/>
              <w:rPr>
                <w:rFonts w:ascii="Arial" w:hAnsi="Arial" w:cs="Arial"/>
                <w:sz w:val="16"/>
              </w:rPr>
            </w:pPr>
          </w:p>
        </w:tc>
        <w:tc>
          <w:tcPr>
            <w:tcW w:w="607" w:type="dxa"/>
          </w:tcPr>
          <w:p w:rsidR="003D7827" w:rsidRDefault="003D7827" w:rsidP="00F957FA">
            <w:pPr>
              <w:spacing w:before="60"/>
              <w:rPr>
                <w:rFonts w:ascii="Arial" w:hAnsi="Arial" w:cs="Arial"/>
                <w:sz w:val="16"/>
              </w:rPr>
            </w:pPr>
          </w:p>
        </w:tc>
        <w:tc>
          <w:tcPr>
            <w:tcW w:w="607" w:type="dxa"/>
          </w:tcPr>
          <w:p w:rsidR="003D7827" w:rsidRDefault="003D7827" w:rsidP="00F957FA">
            <w:pPr>
              <w:spacing w:before="60"/>
              <w:rPr>
                <w:rFonts w:ascii="Arial" w:hAnsi="Arial" w:cs="Arial"/>
                <w:sz w:val="16"/>
              </w:rPr>
            </w:pPr>
          </w:p>
        </w:tc>
      </w:tr>
    </w:tbl>
    <w:p w:rsidR="008B3E94" w:rsidRDefault="008B3E94" w:rsidP="008B3E94">
      <w:pPr>
        <w:pStyle w:val="Heading4"/>
      </w:pPr>
      <w:r>
        <w:t>Description</w:t>
      </w:r>
    </w:p>
    <w:p w:rsidR="008B3E94" w:rsidRDefault="003D7827">
      <w:pPr>
        <w:spacing w:after="0"/>
        <w:rPr>
          <w:rFonts w:ascii="Arial" w:hAnsi="Arial"/>
          <w:b/>
          <w:kern w:val="28"/>
          <w:sz w:val="28"/>
        </w:rPr>
      </w:pPr>
      <w:r>
        <w:rPr>
          <w:rFonts w:ascii="Arial" w:hAnsi="Arial" w:cs="Arial"/>
          <w:sz w:val="16"/>
        </w:rPr>
        <w:t>None</w:t>
      </w:r>
      <w:r>
        <w:t xml:space="preserve"> </w:t>
      </w:r>
      <w:r w:rsidR="008B3E94">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3D7827" w:rsidRPr="004B5BE2" w:rsidTr="00EF7A08">
        <w:trPr>
          <w:trHeight w:val="341"/>
        </w:trPr>
        <w:tc>
          <w:tcPr>
            <w:tcW w:w="4455" w:type="dxa"/>
          </w:tcPr>
          <w:p w:rsidR="003D7827" w:rsidRPr="003B29F6" w:rsidRDefault="003D7827" w:rsidP="00EF7A08"/>
        </w:tc>
        <w:tc>
          <w:tcPr>
            <w:tcW w:w="4455" w:type="dxa"/>
            <w:vAlign w:val="center"/>
          </w:tcPr>
          <w:p w:rsidR="003D7827" w:rsidRPr="004B5BE2" w:rsidRDefault="003D7827" w:rsidP="00F957FA">
            <w:pPr>
              <w:spacing w:before="100" w:beforeAutospacing="1" w:after="100" w:afterAutospacing="1"/>
              <w:rPr>
                <w:rFonts w:ascii="Arial" w:hAnsi="Arial" w:cs="Arial"/>
                <w:sz w:val="16"/>
                <w:szCs w:val="16"/>
              </w:rPr>
            </w:pPr>
          </w:p>
        </w:tc>
      </w:tr>
      <w:tr w:rsidR="003D7827" w:rsidRPr="004B5BE2" w:rsidTr="00EF7A08">
        <w:trPr>
          <w:trHeight w:val="341"/>
        </w:trPr>
        <w:tc>
          <w:tcPr>
            <w:tcW w:w="4455" w:type="dxa"/>
          </w:tcPr>
          <w:p w:rsidR="003D7827" w:rsidRPr="003B29F6" w:rsidRDefault="003D7827" w:rsidP="00EF7A08"/>
        </w:tc>
        <w:tc>
          <w:tcPr>
            <w:tcW w:w="4455" w:type="dxa"/>
          </w:tcPr>
          <w:p w:rsidR="003D7827" w:rsidRDefault="003D7827"/>
        </w:tc>
      </w:tr>
      <w:tr w:rsidR="003D7827" w:rsidRPr="004B5BE2" w:rsidTr="00EF7A08">
        <w:trPr>
          <w:trHeight w:val="341"/>
        </w:trPr>
        <w:tc>
          <w:tcPr>
            <w:tcW w:w="4455" w:type="dxa"/>
          </w:tcPr>
          <w:p w:rsidR="003D7827" w:rsidRPr="003B29F6" w:rsidRDefault="003D7827" w:rsidP="00EF7A08"/>
        </w:tc>
        <w:tc>
          <w:tcPr>
            <w:tcW w:w="4455" w:type="dxa"/>
          </w:tcPr>
          <w:p w:rsidR="003D7827" w:rsidRDefault="003D7827"/>
        </w:tc>
      </w:tr>
      <w:tr w:rsidR="003D7827" w:rsidRPr="004B5BE2" w:rsidTr="00EF7A08">
        <w:trPr>
          <w:trHeight w:val="341"/>
        </w:trPr>
        <w:tc>
          <w:tcPr>
            <w:tcW w:w="4455" w:type="dxa"/>
          </w:tcPr>
          <w:p w:rsidR="003D7827" w:rsidRPr="003B29F6" w:rsidRDefault="003D7827" w:rsidP="00EF7A08"/>
        </w:tc>
        <w:tc>
          <w:tcPr>
            <w:tcW w:w="4455" w:type="dxa"/>
          </w:tcPr>
          <w:p w:rsidR="003D7827" w:rsidRDefault="003D7827"/>
        </w:tc>
      </w:tr>
      <w:tr w:rsidR="003D7827" w:rsidRPr="004B5BE2" w:rsidTr="00EF7A08">
        <w:trPr>
          <w:trHeight w:val="341"/>
        </w:trPr>
        <w:tc>
          <w:tcPr>
            <w:tcW w:w="4455" w:type="dxa"/>
          </w:tcPr>
          <w:p w:rsidR="003D7827" w:rsidRPr="003B29F6" w:rsidRDefault="003D7827" w:rsidP="00EF7A08"/>
        </w:tc>
        <w:tc>
          <w:tcPr>
            <w:tcW w:w="4455" w:type="dxa"/>
          </w:tcPr>
          <w:p w:rsidR="003D7827" w:rsidRDefault="003D7827"/>
        </w:tc>
      </w:tr>
      <w:tr w:rsidR="003D7827" w:rsidRPr="004B5BE2" w:rsidTr="00EF7A08">
        <w:trPr>
          <w:trHeight w:val="341"/>
        </w:trPr>
        <w:tc>
          <w:tcPr>
            <w:tcW w:w="4455" w:type="dxa"/>
          </w:tcPr>
          <w:p w:rsidR="003D7827" w:rsidRDefault="003D7827" w:rsidP="00EF7A08"/>
        </w:tc>
        <w:tc>
          <w:tcPr>
            <w:tcW w:w="4455" w:type="dxa"/>
          </w:tcPr>
          <w:p w:rsidR="003D7827" w:rsidRDefault="003D7827"/>
        </w:tc>
      </w:tr>
      <w:tr w:rsidR="003D7827" w:rsidRPr="004B5BE2" w:rsidTr="00F957FA">
        <w:trPr>
          <w:trHeight w:val="341"/>
        </w:trPr>
        <w:tc>
          <w:tcPr>
            <w:tcW w:w="4455" w:type="dxa"/>
            <w:vAlign w:val="center"/>
          </w:tcPr>
          <w:p w:rsidR="003D7827" w:rsidRPr="004B5BE2" w:rsidRDefault="003D7827" w:rsidP="00F957FA">
            <w:pPr>
              <w:spacing w:before="100" w:beforeAutospacing="1" w:after="100" w:afterAutospacing="1"/>
              <w:rPr>
                <w:rFonts w:ascii="Arial" w:hAnsi="Arial" w:cs="Arial"/>
                <w:sz w:val="16"/>
                <w:szCs w:val="16"/>
              </w:rPr>
            </w:pPr>
          </w:p>
        </w:tc>
        <w:tc>
          <w:tcPr>
            <w:tcW w:w="4455" w:type="dxa"/>
            <w:vAlign w:val="center"/>
          </w:tcPr>
          <w:p w:rsidR="003D7827" w:rsidRPr="004B5BE2" w:rsidRDefault="003D7827" w:rsidP="00F957FA">
            <w:pPr>
              <w:spacing w:before="100" w:beforeAutospacing="1" w:after="100" w:afterAutospacing="1"/>
              <w:rPr>
                <w:rFonts w:ascii="Arial" w:hAnsi="Arial" w:cs="Arial"/>
                <w:sz w:val="16"/>
                <w:szCs w:val="16"/>
              </w:rPr>
            </w:pPr>
          </w:p>
        </w:tc>
      </w:tr>
      <w:tr w:rsidR="003D7827" w:rsidRPr="004B5BE2" w:rsidTr="00F957FA">
        <w:trPr>
          <w:trHeight w:val="341"/>
        </w:trPr>
        <w:tc>
          <w:tcPr>
            <w:tcW w:w="4455" w:type="dxa"/>
            <w:vAlign w:val="center"/>
          </w:tcPr>
          <w:p w:rsidR="003D7827" w:rsidRPr="004B5BE2" w:rsidRDefault="003D7827" w:rsidP="00F957FA">
            <w:pPr>
              <w:spacing w:before="100" w:beforeAutospacing="1" w:after="100" w:afterAutospacing="1"/>
              <w:rPr>
                <w:rFonts w:ascii="Arial" w:hAnsi="Arial" w:cs="Arial"/>
                <w:sz w:val="16"/>
                <w:szCs w:val="16"/>
              </w:rPr>
            </w:pPr>
          </w:p>
        </w:tc>
        <w:tc>
          <w:tcPr>
            <w:tcW w:w="4455" w:type="dxa"/>
            <w:vAlign w:val="center"/>
          </w:tcPr>
          <w:p w:rsidR="003D7827" w:rsidRPr="004B5BE2" w:rsidRDefault="003D7827" w:rsidP="00F957FA">
            <w:pPr>
              <w:spacing w:before="100" w:beforeAutospacing="1" w:after="100" w:afterAutospacing="1"/>
              <w:rPr>
                <w:rFonts w:ascii="Arial" w:hAnsi="Arial" w:cs="Arial"/>
                <w:sz w:val="16"/>
                <w:szCs w:val="16"/>
              </w:rPr>
            </w:pPr>
          </w:p>
        </w:tc>
      </w:tr>
      <w:tr w:rsidR="003D7827" w:rsidRPr="004B5BE2" w:rsidTr="00F957FA">
        <w:trPr>
          <w:trHeight w:val="341"/>
        </w:trPr>
        <w:tc>
          <w:tcPr>
            <w:tcW w:w="4455" w:type="dxa"/>
            <w:vAlign w:val="center"/>
          </w:tcPr>
          <w:p w:rsidR="003D7827" w:rsidRPr="004B5BE2" w:rsidRDefault="003D7827" w:rsidP="00F957FA">
            <w:pPr>
              <w:spacing w:before="100" w:beforeAutospacing="1" w:after="100" w:afterAutospacing="1"/>
              <w:rPr>
                <w:rFonts w:ascii="Arial" w:hAnsi="Arial" w:cs="Arial"/>
                <w:sz w:val="16"/>
                <w:szCs w:val="16"/>
              </w:rPr>
            </w:pPr>
          </w:p>
        </w:tc>
        <w:tc>
          <w:tcPr>
            <w:tcW w:w="4455" w:type="dxa"/>
            <w:vAlign w:val="center"/>
          </w:tcPr>
          <w:p w:rsidR="003D7827" w:rsidRPr="004B5BE2" w:rsidRDefault="003D7827" w:rsidP="00F957FA">
            <w:pPr>
              <w:spacing w:before="100" w:beforeAutospacing="1" w:after="100" w:afterAutospacing="1"/>
              <w:rPr>
                <w:rFonts w:ascii="Arial" w:hAnsi="Arial" w:cs="Arial"/>
                <w:sz w:val="16"/>
                <w:szCs w:val="16"/>
              </w:rPr>
            </w:pPr>
          </w:p>
        </w:tc>
      </w:tr>
      <w:tr w:rsidR="003D7827" w:rsidRPr="004B5BE2" w:rsidTr="00F957FA">
        <w:trPr>
          <w:trHeight w:val="341"/>
        </w:trPr>
        <w:tc>
          <w:tcPr>
            <w:tcW w:w="4455" w:type="dxa"/>
            <w:vAlign w:val="center"/>
          </w:tcPr>
          <w:p w:rsidR="003D7827" w:rsidRPr="004B5BE2" w:rsidRDefault="003D7827" w:rsidP="00F957FA">
            <w:pPr>
              <w:spacing w:before="100" w:beforeAutospacing="1" w:after="100" w:afterAutospacing="1"/>
              <w:rPr>
                <w:rFonts w:ascii="Arial" w:hAnsi="Arial" w:cs="Arial"/>
                <w:sz w:val="16"/>
                <w:szCs w:val="16"/>
              </w:rPr>
            </w:pPr>
          </w:p>
        </w:tc>
        <w:tc>
          <w:tcPr>
            <w:tcW w:w="4455" w:type="dxa"/>
            <w:vAlign w:val="center"/>
          </w:tcPr>
          <w:p w:rsidR="003D7827" w:rsidRPr="004B5BE2" w:rsidRDefault="003D7827" w:rsidP="00F957FA">
            <w:pPr>
              <w:spacing w:before="100" w:beforeAutospacing="1" w:after="100" w:afterAutospacing="1"/>
              <w:rPr>
                <w:rFonts w:ascii="Arial" w:hAnsi="Arial" w:cs="Arial"/>
                <w:sz w:val="16"/>
                <w:szCs w:val="16"/>
              </w:rPr>
            </w:pPr>
          </w:p>
        </w:tc>
      </w:tr>
    </w:tbl>
    <w:p w:rsidR="002C03D8" w:rsidRPr="002C03D8" w:rsidRDefault="002C03D8" w:rsidP="002C03D8"/>
    <w:p w:rsidR="004A781C" w:rsidRDefault="004A781C">
      <w:pPr>
        <w:pStyle w:val="Heading2"/>
      </w:pPr>
      <w:r>
        <w:t>Initialization Functions</w:t>
      </w:r>
    </w:p>
    <w:p w:rsidR="004A781C" w:rsidRDefault="004A781C" w:rsidP="003D7827">
      <w:pPr>
        <w:pStyle w:val="Heading3"/>
      </w:pPr>
      <w:r>
        <w:t xml:space="preserve">Init: </w:t>
      </w:r>
      <w:r w:rsidR="00AB52A3">
        <w:t>TrqOvlSta</w:t>
      </w:r>
      <w:r w:rsidR="003D7827" w:rsidRPr="003D7827">
        <w:t xml:space="preserve">_Init </w:t>
      </w:r>
    </w:p>
    <w:p w:rsidR="004A781C" w:rsidRDefault="004A781C">
      <w:pPr>
        <w:pStyle w:val="Heading4"/>
      </w:pPr>
      <w:r>
        <w:t>Design Rationale</w:t>
      </w:r>
    </w:p>
    <w:p w:rsidR="004A781C" w:rsidRDefault="003D7827">
      <w:r>
        <w:t>Initialize the state to Inactive at the start.</w:t>
      </w:r>
    </w:p>
    <w:p w:rsidR="004A781C" w:rsidRDefault="004A781C">
      <w:pPr>
        <w:pStyle w:val="Heading4"/>
      </w:pPr>
      <w:r>
        <w:lastRenderedPageBreak/>
        <w:t>Module Outputs</w:t>
      </w:r>
    </w:p>
    <w:p w:rsidR="0002406D" w:rsidRPr="0002406D" w:rsidRDefault="004A781C" w:rsidP="002928AC">
      <w:pPr>
        <w:pStyle w:val="Heading4"/>
      </w:pPr>
      <w:r>
        <w:t xml:space="preserve">Module Internal  </w:t>
      </w:r>
    </w:p>
    <w:p w:rsidR="003246D8" w:rsidRDefault="003246D8" w:rsidP="003246D8">
      <w:pPr>
        <w:pStyle w:val="Heading2"/>
        <w:numPr>
          <w:ilvl w:val="0"/>
          <w:numId w:val="0"/>
        </w:numPr>
        <w:ind w:left="576"/>
      </w:pPr>
      <w:r w:rsidRPr="003246D8">
        <w:rPr>
          <w:rFonts w:ascii="Times New Roman" w:hAnsi="Times New Roman"/>
          <w:b w:val="0"/>
          <w:sz w:val="20"/>
        </w:rPr>
        <w:t xml:space="preserve">       </w:t>
      </w:r>
      <w:r w:rsidR="00917068">
        <w:object w:dxaOrig="5484" w:dyaOrig="4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8pt;height:200.9pt" o:ole="">
            <v:imagedata r:id="rId11" o:title=""/>
          </v:shape>
          <o:OLEObject Type="Embed" ProgID="Visio.Drawing.11" ShapeID="_x0000_i1025" DrawAspect="Content" ObjectID="_1488710721" r:id="rId12"/>
        </w:object>
      </w:r>
      <w:r w:rsidR="004A781C">
        <w:br w:type="page"/>
      </w:r>
    </w:p>
    <w:p w:rsidR="004A781C" w:rsidRDefault="004A781C" w:rsidP="003246D8">
      <w:pPr>
        <w:pStyle w:val="Heading2"/>
      </w:pPr>
      <w:r>
        <w:lastRenderedPageBreak/>
        <w:t>Periodic Functions</w:t>
      </w:r>
    </w:p>
    <w:p w:rsidR="004A781C" w:rsidRDefault="004A781C" w:rsidP="003D7827">
      <w:pPr>
        <w:pStyle w:val="Heading3"/>
      </w:pPr>
      <w:r>
        <w:t xml:space="preserve">Per: </w:t>
      </w:r>
      <w:r w:rsidR="00AB52A3">
        <w:t>TrqOvlSta</w:t>
      </w:r>
      <w:r w:rsidR="003D7827" w:rsidRPr="003D7827">
        <w:t>_Per1</w:t>
      </w:r>
    </w:p>
    <w:p w:rsidR="004A781C" w:rsidRDefault="004A781C">
      <w:pPr>
        <w:pStyle w:val="Heading4"/>
      </w:pPr>
      <w:r>
        <w:t>Design Rationale</w:t>
      </w:r>
    </w:p>
    <w:p w:rsidR="004A781C" w:rsidRDefault="003D7827">
      <w:r>
        <w:t>None</w:t>
      </w:r>
    </w:p>
    <w:p w:rsidR="004A781C" w:rsidRDefault="004A781C">
      <w:pPr>
        <w:pStyle w:val="Heading4"/>
      </w:pPr>
      <w:r>
        <w:t>Program Flow Start</w:t>
      </w:r>
    </w:p>
    <w:p w:rsidR="00AA26ED" w:rsidRPr="00AA26ED" w:rsidRDefault="00B0395D" w:rsidP="00B0395D">
      <w:r w:rsidRPr="00B0395D">
        <w:t>Rte_Call_</w:t>
      </w:r>
      <w:r w:rsidR="00AB52A3">
        <w:t>TrqOvlSta</w:t>
      </w:r>
      <w:r w:rsidRPr="00B0395D">
        <w:t>_Per1_CP</w:t>
      </w:r>
      <w:r>
        <w:t>0</w:t>
      </w:r>
      <w:r w:rsidRPr="00B0395D">
        <w:t>_CheckpointReached()</w:t>
      </w:r>
    </w:p>
    <w:p w:rsidR="004A781C" w:rsidRDefault="004A781C">
      <w:pPr>
        <w:pStyle w:val="Heading4"/>
      </w:pPr>
      <w:r>
        <w:t>Store Module Inputs to Local copies</w:t>
      </w:r>
    </w:p>
    <w:p w:rsidR="003E313B" w:rsidRDefault="003E313B" w:rsidP="003E313B">
      <w:r>
        <w:t>MaxSecureVehicleSpeed_Kph_T_f32</w:t>
      </w:r>
      <w:r>
        <w:tab/>
        <w:t>=</w:t>
      </w:r>
      <w:r>
        <w:tab/>
        <w:t>Rte_IRead_TrqOvlSta_Per1_MaxSecureVehicleSpeed_Kph_f32()</w:t>
      </w:r>
    </w:p>
    <w:p w:rsidR="003E313B" w:rsidRDefault="003E313B" w:rsidP="003E313B">
      <w:r>
        <w:t>MinSecureVehicleSpeed_Kph_T_f32</w:t>
      </w:r>
      <w:r>
        <w:tab/>
        <w:t>=</w:t>
      </w:r>
      <w:r>
        <w:tab/>
        <w:t>Rte_IRead_TrqOvlSta_Per1_MinSecureVehicleSpeed_Kph_f32()</w:t>
      </w:r>
    </w:p>
    <w:p w:rsidR="003E313B" w:rsidRDefault="003E313B" w:rsidP="003E313B">
      <w:r>
        <w:t>APARequest_Cnt_T_lgc</w:t>
      </w:r>
      <w:r>
        <w:tab/>
      </w:r>
      <w:r>
        <w:tab/>
        <w:t>=</w:t>
      </w:r>
      <w:r>
        <w:tab/>
        <w:t>Rte_IRead_TrqOvlSta_Per1_APARequest_Cnt_lgc()</w:t>
      </w:r>
    </w:p>
    <w:p w:rsidR="003E313B" w:rsidRDefault="003E313B" w:rsidP="003E313B">
      <w:r>
        <w:t>APANonRecoverableFaults_Cnt_T_lgc</w:t>
      </w:r>
      <w:r>
        <w:tab/>
        <w:t xml:space="preserve">= </w:t>
      </w:r>
      <w:r>
        <w:tab/>
        <w:t>Rte_IRead_TrqOvlSta_Per1_APANonRecoverableFaults_Cnt_lgc()</w:t>
      </w:r>
    </w:p>
    <w:p w:rsidR="003E313B" w:rsidRDefault="003E313B" w:rsidP="003E313B">
      <w:r>
        <w:t>APARecoverableFaults_Cnt_T_lgc</w:t>
      </w:r>
      <w:r>
        <w:tab/>
        <w:t xml:space="preserve">= </w:t>
      </w:r>
      <w:r>
        <w:tab/>
        <w:t>Rte_IRead_TrqOvlSta_Per1_APARecoverableFaults_Cnt_lgc()</w:t>
      </w:r>
    </w:p>
    <w:p w:rsidR="003E313B" w:rsidRDefault="003E313B" w:rsidP="003E313B">
      <w:r>
        <w:t>HapticRequest_Cnt_T_lgc</w:t>
      </w:r>
      <w:r>
        <w:tab/>
      </w:r>
      <w:r>
        <w:tab/>
        <w:t xml:space="preserve">= </w:t>
      </w:r>
      <w:r>
        <w:tab/>
        <w:t>Rte_IRead_TrqOvlSta_Per1_HapticRequest_Cnt_lgc()</w:t>
      </w:r>
    </w:p>
    <w:p w:rsidR="003E313B" w:rsidRDefault="003E313B" w:rsidP="003E313B">
      <w:r>
        <w:t xml:space="preserve">ShiftLeverIsInReverse_Cnt_T_lgc = </w:t>
      </w:r>
      <w:r>
        <w:tab/>
        <w:t>Rte_IRead_TrqOvlSta_Per1_ShiftLeverIsInReverse_Cnt_lgc()</w:t>
      </w:r>
    </w:p>
    <w:p w:rsidR="003E313B" w:rsidRDefault="003E313B" w:rsidP="003E313B">
      <w:r>
        <w:t xml:space="preserve">HwTorque_HwNm_T_f32             = </w:t>
      </w:r>
      <w:r>
        <w:tab/>
        <w:t>Rte_IRead_TrqOvlSta_Per1_HwTorque_HwNm_f32()</w:t>
      </w:r>
    </w:p>
    <w:p w:rsidR="003E313B" w:rsidRDefault="003E313B" w:rsidP="003E313B">
      <w:r>
        <w:t xml:space="preserve">LKAFault_Cnt_T_lgc              = </w:t>
      </w:r>
      <w:r>
        <w:tab/>
        <w:t>Rte_IRead_TrqOvlSta_Per1_LKAFault_Cnt_lgc()</w:t>
      </w:r>
    </w:p>
    <w:p w:rsidR="003E313B" w:rsidRDefault="003E313B" w:rsidP="003E313B">
      <w:r>
        <w:t xml:space="preserve">LKAInhibit_Cnt_T_lgc            = </w:t>
      </w:r>
      <w:r>
        <w:tab/>
        <w:t>Rte_IRead_TrqOvlSta_Per1_LKAInhibit_Cnt_lgc()</w:t>
      </w:r>
    </w:p>
    <w:p w:rsidR="003E313B" w:rsidRDefault="003E313B" w:rsidP="003E313B">
      <w:r>
        <w:t xml:space="preserve">ESCRequest_Cnt_T_lgc            = </w:t>
      </w:r>
      <w:r>
        <w:tab/>
        <w:t>Rte_IRead_TrqOvlSta_Per1_ESCRequest_Cnt_lgc()</w:t>
      </w:r>
    </w:p>
    <w:p w:rsidR="003E313B" w:rsidRDefault="003E313B" w:rsidP="003E313B">
      <w:r>
        <w:t xml:space="preserve">ESCFault_Cnt_T_lgc              = </w:t>
      </w:r>
      <w:r>
        <w:tab/>
        <w:t>Rte_IRead_TrqOvlSta_Per1_ESCFault_Cnt_lgc()</w:t>
      </w:r>
    </w:p>
    <w:p w:rsidR="003E313B" w:rsidRDefault="003E313B" w:rsidP="003E313B">
      <w:r>
        <w:t>ESCIsLimited_Cnt_T_lgc</w:t>
      </w:r>
      <w:r>
        <w:tab/>
      </w:r>
      <w:r>
        <w:tab/>
        <w:t>=</w:t>
      </w:r>
      <w:r>
        <w:tab/>
        <w:t>Rte_IRead_TrqOvlSta_Per1_ESCIsLimited_Cnt_lgc()</w:t>
      </w:r>
    </w:p>
    <w:p w:rsidR="003E313B" w:rsidDel="00874D9A" w:rsidRDefault="003E313B" w:rsidP="003E313B">
      <w:pPr>
        <w:rPr>
          <w:del w:id="10" w:author="Windows User" w:date="2015-03-20T13:18:00Z"/>
        </w:rPr>
      </w:pPr>
      <w:del w:id="11" w:author="Windows User" w:date="2015-03-20T13:18:00Z">
        <w:r w:rsidDel="00874D9A">
          <w:delText>CWFound_Cnt_T_lgc</w:delText>
        </w:r>
        <w:r w:rsidDel="00874D9A">
          <w:tab/>
        </w:r>
        <w:r w:rsidDel="00874D9A">
          <w:tab/>
          <w:delText>=</w:delText>
        </w:r>
        <w:r w:rsidDel="00874D9A">
          <w:tab/>
          <w:delText>Rte_IRead_TrqOvlSta_Per1_CWFound_Cnt_lgc()</w:delText>
        </w:r>
      </w:del>
    </w:p>
    <w:p w:rsidR="003E313B" w:rsidDel="00874D9A" w:rsidRDefault="003E313B" w:rsidP="003E313B">
      <w:pPr>
        <w:rPr>
          <w:del w:id="12" w:author="Windows User" w:date="2015-03-20T13:18:00Z"/>
        </w:rPr>
      </w:pPr>
      <w:del w:id="13" w:author="Windows User" w:date="2015-03-20T13:18:00Z">
        <w:r w:rsidDel="00874D9A">
          <w:delText>CCWFound_Cnt_T_lgc</w:delText>
        </w:r>
        <w:r w:rsidDel="00874D9A">
          <w:tab/>
        </w:r>
        <w:r w:rsidDel="00874D9A">
          <w:tab/>
          <w:delText>=</w:delText>
        </w:r>
        <w:r w:rsidDel="00874D9A">
          <w:tab/>
          <w:delText>Rte_IRead_TrqOvlSta_Per1_CCWFound_Cnt_lgc()</w:delText>
        </w:r>
      </w:del>
    </w:p>
    <w:p w:rsidR="003E313B" w:rsidRDefault="003E313B" w:rsidP="003E313B">
      <w:r>
        <w:t>PosTrajHwAngle_HwDeg_T_f32</w:t>
      </w:r>
      <w:r>
        <w:tab/>
        <w:t>=</w:t>
      </w:r>
      <w:r>
        <w:tab/>
        <w:t>Rte_IRead_TrqOvlSta_Per1_PosTrajHwAngle_HwDeg_f32()</w:t>
      </w:r>
    </w:p>
    <w:p w:rsidR="003E313B" w:rsidRDefault="003E313B" w:rsidP="003E313B">
      <w:r>
        <w:t>SWARTrgtAngRequest_HwDeg_T_f32</w:t>
      </w:r>
      <w:r>
        <w:tab/>
        <w:t>=</w:t>
      </w:r>
      <w:r>
        <w:tab/>
        <w:t>Rte_IRead_TrqOvlSta_Per1_SWARTrgtAngRequest_HwDeg_f32()</w:t>
      </w:r>
    </w:p>
    <w:p w:rsidR="003E313B" w:rsidRDefault="003E313B" w:rsidP="003E313B">
      <w:r>
        <w:t>PosTrajEnable_Cnt_T_lgc</w:t>
      </w:r>
      <w:r>
        <w:tab/>
      </w:r>
      <w:r>
        <w:tab/>
        <w:t>=</w:t>
      </w:r>
      <w:r>
        <w:tab/>
        <w:t>Rte_IRead_TrqOvlSta_Per1_PosTrajEnable_Cnt_lgc()</w:t>
      </w:r>
    </w:p>
    <w:p w:rsidR="003E313B" w:rsidRDefault="003E313B" w:rsidP="003E313B">
      <w:r>
        <w:t>CWPosition_HwDeg_T_f32</w:t>
      </w:r>
      <w:r>
        <w:tab/>
      </w:r>
      <w:r>
        <w:tab/>
        <w:t>=</w:t>
      </w:r>
      <w:r>
        <w:tab/>
        <w:t>Rte_IRead_TrqOvlSta_Per1_CWPosition_HwDeg_f32()</w:t>
      </w:r>
    </w:p>
    <w:p w:rsidR="003E313B" w:rsidRDefault="003E313B" w:rsidP="003E313B">
      <w:r>
        <w:lastRenderedPageBreak/>
        <w:t>CCWPosition_HwDeg_T_f32</w:t>
      </w:r>
      <w:r>
        <w:tab/>
      </w:r>
      <w:r>
        <w:tab/>
        <w:t>=</w:t>
      </w:r>
      <w:r>
        <w:tab/>
        <w:t>Rte_IRead_TrqOvlSta_Per1_CCWPosition_HwDeg_f32()</w:t>
      </w:r>
    </w:p>
    <w:p w:rsidR="003E313B" w:rsidRDefault="003E313B" w:rsidP="003E313B">
      <w:r>
        <w:t>GMOSH_APAMfgEnable_Cnt_T_lgc</w:t>
      </w:r>
      <w:r>
        <w:tab/>
        <w:t>=</w:t>
      </w:r>
      <w:r>
        <w:tab/>
        <w:t>Rte_IRead_TrqOvlSta_Per1_GMOSH_APAMfgEnable_Cnt_lgc()</w:t>
      </w:r>
    </w:p>
    <w:p w:rsidR="003E313B" w:rsidRDefault="003E313B" w:rsidP="003E313B">
      <w:r>
        <w:t>GMOSH_LKAMfgEnable_Cnt_T_lgc</w:t>
      </w:r>
      <w:r>
        <w:tab/>
        <w:t>=</w:t>
      </w:r>
      <w:r>
        <w:tab/>
        <w:t>Rte_IRead_TrqOvlSta_Per1_GMOSH_LKAMfgEnable_Cnt_lgc()</w:t>
      </w:r>
    </w:p>
    <w:p w:rsidR="00C37973" w:rsidRDefault="003E313B" w:rsidP="003E313B">
      <w:r>
        <w:t>GMOSH_ESCMfgEnable_Cnt_T_lgc</w:t>
      </w:r>
      <w:r>
        <w:tab/>
        <w:t>=</w:t>
      </w:r>
      <w:r>
        <w:tab/>
        <w:t>Rte_IRead_TrqOvlSta_Per1_GMOSH_ESCMfgEnable_Cnt_lgc()</w:t>
      </w:r>
    </w:p>
    <w:p w:rsidR="00E65E92" w:rsidRPr="00E65E92" w:rsidRDefault="00AA26ED" w:rsidP="001E5411">
      <w:pPr>
        <w:pStyle w:val="Heading4"/>
      </w:pPr>
      <w:r>
        <w:lastRenderedPageBreak/>
        <w:tab/>
      </w:r>
      <w:r w:rsidR="005D3C52">
        <w:t>FLOW</w:t>
      </w:r>
    </w:p>
    <w:p w:rsidR="004A781C" w:rsidRDefault="00874D9A">
      <w:r>
        <w:object w:dxaOrig="11704" w:dyaOrig="16294">
          <v:shape id="_x0000_i1026" type="#_x0000_t75" style="width:423.55pt;height:540pt" o:ole="">
            <v:imagedata r:id="rId13" o:title=""/>
          </v:shape>
          <o:OLEObject Type="Embed" ProgID="Visio.Drawing.11" ShapeID="_x0000_i1026" DrawAspect="Content" ObjectID="_1488710722" r:id="rId14"/>
        </w:object>
      </w:r>
    </w:p>
    <w:p w:rsidR="00C3248D" w:rsidRDefault="00DE47E1">
      <w:r>
        <w:object w:dxaOrig="10689" w:dyaOrig="18663">
          <v:shape id="_x0000_i1027" type="#_x0000_t75" style="width:366.2pt;height:554.2pt" o:ole="">
            <v:imagedata r:id="rId15" o:title=""/>
          </v:shape>
          <o:OLEObject Type="Embed" ProgID="Visio.Drawing.11" ShapeID="_x0000_i1027" DrawAspect="Content" ObjectID="_1488710723" r:id="rId16"/>
        </w:object>
      </w:r>
    </w:p>
    <w:p w:rsidR="005D3C52" w:rsidRDefault="005D3C52"/>
    <w:p w:rsidR="005D3C52" w:rsidRPr="00E65E92" w:rsidRDefault="00A00C44" w:rsidP="00E65E92">
      <w:r>
        <w:object w:dxaOrig="11824" w:dyaOrig="22910">
          <v:shape id="_x0000_i1028" type="#_x0000_t75" style="width:312pt;height:514.2pt" o:ole="">
            <v:imagedata r:id="rId17" o:title=""/>
          </v:shape>
          <o:OLEObject Type="Embed" ProgID="Visio.Drawing.11" ShapeID="_x0000_i1028" DrawAspect="Content" ObjectID="_1488710724" r:id="rId18"/>
        </w:object>
      </w:r>
    </w:p>
    <w:p w:rsidR="005D3C52" w:rsidRDefault="001E5411">
      <w:r>
        <w:object w:dxaOrig="8730" w:dyaOrig="9804">
          <v:shape id="_x0000_i1029" type="#_x0000_t75" style="width:6in;height:484.45pt" o:ole="">
            <v:imagedata r:id="rId19" o:title=""/>
          </v:shape>
          <o:OLEObject Type="Embed" ProgID="Visio.Drawing.11" ShapeID="_x0000_i1029" DrawAspect="Content" ObjectID="_1488710725" r:id="rId20"/>
        </w:object>
      </w:r>
    </w:p>
    <w:p w:rsidR="00533E94" w:rsidRDefault="00E35A02">
      <w:r>
        <w:object w:dxaOrig="8397" w:dyaOrig="8004">
          <v:shape id="_x0000_i1030" type="#_x0000_t75" style="width:419.1pt;height:400.9pt" o:ole="">
            <v:imagedata r:id="rId21" o:title=""/>
          </v:shape>
          <o:OLEObject Type="Embed" ProgID="Visio.Drawing.11" ShapeID="_x0000_i1030" DrawAspect="Content" ObjectID="_1488710726" r:id="rId22"/>
        </w:object>
      </w:r>
    </w:p>
    <w:p w:rsidR="00533E94" w:rsidRDefault="007613D7">
      <w:r>
        <w:object w:dxaOrig="8730" w:dyaOrig="9804">
          <v:shape id="_x0000_i1031" type="#_x0000_t75" style="width:6in;height:484.45pt" o:ole="">
            <v:imagedata r:id="rId23" o:title=""/>
          </v:shape>
          <o:OLEObject Type="Embed" ProgID="Visio.Drawing.11" ShapeID="_x0000_i1031" DrawAspect="Content" ObjectID="_1488710727" r:id="rId24"/>
        </w:object>
      </w:r>
    </w:p>
    <w:p w:rsidR="00B04834" w:rsidRDefault="00B04834"/>
    <w:p w:rsidR="00B04834" w:rsidRDefault="00B04834"/>
    <w:p w:rsidR="00B04834" w:rsidRDefault="00B04834"/>
    <w:p w:rsidR="00B04834" w:rsidRDefault="00A00C44" w:rsidP="00B04834">
      <w:r>
        <w:object w:dxaOrig="8730" w:dyaOrig="9804">
          <v:shape id="_x0000_i1032" type="#_x0000_t75" style="width:6in;height:484.45pt" o:ole="">
            <v:imagedata r:id="rId25" o:title=""/>
          </v:shape>
          <o:OLEObject Type="Embed" ProgID="Visio.Drawing.11" ShapeID="_x0000_i1032" DrawAspect="Content" ObjectID="_1488710728" r:id="rId26"/>
        </w:object>
      </w:r>
    </w:p>
    <w:p w:rsidR="00B04834" w:rsidRDefault="00A00C44" w:rsidP="00B04834">
      <w:r>
        <w:object w:dxaOrig="8398" w:dyaOrig="8004">
          <v:shape id="_x0000_i1033" type="#_x0000_t75" style="width:418.65pt;height:400.9pt" o:ole="">
            <v:imagedata r:id="rId27" o:title=""/>
          </v:shape>
          <o:OLEObject Type="Embed" ProgID="Visio.Drawing.11" ShapeID="_x0000_i1033" DrawAspect="Content" ObjectID="_1488710729" r:id="rId28"/>
        </w:object>
      </w:r>
    </w:p>
    <w:p w:rsidR="00B266B2" w:rsidRDefault="00A00C44" w:rsidP="00B04834">
      <w:r>
        <w:object w:dxaOrig="8730" w:dyaOrig="9804">
          <v:shape id="_x0000_i1034" type="#_x0000_t75" style="width:6in;height:484.45pt" o:ole="">
            <v:imagedata r:id="rId29" o:title=""/>
          </v:shape>
          <o:OLEObject Type="Embed" ProgID="Visio.Drawing.11" ShapeID="_x0000_i1034" DrawAspect="Content" ObjectID="_1488710730" r:id="rId30"/>
        </w:object>
      </w:r>
    </w:p>
    <w:p w:rsidR="00B04834" w:rsidRDefault="00A00C44">
      <w:ins w:id="14" w:author="Windows User" w:date="2015-03-20T15:55:00Z">
        <w:r>
          <w:object w:dxaOrig="8730" w:dyaOrig="9804">
            <v:shape id="_x0000_i1035" type="#_x0000_t75" style="width:6in;height:184.45pt" o:ole="">
              <v:imagedata r:id="rId31" o:title="" croptop="10661f" cropbottom="29956f"/>
            </v:shape>
            <o:OLEObject Type="Embed" ProgID="Visio.Drawing.11" ShapeID="_x0000_i1035" DrawAspect="Content" ObjectID="_1488710731" r:id="rId32"/>
          </w:object>
        </w:r>
      </w:ins>
    </w:p>
    <w:p w:rsidR="00A35273" w:rsidRDefault="00322C21">
      <w:r>
        <w:object w:dxaOrig="8730" w:dyaOrig="9804">
          <v:shape id="_x0000_i1036" type="#_x0000_t75" style="width:6in;height:484.45pt" o:ole="">
            <v:imagedata r:id="rId33" o:title=""/>
          </v:shape>
          <o:OLEObject Type="Embed" ProgID="Visio.Drawing.11" ShapeID="_x0000_i1036" DrawAspect="Content" ObjectID="_1488710732" r:id="rId34"/>
        </w:object>
      </w:r>
      <w:r>
        <w:object w:dxaOrig="15515" w:dyaOrig="24778">
          <v:shape id="_x0000_i1037" type="#_x0000_t75" style="width:405.8pt;height:592pt" o:ole="">
            <v:imagedata r:id="rId35" o:title=""/>
          </v:shape>
          <o:OLEObject Type="Embed" ProgID="Visio.Drawing.11" ShapeID="_x0000_i1037" DrawAspect="Content" ObjectID="_1488710733" r:id="rId36"/>
        </w:object>
      </w:r>
    </w:p>
    <w:p w:rsidR="00A35273" w:rsidRDefault="00322C21">
      <w:r>
        <w:object w:dxaOrig="8487" w:dyaOrig="6024">
          <v:shape id="_x0000_i1038" type="#_x0000_t75" style="width:424.45pt;height:301.8pt" o:ole="">
            <v:imagedata r:id="rId37" o:title=""/>
          </v:shape>
          <o:OLEObject Type="Embed" ProgID="Visio.Drawing.11" ShapeID="_x0000_i1038" DrawAspect="Content" ObjectID="_1488710734" r:id="rId38"/>
        </w:object>
      </w:r>
    </w:p>
    <w:p w:rsidR="00110B6C" w:rsidRDefault="00110B6C"/>
    <w:p w:rsidR="00DD509C" w:rsidRDefault="001E5411">
      <w:r>
        <w:object w:dxaOrig="9360" w:dyaOrig="12903">
          <v:shape id="_x0000_i1039" type="#_x0000_t75" style="width:463.1pt;height:637.35pt" o:ole="">
            <v:imagedata r:id="rId39" o:title=""/>
          </v:shape>
          <o:OLEObject Type="Embed" ProgID="Visio.Drawing.11" ShapeID="_x0000_i1039" DrawAspect="Content" ObjectID="_1488710735" r:id="rId40"/>
        </w:object>
      </w:r>
    </w:p>
    <w:p w:rsidR="00DD509C" w:rsidRDefault="00DD509C"/>
    <w:p w:rsidR="004A781C" w:rsidRDefault="004A781C">
      <w:pPr>
        <w:pStyle w:val="Heading4"/>
      </w:pPr>
      <w:r>
        <w:t>Store Local copy of outputs into Module Outputs</w:t>
      </w:r>
    </w:p>
    <w:p w:rsidR="00AA26ED" w:rsidRDefault="00AA26ED" w:rsidP="00AA26ED"/>
    <w:p w:rsidR="003C6096" w:rsidRDefault="003C6096" w:rsidP="003C6096">
      <w:pPr>
        <w:autoSpaceDE w:val="0"/>
        <w:autoSpaceDN w:val="0"/>
        <w:adjustRightInd w:val="0"/>
        <w:spacing w:after="0"/>
        <w:rPr>
          <w:rFonts w:ascii="Consolas" w:hAnsi="Consolas" w:cs="Consolas"/>
        </w:rPr>
      </w:pPr>
      <w:r>
        <w:rPr>
          <w:rFonts w:ascii="Consolas" w:hAnsi="Consolas" w:cs="Consolas"/>
          <w:color w:val="000000"/>
        </w:rPr>
        <w:t>Rte_IWrite_TrqOvlSta_Per1_APADrvrInterventionDetected_Cnt_lgc(APAIntervention_Cnt_T_lgc );</w:t>
      </w:r>
    </w:p>
    <w:p w:rsidR="003C6096" w:rsidRDefault="003C6096" w:rsidP="003C6096">
      <w:pPr>
        <w:autoSpaceDE w:val="0"/>
        <w:autoSpaceDN w:val="0"/>
        <w:adjustRightInd w:val="0"/>
        <w:spacing w:after="0"/>
        <w:rPr>
          <w:rFonts w:ascii="Consolas" w:hAnsi="Consolas" w:cs="Consolas"/>
        </w:rPr>
      </w:pPr>
      <w:r>
        <w:rPr>
          <w:rFonts w:ascii="Consolas" w:hAnsi="Consolas" w:cs="Consolas"/>
          <w:color w:val="000000"/>
        </w:rPr>
        <w:t>Rte_IWrite_TrqOvlSta_Per1_APAState_State_enum(TrqOvlSta_APAState_State_M_enum );</w:t>
      </w:r>
    </w:p>
    <w:p w:rsidR="003C6096" w:rsidRDefault="003C6096" w:rsidP="003C6096">
      <w:pPr>
        <w:autoSpaceDE w:val="0"/>
        <w:autoSpaceDN w:val="0"/>
        <w:adjustRightInd w:val="0"/>
        <w:spacing w:after="0"/>
        <w:rPr>
          <w:rFonts w:ascii="Consolas" w:hAnsi="Consolas" w:cs="Consolas"/>
        </w:rPr>
      </w:pPr>
      <w:r>
        <w:rPr>
          <w:rFonts w:ascii="Consolas" w:hAnsi="Consolas" w:cs="Consolas"/>
          <w:color w:val="000000"/>
        </w:rPr>
        <w:t>Rte_IWrite_TrqOvlSta_Per1_GMOSHOscillateState_State_enum(TrqOvlSta_HapticState_State_M_enum );</w:t>
      </w:r>
    </w:p>
    <w:p w:rsidR="003C6096" w:rsidRDefault="003C6096" w:rsidP="003C6096">
      <w:pPr>
        <w:autoSpaceDE w:val="0"/>
        <w:autoSpaceDN w:val="0"/>
        <w:adjustRightInd w:val="0"/>
        <w:spacing w:after="0"/>
        <w:rPr>
          <w:rFonts w:ascii="Consolas" w:hAnsi="Consolas" w:cs="Consolas"/>
          <w:color w:val="000000"/>
        </w:rPr>
      </w:pPr>
      <w:r>
        <w:rPr>
          <w:rFonts w:ascii="Consolas" w:hAnsi="Consolas" w:cs="Consolas"/>
          <w:color w:val="000000"/>
        </w:rPr>
        <w:t>Rte_IWrite_TrqOvlSta_Per1_LKAState_State_enum(TrqOvlSta_LKAState_State_M_enum);</w:t>
      </w:r>
    </w:p>
    <w:p w:rsidR="00DC713A" w:rsidRDefault="00DC713A" w:rsidP="003C6096">
      <w:pPr>
        <w:autoSpaceDE w:val="0"/>
        <w:autoSpaceDN w:val="0"/>
        <w:adjustRightInd w:val="0"/>
        <w:spacing w:after="0"/>
        <w:rPr>
          <w:rFonts w:ascii="Consolas" w:hAnsi="Consolas" w:cs="Consolas"/>
        </w:rPr>
      </w:pPr>
      <w:r w:rsidRPr="00DC713A">
        <w:rPr>
          <w:rFonts w:ascii="Consolas" w:hAnsi="Consolas" w:cs="Consolas"/>
        </w:rPr>
        <w:t>Rte_IWrite_TrqOvlSta_Per1_ESCState_State_enum(TrqOvlSta_ESCState_State_M_enum);</w:t>
      </w:r>
    </w:p>
    <w:p w:rsidR="003C6096" w:rsidRDefault="003C6096" w:rsidP="003C6096">
      <w:pPr>
        <w:autoSpaceDE w:val="0"/>
        <w:autoSpaceDN w:val="0"/>
        <w:adjustRightInd w:val="0"/>
        <w:spacing w:after="0"/>
        <w:rPr>
          <w:rFonts w:ascii="Consolas" w:hAnsi="Consolas" w:cs="Consolas"/>
        </w:rPr>
      </w:pPr>
      <w:r>
        <w:rPr>
          <w:rFonts w:ascii="Consolas" w:hAnsi="Consolas" w:cs="Consolas"/>
          <w:color w:val="000000"/>
        </w:rPr>
        <w:t>Rte_IWrite_TrqOvlSta_Per1_PosServEnable_Cnt_lgc(PosEnable_Cnt_T_lgc );</w:t>
      </w:r>
    </w:p>
    <w:p w:rsidR="003C6096" w:rsidRDefault="003C6096" w:rsidP="003C6096">
      <w:pPr>
        <w:autoSpaceDE w:val="0"/>
        <w:autoSpaceDN w:val="0"/>
        <w:adjustRightInd w:val="0"/>
        <w:spacing w:after="0"/>
        <w:rPr>
          <w:rFonts w:ascii="Consolas" w:hAnsi="Consolas" w:cs="Consolas"/>
        </w:rPr>
      </w:pPr>
      <w:r>
        <w:rPr>
          <w:rFonts w:ascii="Consolas" w:hAnsi="Consolas" w:cs="Consolas"/>
          <w:color w:val="000000"/>
        </w:rPr>
        <w:t>Rte_IWrite_TrqOvlSta_Per1_TrqOscAmp_MtrNm_f32(k_HapticAmplitude_MtrNm_f32 );</w:t>
      </w:r>
    </w:p>
    <w:p w:rsidR="003C6096" w:rsidRDefault="003C6096" w:rsidP="003C6096">
      <w:pPr>
        <w:autoSpaceDE w:val="0"/>
        <w:autoSpaceDN w:val="0"/>
        <w:adjustRightInd w:val="0"/>
        <w:spacing w:after="0"/>
        <w:rPr>
          <w:rFonts w:ascii="Consolas" w:hAnsi="Consolas" w:cs="Consolas"/>
        </w:rPr>
      </w:pPr>
      <w:r>
        <w:rPr>
          <w:rFonts w:ascii="Consolas" w:hAnsi="Consolas" w:cs="Consolas"/>
          <w:color w:val="000000"/>
        </w:rPr>
        <w:t xml:space="preserve"> Rte_IWrite_TrqOvlSta_Per1_TrqOscEnable_Cnt_lgc(TrqOscEnable_Cnt_T_lgc);</w:t>
      </w:r>
    </w:p>
    <w:p w:rsidR="00DC713A" w:rsidRPr="003C6096" w:rsidRDefault="00DC713A" w:rsidP="003C6096">
      <w:pPr>
        <w:autoSpaceDE w:val="0"/>
        <w:autoSpaceDN w:val="0"/>
        <w:adjustRightInd w:val="0"/>
        <w:spacing w:after="0"/>
        <w:rPr>
          <w:rFonts w:ascii="Consolas" w:hAnsi="Consolas" w:cs="Consolas"/>
        </w:rPr>
      </w:pPr>
      <w:r w:rsidRPr="00DC713A">
        <w:rPr>
          <w:rFonts w:ascii="Consolas" w:hAnsi="Consolas" w:cs="Consolas"/>
          <w:color w:val="000000"/>
        </w:rPr>
        <w:t>Rte_IWrite_TrqOvlSta_Per1_TrqOscFreq_Hz_f32(k_HapticFreq_Hz_f32);</w:t>
      </w:r>
      <w:r w:rsidRPr="00DC713A">
        <w:rPr>
          <w:rFonts w:ascii="Consolas" w:hAnsi="Consolas" w:cs="Consolas"/>
        </w:rPr>
        <w:t>Rte_IWrite_TrqOvlSta_Per1_PosSrvoHwAngle_HwDeg_f32(</w:t>
      </w:r>
      <w:r w:rsidR="00712EEB">
        <w:rPr>
          <w:rFonts w:ascii="Consolas" w:hAnsi="Consolas" w:cs="Consolas"/>
        </w:rPr>
        <w:t>TrqOvlSta_</w:t>
      </w:r>
      <w:r w:rsidR="00712EEB" w:rsidRPr="00DC713A">
        <w:rPr>
          <w:rFonts w:ascii="Consolas" w:hAnsi="Consolas" w:cs="Consolas"/>
        </w:rPr>
        <w:t>PosSrvoHwAngle_HwDeg_</w:t>
      </w:r>
      <w:r w:rsidR="00712EEB">
        <w:rPr>
          <w:rFonts w:ascii="Consolas" w:hAnsi="Consolas" w:cs="Consolas"/>
        </w:rPr>
        <w:t>M</w:t>
      </w:r>
      <w:r w:rsidR="00712EEB" w:rsidRPr="00DC713A">
        <w:rPr>
          <w:rFonts w:ascii="Consolas" w:hAnsi="Consolas" w:cs="Consolas"/>
        </w:rPr>
        <w:t>_f32</w:t>
      </w:r>
      <w:r w:rsidRPr="00DC713A">
        <w:rPr>
          <w:rFonts w:ascii="Consolas" w:hAnsi="Consolas" w:cs="Consolas"/>
        </w:rPr>
        <w:t>);</w:t>
      </w:r>
    </w:p>
    <w:p w:rsidR="004A781C" w:rsidRDefault="004A781C">
      <w:pPr>
        <w:pStyle w:val="Heading4"/>
      </w:pPr>
      <w:r>
        <w:t>Program Flow End</w:t>
      </w:r>
    </w:p>
    <w:p w:rsidR="004A781C" w:rsidRDefault="00B0395D" w:rsidP="00A45B1A">
      <w:pPr>
        <w:pStyle w:val="Heading3"/>
        <w:numPr>
          <w:ilvl w:val="0"/>
          <w:numId w:val="0"/>
        </w:numPr>
        <w:ind w:left="720"/>
      </w:pPr>
      <w:r w:rsidRPr="00A45B1A">
        <w:rPr>
          <w:rFonts w:ascii="Consolas" w:hAnsi="Consolas" w:cs="Consolas"/>
          <w:b w:val="0"/>
          <w:color w:val="000000"/>
          <w:sz w:val="20"/>
        </w:rPr>
        <w:t>Rte_Call_</w:t>
      </w:r>
      <w:r w:rsidR="00AB52A3" w:rsidRPr="00A45B1A">
        <w:rPr>
          <w:rFonts w:ascii="Consolas" w:hAnsi="Consolas" w:cs="Consolas"/>
          <w:b w:val="0"/>
          <w:color w:val="000000"/>
          <w:sz w:val="20"/>
        </w:rPr>
        <w:t>TrqOvlSta</w:t>
      </w:r>
      <w:r w:rsidRPr="00A45B1A">
        <w:rPr>
          <w:rFonts w:ascii="Consolas" w:hAnsi="Consolas" w:cs="Consolas"/>
          <w:b w:val="0"/>
          <w:color w:val="000000"/>
          <w:sz w:val="20"/>
        </w:rPr>
        <w:t>_Per1_CP1_CheckpointReached()</w:t>
      </w:r>
      <w:r w:rsidR="004A781C">
        <w:br w:type="page"/>
      </w:r>
    </w:p>
    <w:p w:rsidR="00A45B1A" w:rsidRDefault="00A45B1A" w:rsidP="00A45B1A">
      <w:pPr>
        <w:pStyle w:val="Heading2"/>
      </w:pPr>
      <w:r>
        <w:lastRenderedPageBreak/>
        <w:t>Fault Recovery Functions</w:t>
      </w:r>
    </w:p>
    <w:p w:rsidR="00A45B1A" w:rsidRDefault="00A45B1A" w:rsidP="00A45B1A">
      <w:r>
        <w:t>None</w:t>
      </w:r>
    </w:p>
    <w:p w:rsidR="004A781C" w:rsidRDefault="004A781C">
      <w:pPr>
        <w:pStyle w:val="Heading2"/>
      </w:pPr>
      <w:r>
        <w:br w:type="page"/>
      </w:r>
      <w:r>
        <w:lastRenderedPageBreak/>
        <w:t>Shutdown Functions</w:t>
      </w:r>
    </w:p>
    <w:p w:rsidR="004A781C" w:rsidRDefault="00C37973">
      <w:r>
        <w:t>None</w:t>
      </w:r>
    </w:p>
    <w:p w:rsidR="004A781C" w:rsidRDefault="004A781C">
      <w:pPr>
        <w:pStyle w:val="Heading2"/>
      </w:pPr>
      <w:r>
        <w:br w:type="page"/>
      </w:r>
      <w:r>
        <w:lastRenderedPageBreak/>
        <w:t>Interrupt Functions</w:t>
      </w:r>
    </w:p>
    <w:p w:rsidR="004A781C" w:rsidRDefault="00C37973">
      <w:r>
        <w:t>None</w:t>
      </w:r>
    </w:p>
    <w:p w:rsidR="004A781C" w:rsidRDefault="004A781C">
      <w:pPr>
        <w:pStyle w:val="Heading2"/>
      </w:pPr>
      <w:r>
        <w:br w:type="page"/>
      </w:r>
      <w:r>
        <w:lastRenderedPageBreak/>
        <w:t>Serial Communication Functions</w:t>
      </w:r>
    </w:p>
    <w:p w:rsidR="004A781C" w:rsidRDefault="00C37973">
      <w:r>
        <w:t>None</w:t>
      </w:r>
    </w:p>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Sequence of the Module</w:t>
      </w:r>
    </w:p>
    <w:p w:rsidR="004A781C" w:rsidRDefault="004A781C">
      <w:r>
        <w:t>(Describe in words relevant details about the execution sequence of the different sub modules.)</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AB52A3" w:rsidP="00F957FA">
            <w:pPr>
              <w:spacing w:before="60"/>
              <w:rPr>
                <w:rFonts w:ascii="Arial" w:hAnsi="Arial" w:cs="Arial"/>
                <w:sz w:val="16"/>
                <w:szCs w:val="16"/>
              </w:rPr>
            </w:pPr>
            <w:r>
              <w:rPr>
                <w:rFonts w:ascii="Arial" w:hAnsi="Arial" w:cs="Arial"/>
                <w:sz w:val="16"/>
                <w:szCs w:val="16"/>
              </w:rPr>
              <w:t>TrqOvlSta</w:t>
            </w:r>
            <w:r w:rsidR="00C37973" w:rsidRPr="00C37973">
              <w:rPr>
                <w:rFonts w:ascii="Arial" w:hAnsi="Arial" w:cs="Arial"/>
                <w:sz w:val="16"/>
                <w:szCs w:val="16"/>
              </w:rPr>
              <w:t>_Per1</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C37973" w:rsidP="00F957FA">
            <w:pPr>
              <w:spacing w:before="60"/>
              <w:rPr>
                <w:rFonts w:ascii="Arial" w:hAnsi="Arial" w:cs="Arial"/>
                <w:sz w:val="16"/>
                <w:szCs w:val="16"/>
              </w:rPr>
            </w:pPr>
            <w:r>
              <w:rPr>
                <w:rFonts w:ascii="Arial" w:hAnsi="Arial" w:cs="Arial"/>
                <w:sz w:val="16"/>
                <w:szCs w:val="16"/>
              </w:rPr>
              <w:t>2ms</w:t>
            </w: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C37973" w:rsidP="00F957FA">
            <w:pPr>
              <w:spacing w:before="60"/>
              <w:rPr>
                <w:rFonts w:ascii="Arial" w:hAnsi="Arial" w:cs="Arial"/>
                <w:sz w:val="16"/>
                <w:szCs w:val="16"/>
              </w:rPr>
            </w:pPr>
            <w:r>
              <w:rPr>
                <w:rFonts w:ascii="Arial" w:hAnsi="Arial" w:cs="Arial"/>
                <w:sz w:val="16"/>
                <w:szCs w:val="16"/>
              </w:rPr>
              <w:t>ALL</w:t>
            </w:r>
          </w:p>
        </w:tc>
      </w:tr>
      <w:tr w:rsidR="00C37973" w:rsidRPr="00381542" w:rsidTr="00B54697">
        <w:tc>
          <w:tcPr>
            <w:tcW w:w="3168" w:type="dxa"/>
            <w:tcBorders>
              <w:top w:val="single" w:sz="6" w:space="0" w:color="auto"/>
              <w:left w:val="single" w:sz="6" w:space="0" w:color="auto"/>
              <w:bottom w:val="single" w:sz="6" w:space="0" w:color="auto"/>
              <w:right w:val="single" w:sz="6" w:space="0" w:color="auto"/>
            </w:tcBorders>
          </w:tcPr>
          <w:p w:rsidR="00C37973" w:rsidRPr="00C37973" w:rsidRDefault="00AB52A3" w:rsidP="00F957FA">
            <w:pPr>
              <w:spacing w:before="60"/>
              <w:rPr>
                <w:rFonts w:ascii="Arial" w:hAnsi="Arial" w:cs="Arial"/>
                <w:sz w:val="16"/>
                <w:szCs w:val="16"/>
              </w:rPr>
            </w:pPr>
            <w:r>
              <w:rPr>
                <w:rFonts w:ascii="Arial" w:hAnsi="Arial" w:cs="Arial"/>
                <w:sz w:val="16"/>
                <w:szCs w:val="16"/>
              </w:rPr>
              <w:t>TrqOvlSta</w:t>
            </w:r>
            <w:r w:rsidR="00C37973" w:rsidRPr="00C37973">
              <w:rPr>
                <w:rFonts w:ascii="Arial" w:hAnsi="Arial" w:cs="Arial"/>
                <w:sz w:val="16"/>
                <w:szCs w:val="16"/>
              </w:rPr>
              <w:t>_Init</w:t>
            </w:r>
          </w:p>
        </w:tc>
        <w:tc>
          <w:tcPr>
            <w:tcW w:w="2070" w:type="dxa"/>
            <w:tcBorders>
              <w:top w:val="single" w:sz="6" w:space="0" w:color="auto"/>
              <w:left w:val="single" w:sz="6" w:space="0" w:color="auto"/>
              <w:bottom w:val="single" w:sz="6" w:space="0" w:color="auto"/>
              <w:right w:val="single" w:sz="6" w:space="0" w:color="auto"/>
            </w:tcBorders>
          </w:tcPr>
          <w:p w:rsidR="00C37973" w:rsidRPr="00381542" w:rsidRDefault="00C37973" w:rsidP="00F957FA">
            <w:pPr>
              <w:spacing w:before="60"/>
              <w:rPr>
                <w:rFonts w:ascii="Arial" w:hAnsi="Arial" w:cs="Arial"/>
                <w:sz w:val="16"/>
                <w:szCs w:val="16"/>
              </w:rPr>
            </w:pPr>
            <w:r>
              <w:rPr>
                <w:rFonts w:ascii="Arial" w:hAnsi="Arial" w:cs="Arial"/>
                <w:sz w:val="16"/>
                <w:szCs w:val="16"/>
              </w:rPr>
              <w:t>ECU startup</w:t>
            </w:r>
          </w:p>
        </w:tc>
        <w:tc>
          <w:tcPr>
            <w:tcW w:w="3690" w:type="dxa"/>
            <w:tcBorders>
              <w:top w:val="single" w:sz="6" w:space="0" w:color="auto"/>
              <w:left w:val="single" w:sz="6" w:space="0" w:color="auto"/>
              <w:bottom w:val="single" w:sz="6" w:space="0" w:color="auto"/>
              <w:right w:val="single" w:sz="6" w:space="0" w:color="auto"/>
            </w:tcBorders>
          </w:tcPr>
          <w:p w:rsidR="00C37973" w:rsidRPr="00381542" w:rsidRDefault="00C37973" w:rsidP="00F957FA">
            <w:pPr>
              <w:spacing w:before="60"/>
              <w:rPr>
                <w:rFonts w:ascii="Arial" w:hAnsi="Arial" w:cs="Arial"/>
                <w:sz w:val="16"/>
                <w:szCs w:val="16"/>
              </w:rPr>
            </w:pPr>
            <w:r>
              <w:rPr>
                <w:rFonts w:ascii="Arial" w:hAnsi="Arial" w:cs="Arial"/>
                <w:sz w:val="16"/>
                <w:szCs w:val="16"/>
              </w:rPr>
              <w:t>ALL</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Sub-Module called by (Serial Comm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FB2942" w:rsidP="00F957FA">
            <w:pPr>
              <w:spacing w:before="60"/>
              <w:rPr>
                <w:rFonts w:ascii="Arial" w:hAnsi="Arial" w:cs="Arial"/>
                <w:sz w:val="16"/>
              </w:rPr>
            </w:pPr>
            <w:r>
              <w:rPr>
                <w:rFonts w:ascii="Arial" w:hAnsi="Arial" w:cs="Arial"/>
                <w:sz w:val="16"/>
                <w:szCs w:val="16"/>
              </w:rPr>
              <w:t>&lt;None&gt;</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C37973" w:rsidTr="00BF364D">
        <w:tc>
          <w:tcPr>
            <w:tcW w:w="4464" w:type="dxa"/>
            <w:tcBorders>
              <w:top w:val="single" w:sz="6" w:space="0" w:color="auto"/>
              <w:left w:val="single" w:sz="6" w:space="0" w:color="auto"/>
              <w:bottom w:val="single" w:sz="6" w:space="0" w:color="auto"/>
              <w:right w:val="single" w:sz="6" w:space="0" w:color="auto"/>
            </w:tcBorders>
          </w:tcPr>
          <w:p w:rsidR="00C37973" w:rsidRPr="00381542" w:rsidRDefault="00AB52A3" w:rsidP="00EF7A08">
            <w:pPr>
              <w:spacing w:before="60"/>
              <w:rPr>
                <w:rFonts w:ascii="Arial" w:hAnsi="Arial" w:cs="Arial"/>
                <w:sz w:val="16"/>
                <w:szCs w:val="16"/>
              </w:rPr>
            </w:pPr>
            <w:r>
              <w:rPr>
                <w:rFonts w:ascii="Arial" w:hAnsi="Arial" w:cs="Arial"/>
                <w:sz w:val="16"/>
                <w:szCs w:val="16"/>
              </w:rPr>
              <w:t>TrqOvlSta</w:t>
            </w:r>
            <w:r w:rsidR="00C37973" w:rsidRPr="00C37973">
              <w:rPr>
                <w:rFonts w:ascii="Arial" w:hAnsi="Arial" w:cs="Arial"/>
                <w:sz w:val="16"/>
                <w:szCs w:val="16"/>
              </w:rPr>
              <w:t>_Per1</w:t>
            </w:r>
          </w:p>
        </w:tc>
        <w:tc>
          <w:tcPr>
            <w:tcW w:w="4464" w:type="dxa"/>
            <w:tcBorders>
              <w:top w:val="single" w:sz="6" w:space="0" w:color="auto"/>
              <w:left w:val="single" w:sz="6" w:space="0" w:color="auto"/>
              <w:bottom w:val="single" w:sz="6" w:space="0" w:color="auto"/>
              <w:right w:val="single" w:sz="6" w:space="0" w:color="auto"/>
            </w:tcBorders>
          </w:tcPr>
          <w:p w:rsidR="00C37973" w:rsidRDefault="00C37973">
            <w:r w:rsidRPr="00407136">
              <w:t>RTE_START_SEC_AP_</w:t>
            </w:r>
            <w:r w:rsidR="00AB52A3">
              <w:t>TRQOVLSTA</w:t>
            </w:r>
            <w:r w:rsidRPr="00407136">
              <w:t>_APPL_CODE</w:t>
            </w:r>
          </w:p>
        </w:tc>
      </w:tr>
      <w:tr w:rsidR="00C37973" w:rsidTr="00BF364D">
        <w:tc>
          <w:tcPr>
            <w:tcW w:w="4464" w:type="dxa"/>
            <w:tcBorders>
              <w:top w:val="single" w:sz="6" w:space="0" w:color="auto"/>
              <w:left w:val="single" w:sz="6" w:space="0" w:color="auto"/>
              <w:bottom w:val="single" w:sz="6" w:space="0" w:color="auto"/>
              <w:right w:val="single" w:sz="6" w:space="0" w:color="auto"/>
            </w:tcBorders>
          </w:tcPr>
          <w:p w:rsidR="00C37973" w:rsidRPr="00C37973" w:rsidRDefault="00AB52A3" w:rsidP="00EF7A08">
            <w:pPr>
              <w:spacing w:before="60"/>
              <w:rPr>
                <w:rFonts w:ascii="Arial" w:hAnsi="Arial" w:cs="Arial"/>
                <w:sz w:val="16"/>
                <w:szCs w:val="16"/>
              </w:rPr>
            </w:pPr>
            <w:r>
              <w:rPr>
                <w:rFonts w:ascii="Arial" w:hAnsi="Arial" w:cs="Arial"/>
                <w:sz w:val="16"/>
                <w:szCs w:val="16"/>
              </w:rPr>
              <w:t>TrqOvlSta</w:t>
            </w:r>
            <w:r w:rsidR="00C37973" w:rsidRPr="00C37973">
              <w:rPr>
                <w:rFonts w:ascii="Arial" w:hAnsi="Arial" w:cs="Arial"/>
                <w:sz w:val="16"/>
                <w:szCs w:val="16"/>
              </w:rPr>
              <w:t>_Init</w:t>
            </w:r>
          </w:p>
        </w:tc>
        <w:tc>
          <w:tcPr>
            <w:tcW w:w="4464" w:type="dxa"/>
            <w:tcBorders>
              <w:top w:val="single" w:sz="6" w:space="0" w:color="auto"/>
              <w:left w:val="single" w:sz="6" w:space="0" w:color="auto"/>
              <w:bottom w:val="single" w:sz="6" w:space="0" w:color="auto"/>
              <w:right w:val="single" w:sz="6" w:space="0" w:color="auto"/>
            </w:tcBorders>
          </w:tcPr>
          <w:p w:rsidR="00C37973" w:rsidRDefault="00C37973">
            <w:r w:rsidRPr="00407136">
              <w:t>RTE_START_SEC_AP_</w:t>
            </w:r>
            <w:r w:rsidR="00AB52A3">
              <w:t>TRQOVLSTA</w:t>
            </w:r>
            <w:r w:rsidRPr="00407136">
              <w:t>_APPL_CODE</w:t>
            </w:r>
          </w:p>
        </w:tc>
      </w:tr>
    </w:tbl>
    <w:p w:rsidR="00BF364D"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Known Issues / Limitations With Design</w:t>
      </w:r>
    </w:p>
    <w:p w:rsidR="004A781C" w:rsidRDefault="00C37973">
      <w:pPr>
        <w:numPr>
          <w:ilvl w:val="0"/>
          <w:numId w:val="6"/>
        </w:numPr>
      </w:pPr>
      <w:r>
        <w:t>Local Macros are not unit tested.</w:t>
      </w:r>
    </w:p>
    <w:p w:rsidR="00030593" w:rsidRDefault="00030593">
      <w:pPr>
        <w:numPr>
          <w:ilvl w:val="0"/>
          <w:numId w:val="6"/>
        </w:numPr>
      </w:pPr>
      <w:r>
        <w:t xml:space="preserve">Cyclomatic complexity </w:t>
      </w:r>
      <w:r w:rsidR="00F370E8">
        <w:t xml:space="preserve">(73) </w:t>
      </w:r>
      <w:r>
        <w:t xml:space="preserve">is more than the suggested value of </w:t>
      </w:r>
      <w:r w:rsidR="00587D11">
        <w:t xml:space="preserve">coding </w:t>
      </w:r>
      <w:r>
        <w:t>guidelines</w:t>
      </w:r>
      <w:r w:rsidR="00587D11">
        <w:t xml:space="preserve"> (15)</w:t>
      </w:r>
    </w:p>
    <w:p w:rsidR="00030593" w:rsidRDefault="00030593">
      <w:pPr>
        <w:numPr>
          <w:ilvl w:val="0"/>
          <w:numId w:val="6"/>
        </w:numPr>
      </w:pPr>
      <w:r>
        <w:t xml:space="preserve">Static path count </w:t>
      </w:r>
      <w:r w:rsidR="00F370E8">
        <w:t xml:space="preserve">(5000000) </w:t>
      </w:r>
      <w:r>
        <w:t xml:space="preserve">is more than the suggested value of </w:t>
      </w:r>
      <w:r w:rsidR="00587D11">
        <w:t xml:space="preserve">coding </w:t>
      </w:r>
      <w:r>
        <w:t>guidelines</w:t>
      </w:r>
      <w:r w:rsidR="00587D11">
        <w:t xml:space="preserve"> (300)</w:t>
      </w:r>
    </w:p>
    <w:p w:rsidR="00030593" w:rsidRDefault="00030593">
      <w:pPr>
        <w:numPr>
          <w:ilvl w:val="0"/>
          <w:numId w:val="6"/>
        </w:numPr>
      </w:pPr>
    </w:p>
    <w:p w:rsidR="004A781C" w:rsidRDefault="004A781C">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6"/>
        <w:gridCol w:w="662"/>
        <w:gridCol w:w="6210"/>
        <w:gridCol w:w="1080"/>
        <w:gridCol w:w="1105"/>
      </w:tblGrid>
      <w:tr w:rsidR="004A781C">
        <w:tc>
          <w:tcPr>
            <w:tcW w:w="616" w:type="dxa"/>
          </w:tcPr>
          <w:p w:rsidR="004A781C" w:rsidRDefault="004A781C">
            <w:pPr>
              <w:spacing w:before="60"/>
              <w:rPr>
                <w:rFonts w:ascii="Arial" w:hAnsi="Arial" w:cs="Arial"/>
                <w:b/>
                <w:bCs/>
                <w:sz w:val="16"/>
              </w:rPr>
            </w:pPr>
            <w:r>
              <w:rPr>
                <w:rFonts w:ascii="Arial" w:hAnsi="Arial" w:cs="Arial"/>
                <w:b/>
                <w:bCs/>
                <w:sz w:val="16"/>
              </w:rPr>
              <w:t>Item #</w:t>
            </w:r>
          </w:p>
        </w:tc>
        <w:tc>
          <w:tcPr>
            <w:tcW w:w="662" w:type="dxa"/>
          </w:tcPr>
          <w:p w:rsidR="004A781C" w:rsidRDefault="004A781C">
            <w:pPr>
              <w:spacing w:before="60"/>
              <w:rPr>
                <w:rFonts w:ascii="Arial" w:hAnsi="Arial" w:cs="Arial"/>
                <w:b/>
                <w:bCs/>
                <w:sz w:val="16"/>
              </w:rPr>
            </w:pPr>
            <w:r>
              <w:rPr>
                <w:rFonts w:ascii="Arial" w:hAnsi="Arial" w:cs="Arial"/>
                <w:b/>
                <w:bCs/>
                <w:sz w:val="16"/>
              </w:rPr>
              <w:t>Rev #</w:t>
            </w:r>
          </w:p>
        </w:tc>
        <w:tc>
          <w:tcPr>
            <w:tcW w:w="6210" w:type="dxa"/>
          </w:tcPr>
          <w:p w:rsidR="004A781C" w:rsidRDefault="004A781C">
            <w:pPr>
              <w:spacing w:before="60"/>
              <w:rPr>
                <w:rFonts w:ascii="Arial" w:hAnsi="Arial" w:cs="Arial"/>
                <w:b/>
                <w:bCs/>
                <w:sz w:val="16"/>
              </w:rPr>
            </w:pPr>
            <w:r>
              <w:rPr>
                <w:rFonts w:ascii="Arial" w:hAnsi="Arial" w:cs="Arial"/>
                <w:b/>
                <w:bCs/>
                <w:sz w:val="16"/>
              </w:rPr>
              <w:t>Change Description</w:t>
            </w:r>
          </w:p>
        </w:tc>
        <w:tc>
          <w:tcPr>
            <w:tcW w:w="1080"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105"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tc>
          <w:tcPr>
            <w:tcW w:w="616" w:type="dxa"/>
          </w:tcPr>
          <w:p w:rsidR="004A781C" w:rsidRDefault="004A781C">
            <w:pPr>
              <w:spacing w:before="60"/>
              <w:rPr>
                <w:rFonts w:ascii="Arial" w:hAnsi="Arial" w:cs="Arial"/>
                <w:sz w:val="16"/>
              </w:rPr>
            </w:pPr>
            <w:r>
              <w:rPr>
                <w:rFonts w:ascii="Arial" w:hAnsi="Arial" w:cs="Arial"/>
                <w:sz w:val="16"/>
              </w:rPr>
              <w:t>1</w:t>
            </w:r>
          </w:p>
        </w:tc>
        <w:tc>
          <w:tcPr>
            <w:tcW w:w="662" w:type="dxa"/>
          </w:tcPr>
          <w:p w:rsidR="004A781C" w:rsidRDefault="00903C13">
            <w:pPr>
              <w:spacing w:before="60"/>
              <w:rPr>
                <w:rFonts w:ascii="Arial" w:hAnsi="Arial" w:cs="Arial"/>
                <w:sz w:val="16"/>
              </w:rPr>
            </w:pPr>
            <w:r>
              <w:rPr>
                <w:rFonts w:ascii="Arial" w:hAnsi="Arial" w:cs="Arial"/>
                <w:sz w:val="16"/>
              </w:rPr>
              <w:t>1</w:t>
            </w:r>
          </w:p>
        </w:tc>
        <w:tc>
          <w:tcPr>
            <w:tcW w:w="6210" w:type="dxa"/>
          </w:tcPr>
          <w:p w:rsidR="004A781C" w:rsidRDefault="00903C13">
            <w:pPr>
              <w:spacing w:before="60"/>
              <w:rPr>
                <w:rFonts w:ascii="Arial" w:hAnsi="Arial" w:cs="Arial"/>
                <w:sz w:val="16"/>
              </w:rPr>
            </w:pPr>
            <w:r>
              <w:rPr>
                <w:rFonts w:ascii="Arial" w:hAnsi="Arial" w:cs="Arial"/>
                <w:sz w:val="16"/>
              </w:rPr>
              <w:t>Initial revision</w:t>
            </w:r>
          </w:p>
        </w:tc>
        <w:tc>
          <w:tcPr>
            <w:tcW w:w="1080" w:type="dxa"/>
          </w:tcPr>
          <w:p w:rsidR="004A781C" w:rsidRDefault="00533E94">
            <w:pPr>
              <w:spacing w:before="60"/>
              <w:rPr>
                <w:rFonts w:ascii="Arial" w:hAnsi="Arial" w:cs="Arial"/>
                <w:sz w:val="16"/>
              </w:rPr>
            </w:pPr>
            <w:r>
              <w:rPr>
                <w:rFonts w:ascii="Arial" w:hAnsi="Arial" w:cs="Arial"/>
                <w:sz w:val="16"/>
              </w:rPr>
              <w:t>23-Jan-14</w:t>
            </w:r>
          </w:p>
        </w:tc>
        <w:tc>
          <w:tcPr>
            <w:tcW w:w="1105" w:type="dxa"/>
          </w:tcPr>
          <w:p w:rsidR="004A781C" w:rsidRDefault="00903C13">
            <w:pPr>
              <w:spacing w:before="60"/>
              <w:rPr>
                <w:rFonts w:ascii="Arial" w:hAnsi="Arial" w:cs="Arial"/>
                <w:sz w:val="16"/>
              </w:rPr>
            </w:pPr>
            <w:r>
              <w:rPr>
                <w:rFonts w:ascii="Arial" w:hAnsi="Arial" w:cs="Arial"/>
                <w:sz w:val="16"/>
              </w:rPr>
              <w:t>Selva</w:t>
            </w:r>
          </w:p>
        </w:tc>
      </w:tr>
      <w:tr w:rsidR="00CE6DD9">
        <w:tc>
          <w:tcPr>
            <w:tcW w:w="616" w:type="dxa"/>
          </w:tcPr>
          <w:p w:rsidR="00CE6DD9" w:rsidRDefault="001A5F74">
            <w:pPr>
              <w:spacing w:before="60"/>
              <w:rPr>
                <w:rFonts w:ascii="Arial" w:hAnsi="Arial" w:cs="Arial"/>
                <w:sz w:val="16"/>
              </w:rPr>
            </w:pPr>
            <w:r>
              <w:rPr>
                <w:rFonts w:ascii="Arial" w:hAnsi="Arial" w:cs="Arial"/>
                <w:sz w:val="16"/>
              </w:rPr>
              <w:t>2</w:t>
            </w:r>
          </w:p>
        </w:tc>
        <w:tc>
          <w:tcPr>
            <w:tcW w:w="662" w:type="dxa"/>
          </w:tcPr>
          <w:p w:rsidR="00CE6DD9" w:rsidRDefault="001A5F74">
            <w:pPr>
              <w:spacing w:before="60"/>
              <w:rPr>
                <w:rFonts w:ascii="Arial" w:hAnsi="Arial" w:cs="Arial"/>
                <w:sz w:val="16"/>
              </w:rPr>
            </w:pPr>
            <w:r>
              <w:rPr>
                <w:rFonts w:ascii="Arial" w:hAnsi="Arial" w:cs="Arial"/>
                <w:sz w:val="16"/>
              </w:rPr>
              <w:t>2</w:t>
            </w:r>
          </w:p>
        </w:tc>
        <w:tc>
          <w:tcPr>
            <w:tcW w:w="6210" w:type="dxa"/>
          </w:tcPr>
          <w:p w:rsidR="00CE6DD9" w:rsidRDefault="001A5F74">
            <w:pPr>
              <w:spacing w:before="60"/>
              <w:rPr>
                <w:rFonts w:ascii="Arial" w:hAnsi="Arial" w:cs="Arial"/>
                <w:sz w:val="16"/>
              </w:rPr>
            </w:pPr>
            <w:r>
              <w:rPr>
                <w:rFonts w:ascii="Arial" w:hAnsi="Arial" w:cs="Arial"/>
                <w:sz w:val="16"/>
              </w:rPr>
              <w:t>Move Type H memory to dedicated block per A</w:t>
            </w:r>
            <w:r>
              <w:rPr>
                <w:rFonts w:ascii="Arial" w:hAnsi="Arial" w:cs="Arial"/>
                <w:color w:val="000000"/>
                <w:sz w:val="17"/>
                <w:szCs w:val="17"/>
                <w:shd w:val="clear" w:color="auto" w:fill="FFFFFF"/>
              </w:rPr>
              <w:t>6405</w:t>
            </w:r>
          </w:p>
        </w:tc>
        <w:tc>
          <w:tcPr>
            <w:tcW w:w="1080" w:type="dxa"/>
          </w:tcPr>
          <w:p w:rsidR="00CE6DD9" w:rsidRDefault="001A5F74">
            <w:pPr>
              <w:spacing w:before="60"/>
              <w:rPr>
                <w:rFonts w:ascii="Arial" w:hAnsi="Arial" w:cs="Arial"/>
                <w:sz w:val="16"/>
              </w:rPr>
            </w:pPr>
            <w:r>
              <w:rPr>
                <w:rFonts w:ascii="Arial" w:hAnsi="Arial" w:cs="Arial"/>
                <w:sz w:val="16"/>
              </w:rPr>
              <w:t>26-Feb-14</w:t>
            </w:r>
          </w:p>
        </w:tc>
        <w:tc>
          <w:tcPr>
            <w:tcW w:w="1105" w:type="dxa"/>
          </w:tcPr>
          <w:p w:rsidR="00CE6DD9" w:rsidRDefault="001A5F74" w:rsidP="0007549D">
            <w:pPr>
              <w:spacing w:before="60"/>
              <w:rPr>
                <w:rFonts w:ascii="Arial" w:hAnsi="Arial" w:cs="Arial"/>
                <w:sz w:val="16"/>
              </w:rPr>
            </w:pPr>
            <w:r>
              <w:rPr>
                <w:rFonts w:ascii="Arial" w:hAnsi="Arial" w:cs="Arial"/>
                <w:sz w:val="16"/>
              </w:rPr>
              <w:t>BWL</w:t>
            </w:r>
          </w:p>
        </w:tc>
      </w:tr>
      <w:tr w:rsidR="007D41C4">
        <w:tc>
          <w:tcPr>
            <w:tcW w:w="616" w:type="dxa"/>
          </w:tcPr>
          <w:p w:rsidR="007D41C4" w:rsidRDefault="00772681">
            <w:pPr>
              <w:spacing w:before="60"/>
              <w:rPr>
                <w:rFonts w:ascii="Arial" w:hAnsi="Arial" w:cs="Arial"/>
                <w:sz w:val="16"/>
              </w:rPr>
            </w:pPr>
            <w:r>
              <w:rPr>
                <w:rFonts w:ascii="Arial" w:hAnsi="Arial" w:cs="Arial"/>
                <w:sz w:val="16"/>
              </w:rPr>
              <w:t>3</w:t>
            </w:r>
          </w:p>
        </w:tc>
        <w:tc>
          <w:tcPr>
            <w:tcW w:w="662" w:type="dxa"/>
          </w:tcPr>
          <w:p w:rsidR="007D41C4" w:rsidRDefault="00772681">
            <w:pPr>
              <w:spacing w:before="60"/>
              <w:rPr>
                <w:rFonts w:ascii="Arial" w:hAnsi="Arial" w:cs="Arial"/>
                <w:sz w:val="16"/>
              </w:rPr>
            </w:pPr>
            <w:r>
              <w:rPr>
                <w:rFonts w:ascii="Arial" w:hAnsi="Arial" w:cs="Arial"/>
                <w:sz w:val="16"/>
              </w:rPr>
              <w:t>3</w:t>
            </w:r>
          </w:p>
        </w:tc>
        <w:tc>
          <w:tcPr>
            <w:tcW w:w="6210" w:type="dxa"/>
          </w:tcPr>
          <w:p w:rsidR="007D41C4" w:rsidRDefault="00772681">
            <w:pPr>
              <w:spacing w:before="60"/>
              <w:rPr>
                <w:rFonts w:ascii="Arial" w:hAnsi="Arial" w:cs="Arial"/>
                <w:sz w:val="16"/>
              </w:rPr>
            </w:pPr>
            <w:r w:rsidRPr="00772681">
              <w:rPr>
                <w:rFonts w:ascii="Arial" w:hAnsi="Arial" w:cs="Arial"/>
                <w:sz w:val="16"/>
              </w:rPr>
              <w:t>A6475 fixed. Added absolute value in HwTrqFilt_HwNm_T_f32</w:t>
            </w:r>
          </w:p>
        </w:tc>
        <w:tc>
          <w:tcPr>
            <w:tcW w:w="1080" w:type="dxa"/>
          </w:tcPr>
          <w:p w:rsidR="007D41C4" w:rsidRDefault="00772681">
            <w:pPr>
              <w:spacing w:before="60"/>
              <w:rPr>
                <w:rFonts w:ascii="Arial" w:hAnsi="Arial" w:cs="Arial"/>
                <w:sz w:val="16"/>
              </w:rPr>
            </w:pPr>
            <w:r>
              <w:rPr>
                <w:rFonts w:ascii="Arial" w:hAnsi="Arial" w:cs="Arial"/>
                <w:sz w:val="16"/>
              </w:rPr>
              <w:t>16-Apr-14</w:t>
            </w:r>
          </w:p>
        </w:tc>
        <w:tc>
          <w:tcPr>
            <w:tcW w:w="1105" w:type="dxa"/>
          </w:tcPr>
          <w:p w:rsidR="007D41C4" w:rsidRDefault="00772681" w:rsidP="0007549D">
            <w:pPr>
              <w:spacing w:before="60"/>
              <w:rPr>
                <w:rFonts w:ascii="Arial" w:hAnsi="Arial" w:cs="Arial"/>
                <w:sz w:val="16"/>
              </w:rPr>
            </w:pPr>
            <w:r>
              <w:rPr>
                <w:rFonts w:ascii="Arial" w:hAnsi="Arial" w:cs="Arial"/>
                <w:sz w:val="16"/>
              </w:rPr>
              <w:t>Selva</w:t>
            </w:r>
          </w:p>
        </w:tc>
      </w:tr>
      <w:tr w:rsidR="00DC713A">
        <w:tc>
          <w:tcPr>
            <w:tcW w:w="616" w:type="dxa"/>
          </w:tcPr>
          <w:p w:rsidR="00DC713A" w:rsidRDefault="00DC713A">
            <w:pPr>
              <w:spacing w:before="60"/>
              <w:rPr>
                <w:rFonts w:ascii="Arial" w:hAnsi="Arial" w:cs="Arial"/>
                <w:sz w:val="16"/>
              </w:rPr>
            </w:pPr>
            <w:r>
              <w:rPr>
                <w:rFonts w:ascii="Arial" w:hAnsi="Arial" w:cs="Arial"/>
                <w:sz w:val="16"/>
              </w:rPr>
              <w:t>4</w:t>
            </w:r>
          </w:p>
        </w:tc>
        <w:tc>
          <w:tcPr>
            <w:tcW w:w="662" w:type="dxa"/>
          </w:tcPr>
          <w:p w:rsidR="00DC713A" w:rsidRDefault="00DC713A">
            <w:pPr>
              <w:spacing w:before="60"/>
              <w:rPr>
                <w:rFonts w:ascii="Arial" w:hAnsi="Arial" w:cs="Arial"/>
                <w:sz w:val="16"/>
              </w:rPr>
            </w:pPr>
            <w:r>
              <w:rPr>
                <w:rFonts w:ascii="Arial" w:hAnsi="Arial" w:cs="Arial"/>
                <w:sz w:val="16"/>
              </w:rPr>
              <w:t>4</w:t>
            </w:r>
          </w:p>
        </w:tc>
        <w:tc>
          <w:tcPr>
            <w:tcW w:w="6210" w:type="dxa"/>
          </w:tcPr>
          <w:p w:rsidR="00DC713A" w:rsidRPr="00772681" w:rsidRDefault="00DC713A" w:rsidP="00DC713A">
            <w:pPr>
              <w:spacing w:before="60"/>
              <w:rPr>
                <w:rFonts w:ascii="Arial" w:hAnsi="Arial" w:cs="Arial"/>
                <w:sz w:val="16"/>
              </w:rPr>
            </w:pPr>
            <w:r>
              <w:rPr>
                <w:rFonts w:ascii="Arial" w:hAnsi="Arial" w:cs="Arial"/>
                <w:sz w:val="16"/>
              </w:rPr>
              <w:t>Implemented CF-09 GM Torque Overlay State Handler  v002 – 12181</w:t>
            </w:r>
          </w:p>
        </w:tc>
        <w:tc>
          <w:tcPr>
            <w:tcW w:w="1080" w:type="dxa"/>
          </w:tcPr>
          <w:p w:rsidR="00DC713A" w:rsidRDefault="00DC713A" w:rsidP="00DC713A">
            <w:pPr>
              <w:spacing w:before="60"/>
              <w:rPr>
                <w:rFonts w:ascii="Arial" w:hAnsi="Arial" w:cs="Arial"/>
                <w:sz w:val="16"/>
              </w:rPr>
            </w:pPr>
            <w:r>
              <w:rPr>
                <w:rFonts w:ascii="Arial" w:hAnsi="Arial" w:cs="Arial"/>
                <w:sz w:val="16"/>
              </w:rPr>
              <w:t>24-Jul-14</w:t>
            </w:r>
          </w:p>
        </w:tc>
        <w:tc>
          <w:tcPr>
            <w:tcW w:w="1105" w:type="dxa"/>
          </w:tcPr>
          <w:p w:rsidR="00DC713A" w:rsidRDefault="00DC713A" w:rsidP="0007549D">
            <w:pPr>
              <w:spacing w:before="60"/>
              <w:rPr>
                <w:rFonts w:ascii="Arial" w:hAnsi="Arial" w:cs="Arial"/>
                <w:sz w:val="16"/>
              </w:rPr>
            </w:pPr>
            <w:r>
              <w:rPr>
                <w:rFonts w:ascii="Arial" w:hAnsi="Arial" w:cs="Arial"/>
                <w:sz w:val="16"/>
              </w:rPr>
              <w:t>SB</w:t>
            </w:r>
          </w:p>
        </w:tc>
      </w:tr>
      <w:tr w:rsidR="00B138F4">
        <w:tc>
          <w:tcPr>
            <w:tcW w:w="616" w:type="dxa"/>
          </w:tcPr>
          <w:p w:rsidR="00B138F4" w:rsidRDefault="00B138F4">
            <w:pPr>
              <w:spacing w:before="60"/>
              <w:rPr>
                <w:rFonts w:ascii="Arial" w:hAnsi="Arial" w:cs="Arial"/>
                <w:sz w:val="16"/>
              </w:rPr>
            </w:pPr>
            <w:r>
              <w:rPr>
                <w:rFonts w:ascii="Arial" w:hAnsi="Arial" w:cs="Arial"/>
                <w:sz w:val="16"/>
              </w:rPr>
              <w:t>5</w:t>
            </w:r>
          </w:p>
        </w:tc>
        <w:tc>
          <w:tcPr>
            <w:tcW w:w="662" w:type="dxa"/>
          </w:tcPr>
          <w:p w:rsidR="00B138F4" w:rsidRDefault="00B138F4">
            <w:pPr>
              <w:spacing w:before="60"/>
              <w:rPr>
                <w:rFonts w:ascii="Arial" w:hAnsi="Arial" w:cs="Arial"/>
                <w:sz w:val="16"/>
              </w:rPr>
            </w:pPr>
            <w:r>
              <w:rPr>
                <w:rFonts w:ascii="Arial" w:hAnsi="Arial" w:cs="Arial"/>
                <w:sz w:val="16"/>
              </w:rPr>
              <w:t>5</w:t>
            </w:r>
          </w:p>
        </w:tc>
        <w:tc>
          <w:tcPr>
            <w:tcW w:w="6210" w:type="dxa"/>
          </w:tcPr>
          <w:p w:rsidR="00B138F4" w:rsidRDefault="00B138F4" w:rsidP="00DC713A">
            <w:pPr>
              <w:spacing w:before="60"/>
              <w:rPr>
                <w:rFonts w:ascii="Arial" w:hAnsi="Arial" w:cs="Arial"/>
                <w:sz w:val="16"/>
              </w:rPr>
            </w:pPr>
            <w:r>
              <w:rPr>
                <w:rFonts w:ascii="Arial" w:hAnsi="Arial" w:cs="Arial"/>
                <w:sz w:val="16"/>
              </w:rPr>
              <w:t>UTP Fixes</w:t>
            </w:r>
          </w:p>
        </w:tc>
        <w:tc>
          <w:tcPr>
            <w:tcW w:w="1080" w:type="dxa"/>
          </w:tcPr>
          <w:p w:rsidR="00B138F4" w:rsidRDefault="00B138F4" w:rsidP="00DC713A">
            <w:pPr>
              <w:spacing w:before="60"/>
              <w:rPr>
                <w:rFonts w:ascii="Arial" w:hAnsi="Arial" w:cs="Arial"/>
                <w:sz w:val="16"/>
              </w:rPr>
            </w:pPr>
            <w:r>
              <w:rPr>
                <w:rFonts w:ascii="Arial" w:hAnsi="Arial" w:cs="Arial"/>
                <w:sz w:val="16"/>
              </w:rPr>
              <w:t>22-Sep-14</w:t>
            </w:r>
          </w:p>
        </w:tc>
        <w:tc>
          <w:tcPr>
            <w:tcW w:w="1105" w:type="dxa"/>
          </w:tcPr>
          <w:p w:rsidR="00B138F4" w:rsidRDefault="00B138F4" w:rsidP="0007549D">
            <w:pPr>
              <w:spacing w:before="60"/>
              <w:rPr>
                <w:rFonts w:ascii="Arial" w:hAnsi="Arial" w:cs="Arial"/>
                <w:sz w:val="16"/>
              </w:rPr>
            </w:pPr>
            <w:r>
              <w:rPr>
                <w:rFonts w:ascii="Arial" w:hAnsi="Arial" w:cs="Arial"/>
                <w:sz w:val="16"/>
              </w:rPr>
              <w:t>KPIT</w:t>
            </w:r>
            <w:r w:rsidR="00E2589B">
              <w:rPr>
                <w:rFonts w:ascii="Arial" w:hAnsi="Arial" w:cs="Arial"/>
                <w:sz w:val="16"/>
              </w:rPr>
              <w:t>, SB</w:t>
            </w:r>
          </w:p>
        </w:tc>
      </w:tr>
      <w:tr w:rsidR="00917068">
        <w:tc>
          <w:tcPr>
            <w:tcW w:w="616" w:type="dxa"/>
          </w:tcPr>
          <w:p w:rsidR="00917068" w:rsidRDefault="00917068">
            <w:pPr>
              <w:spacing w:before="60"/>
              <w:rPr>
                <w:rFonts w:ascii="Arial" w:hAnsi="Arial" w:cs="Arial"/>
                <w:sz w:val="16"/>
              </w:rPr>
            </w:pPr>
            <w:r>
              <w:rPr>
                <w:rFonts w:ascii="Arial" w:hAnsi="Arial" w:cs="Arial"/>
                <w:sz w:val="16"/>
              </w:rPr>
              <w:t>6</w:t>
            </w:r>
          </w:p>
        </w:tc>
        <w:tc>
          <w:tcPr>
            <w:tcW w:w="662" w:type="dxa"/>
          </w:tcPr>
          <w:p w:rsidR="00917068" w:rsidRDefault="00917068">
            <w:pPr>
              <w:spacing w:before="60"/>
              <w:rPr>
                <w:rFonts w:ascii="Arial" w:hAnsi="Arial" w:cs="Arial"/>
                <w:sz w:val="16"/>
              </w:rPr>
            </w:pPr>
            <w:r>
              <w:rPr>
                <w:rFonts w:ascii="Arial" w:hAnsi="Arial" w:cs="Arial"/>
                <w:sz w:val="16"/>
              </w:rPr>
              <w:t>6</w:t>
            </w:r>
          </w:p>
        </w:tc>
        <w:tc>
          <w:tcPr>
            <w:tcW w:w="6210" w:type="dxa"/>
          </w:tcPr>
          <w:p w:rsidR="00917068" w:rsidRDefault="00917068" w:rsidP="00DC713A">
            <w:pPr>
              <w:spacing w:before="60"/>
              <w:rPr>
                <w:rFonts w:ascii="Arial" w:hAnsi="Arial" w:cs="Arial"/>
                <w:sz w:val="16"/>
              </w:rPr>
            </w:pPr>
            <w:r>
              <w:rPr>
                <w:rFonts w:ascii="Arial" w:hAnsi="Arial" w:cs="Arial"/>
                <w:sz w:val="16"/>
              </w:rPr>
              <w:t>Implemented CF-09 GM Torque Overlay State Handler  v003 – 12540</w:t>
            </w:r>
          </w:p>
        </w:tc>
        <w:tc>
          <w:tcPr>
            <w:tcW w:w="1080" w:type="dxa"/>
          </w:tcPr>
          <w:p w:rsidR="00917068" w:rsidRDefault="00917068" w:rsidP="00DC713A">
            <w:pPr>
              <w:spacing w:before="60"/>
              <w:rPr>
                <w:rFonts w:ascii="Arial" w:hAnsi="Arial" w:cs="Arial"/>
                <w:sz w:val="16"/>
              </w:rPr>
            </w:pPr>
            <w:r>
              <w:rPr>
                <w:rFonts w:ascii="Arial" w:hAnsi="Arial" w:cs="Arial"/>
                <w:sz w:val="16"/>
              </w:rPr>
              <w:t>15-Oct-14</w:t>
            </w:r>
          </w:p>
        </w:tc>
        <w:tc>
          <w:tcPr>
            <w:tcW w:w="1105" w:type="dxa"/>
          </w:tcPr>
          <w:p w:rsidR="00917068" w:rsidRDefault="00917068" w:rsidP="0007549D">
            <w:pPr>
              <w:spacing w:before="60"/>
              <w:rPr>
                <w:rFonts w:ascii="Arial" w:hAnsi="Arial" w:cs="Arial"/>
                <w:sz w:val="16"/>
              </w:rPr>
            </w:pPr>
            <w:r>
              <w:rPr>
                <w:rFonts w:ascii="Arial" w:hAnsi="Arial" w:cs="Arial"/>
                <w:sz w:val="16"/>
              </w:rPr>
              <w:t>SB</w:t>
            </w:r>
          </w:p>
        </w:tc>
      </w:tr>
      <w:tr w:rsidR="00E35A02">
        <w:tc>
          <w:tcPr>
            <w:tcW w:w="616" w:type="dxa"/>
          </w:tcPr>
          <w:p w:rsidR="00E35A02" w:rsidRDefault="00E35A02">
            <w:pPr>
              <w:spacing w:before="60"/>
              <w:rPr>
                <w:rFonts w:ascii="Arial" w:hAnsi="Arial" w:cs="Arial"/>
                <w:sz w:val="16"/>
              </w:rPr>
            </w:pPr>
            <w:r>
              <w:rPr>
                <w:rFonts w:ascii="Arial" w:hAnsi="Arial" w:cs="Arial"/>
                <w:sz w:val="16"/>
              </w:rPr>
              <w:t>7</w:t>
            </w:r>
          </w:p>
        </w:tc>
        <w:tc>
          <w:tcPr>
            <w:tcW w:w="662" w:type="dxa"/>
          </w:tcPr>
          <w:p w:rsidR="00E35A02" w:rsidRDefault="00E35A02">
            <w:pPr>
              <w:spacing w:before="60"/>
              <w:rPr>
                <w:rFonts w:ascii="Arial" w:hAnsi="Arial" w:cs="Arial"/>
                <w:sz w:val="16"/>
              </w:rPr>
            </w:pPr>
            <w:r>
              <w:rPr>
                <w:rFonts w:ascii="Arial" w:hAnsi="Arial" w:cs="Arial"/>
                <w:sz w:val="16"/>
              </w:rPr>
              <w:t>7</w:t>
            </w:r>
          </w:p>
        </w:tc>
        <w:tc>
          <w:tcPr>
            <w:tcW w:w="6210" w:type="dxa"/>
          </w:tcPr>
          <w:p w:rsidR="00E35A02" w:rsidRDefault="004427CA" w:rsidP="00DC713A">
            <w:pPr>
              <w:spacing w:before="60"/>
              <w:rPr>
                <w:rFonts w:ascii="Arial" w:hAnsi="Arial" w:cs="Arial"/>
                <w:sz w:val="16"/>
              </w:rPr>
            </w:pPr>
            <w:r>
              <w:rPr>
                <w:rFonts w:ascii="Arial" w:hAnsi="Arial" w:cs="Arial"/>
                <w:sz w:val="16"/>
              </w:rPr>
              <w:t xml:space="preserve">Fixed anomaly </w:t>
            </w:r>
            <w:r w:rsidR="00E35A02" w:rsidRPr="00E46781">
              <w:rPr>
                <w:rFonts w:ascii="Arial" w:hAnsi="Arial" w:cs="Arial"/>
                <w:sz w:val="16"/>
              </w:rPr>
              <w:t>A7535</w:t>
            </w:r>
            <w:r>
              <w:rPr>
                <w:rFonts w:ascii="Arial" w:hAnsi="Arial" w:cs="Arial"/>
                <w:sz w:val="16"/>
              </w:rPr>
              <w:br/>
            </w:r>
            <w:r w:rsidR="00E35A02" w:rsidRPr="00E46781">
              <w:rPr>
                <w:rFonts w:ascii="Arial" w:hAnsi="Arial" w:cs="Arial"/>
                <w:sz w:val="16"/>
              </w:rPr>
              <w:t xml:space="preserve"> Incorrect APA State Machine transition between states 'Available for Control' and 'Active'</w:t>
            </w:r>
          </w:p>
        </w:tc>
        <w:tc>
          <w:tcPr>
            <w:tcW w:w="1080" w:type="dxa"/>
          </w:tcPr>
          <w:p w:rsidR="00E35A02" w:rsidRDefault="00E35A02" w:rsidP="00DC713A">
            <w:pPr>
              <w:spacing w:before="60"/>
              <w:rPr>
                <w:rFonts w:ascii="Arial" w:hAnsi="Arial" w:cs="Arial"/>
                <w:sz w:val="16"/>
              </w:rPr>
            </w:pPr>
            <w:r>
              <w:rPr>
                <w:rFonts w:ascii="Arial" w:hAnsi="Arial" w:cs="Arial"/>
                <w:sz w:val="16"/>
              </w:rPr>
              <w:t>20-Jan-15</w:t>
            </w:r>
          </w:p>
        </w:tc>
        <w:tc>
          <w:tcPr>
            <w:tcW w:w="1105" w:type="dxa"/>
          </w:tcPr>
          <w:p w:rsidR="00E35A02" w:rsidRDefault="00E35A02" w:rsidP="0007549D">
            <w:pPr>
              <w:spacing w:before="60"/>
              <w:rPr>
                <w:rFonts w:ascii="Arial" w:hAnsi="Arial" w:cs="Arial"/>
                <w:sz w:val="16"/>
              </w:rPr>
            </w:pPr>
            <w:r>
              <w:rPr>
                <w:rFonts w:ascii="Arial" w:hAnsi="Arial" w:cs="Arial"/>
                <w:sz w:val="16"/>
              </w:rPr>
              <w:t>KK</w:t>
            </w:r>
          </w:p>
        </w:tc>
      </w:tr>
      <w:tr w:rsidR="001F205C">
        <w:trPr>
          <w:ins w:id="15" w:author="Windows User" w:date="2015-03-20T16:03:00Z"/>
        </w:trPr>
        <w:tc>
          <w:tcPr>
            <w:tcW w:w="616" w:type="dxa"/>
          </w:tcPr>
          <w:p w:rsidR="001F205C" w:rsidRDefault="001F205C">
            <w:pPr>
              <w:spacing w:before="60"/>
              <w:rPr>
                <w:ins w:id="16" w:author="Windows User" w:date="2015-03-20T16:03:00Z"/>
                <w:rFonts w:ascii="Arial" w:hAnsi="Arial" w:cs="Arial"/>
                <w:sz w:val="16"/>
              </w:rPr>
            </w:pPr>
            <w:ins w:id="17" w:author="Windows User" w:date="2015-03-20T16:04:00Z">
              <w:r>
                <w:rPr>
                  <w:rFonts w:ascii="Arial" w:hAnsi="Arial" w:cs="Arial"/>
                  <w:sz w:val="16"/>
                </w:rPr>
                <w:t>8</w:t>
              </w:r>
            </w:ins>
          </w:p>
        </w:tc>
        <w:tc>
          <w:tcPr>
            <w:tcW w:w="662" w:type="dxa"/>
          </w:tcPr>
          <w:p w:rsidR="001F205C" w:rsidRDefault="001F205C">
            <w:pPr>
              <w:spacing w:before="60"/>
              <w:rPr>
                <w:ins w:id="18" w:author="Windows User" w:date="2015-03-20T16:03:00Z"/>
                <w:rFonts w:ascii="Arial" w:hAnsi="Arial" w:cs="Arial"/>
                <w:sz w:val="16"/>
              </w:rPr>
            </w:pPr>
            <w:ins w:id="19" w:author="Windows User" w:date="2015-03-20T16:04:00Z">
              <w:r>
                <w:rPr>
                  <w:rFonts w:ascii="Arial" w:hAnsi="Arial" w:cs="Arial"/>
                  <w:sz w:val="16"/>
                </w:rPr>
                <w:t>8</w:t>
              </w:r>
            </w:ins>
          </w:p>
        </w:tc>
        <w:tc>
          <w:tcPr>
            <w:tcW w:w="6210" w:type="dxa"/>
          </w:tcPr>
          <w:p w:rsidR="001F205C" w:rsidRDefault="001F205C" w:rsidP="009E11D4">
            <w:pPr>
              <w:spacing w:before="60"/>
              <w:rPr>
                <w:ins w:id="20" w:author="Windows User" w:date="2015-03-20T16:03:00Z"/>
                <w:rFonts w:ascii="Arial" w:hAnsi="Arial" w:cs="Arial"/>
                <w:sz w:val="16"/>
              </w:rPr>
            </w:pPr>
            <w:ins w:id="21" w:author="Windows User" w:date="2015-03-20T16:04:00Z">
              <w:r>
                <w:rPr>
                  <w:rFonts w:ascii="Arial" w:hAnsi="Arial" w:cs="Arial"/>
                  <w:sz w:val="16"/>
                </w:rPr>
                <w:t>Implemented CF-09 GM Torque Overlay State Handler  v004 (Ref CR EA3#</w:t>
              </w:r>
            </w:ins>
            <w:ins w:id="22" w:author="Windows User" w:date="2015-03-24T13:59:00Z">
              <w:r w:rsidR="009E11D4">
                <w:rPr>
                  <w:rFonts w:ascii="Arial" w:hAnsi="Arial" w:cs="Arial"/>
                  <w:sz w:val="16"/>
                </w:rPr>
                <w:t>448</w:t>
              </w:r>
            </w:ins>
            <w:bookmarkStart w:id="23" w:name="_GoBack"/>
            <w:bookmarkEnd w:id="23"/>
            <w:ins w:id="24" w:author="Windows User" w:date="2015-03-20T16:04:00Z">
              <w:r>
                <w:rPr>
                  <w:rFonts w:ascii="Arial" w:hAnsi="Arial" w:cs="Arial"/>
                  <w:sz w:val="16"/>
                </w:rPr>
                <w:t>)</w:t>
              </w:r>
            </w:ins>
          </w:p>
        </w:tc>
        <w:tc>
          <w:tcPr>
            <w:tcW w:w="1080" w:type="dxa"/>
          </w:tcPr>
          <w:p w:rsidR="001F205C" w:rsidRDefault="001F205C" w:rsidP="00DC713A">
            <w:pPr>
              <w:spacing w:before="60"/>
              <w:rPr>
                <w:ins w:id="25" w:author="Windows User" w:date="2015-03-20T16:03:00Z"/>
                <w:rFonts w:ascii="Arial" w:hAnsi="Arial" w:cs="Arial"/>
                <w:sz w:val="16"/>
              </w:rPr>
            </w:pPr>
            <w:ins w:id="26" w:author="Windows User" w:date="2015-03-20T16:04:00Z">
              <w:r>
                <w:rPr>
                  <w:rFonts w:ascii="Arial" w:hAnsi="Arial" w:cs="Arial"/>
                  <w:sz w:val="16"/>
                </w:rPr>
                <w:t>20-Mar-15</w:t>
              </w:r>
            </w:ins>
          </w:p>
        </w:tc>
        <w:tc>
          <w:tcPr>
            <w:tcW w:w="1105" w:type="dxa"/>
          </w:tcPr>
          <w:p w:rsidR="001F205C" w:rsidRDefault="001F205C" w:rsidP="0007549D">
            <w:pPr>
              <w:spacing w:before="60"/>
              <w:rPr>
                <w:ins w:id="27" w:author="Windows User" w:date="2015-03-20T16:03:00Z"/>
                <w:rFonts w:ascii="Arial" w:hAnsi="Arial" w:cs="Arial"/>
                <w:sz w:val="16"/>
              </w:rPr>
            </w:pPr>
            <w:ins w:id="28" w:author="Windows User" w:date="2015-03-20T16:04:00Z">
              <w:r>
                <w:rPr>
                  <w:rFonts w:ascii="Arial" w:hAnsi="Arial" w:cs="Arial"/>
                  <w:sz w:val="16"/>
                </w:rPr>
                <w:t>SV</w:t>
              </w:r>
            </w:ins>
          </w:p>
        </w:tc>
      </w:tr>
    </w:tbl>
    <w:p w:rsidR="00107819" w:rsidRDefault="00107819"/>
    <w:sectPr w:rsidR="00107819" w:rsidSect="00937013">
      <w:headerReference w:type="default" r:id="rId41"/>
      <w:footerReference w:type="default" r:id="rId4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685D" w:rsidRDefault="0021685D">
      <w:r>
        <w:separator/>
      </w:r>
    </w:p>
  </w:endnote>
  <w:endnote w:type="continuationSeparator" w:id="0">
    <w:p w:rsidR="0021685D" w:rsidRDefault="002168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6781" w:rsidRDefault="00E46781">
    <w:pPr>
      <w:pStyle w:val="Footer"/>
    </w:pPr>
    <w:r>
      <w:rPr>
        <w:snapToGrid w:val="0"/>
      </w:rPr>
      <w:tab/>
    </w:r>
    <w:r w:rsidR="0021685D">
      <w:fldChar w:fldCharType="begin"/>
    </w:r>
    <w:r w:rsidR="0021685D">
      <w:instrText xml:space="preserve"> DOCPROPERTY "Company"  \* MERGEFORMAT </w:instrText>
    </w:r>
    <w:r w:rsidR="0021685D">
      <w:fldChar w:fldCharType="separate"/>
    </w:r>
    <w:r w:rsidRPr="00596586">
      <w:rPr>
        <w:rFonts w:ascii="Times" w:hAnsi="Times"/>
        <w:caps/>
        <w:snapToGrid w:val="0"/>
      </w:rPr>
      <w:t>Nexteer</w:t>
    </w:r>
    <w:r w:rsidR="0021685D">
      <w:rPr>
        <w:rFonts w:ascii="Times" w:hAnsi="Times"/>
        <w:caps/>
        <w:snapToGrid w:val="0"/>
      </w:rPr>
      <w:fldChar w:fldCharType="end"/>
    </w:r>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685D" w:rsidRDefault="0021685D">
      <w:r>
        <w:separator/>
      </w:r>
    </w:p>
  </w:footnote>
  <w:footnote w:type="continuationSeparator" w:id="0">
    <w:p w:rsidR="0021685D" w:rsidRDefault="002168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6781" w:rsidRDefault="00E46781">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E46781">
      <w:trPr>
        <w:cantSplit/>
      </w:trPr>
      <w:tc>
        <w:tcPr>
          <w:tcW w:w="990" w:type="dxa"/>
        </w:tcPr>
        <w:p w:rsidR="00E46781" w:rsidRDefault="00E46781">
          <w:pPr>
            <w:pStyle w:val="Header"/>
          </w:pPr>
          <w:r>
            <w:t>Title:</w:t>
          </w:r>
        </w:p>
      </w:tc>
      <w:tc>
        <w:tcPr>
          <w:tcW w:w="5400" w:type="dxa"/>
          <w:gridSpan w:val="3"/>
          <w:vMerge w:val="restart"/>
        </w:tcPr>
        <w:p w:rsidR="00E46781" w:rsidRDefault="00E46781">
          <w:pPr>
            <w:pStyle w:val="Header"/>
          </w:pPr>
          <w:r>
            <w:t>TrqOvlSta</w:t>
          </w:r>
        </w:p>
        <w:p w:rsidR="00E46781" w:rsidRDefault="0021685D" w:rsidP="001A574F">
          <w:pPr>
            <w:pStyle w:val="Header"/>
            <w:tabs>
              <w:tab w:val="clear" w:pos="4320"/>
              <w:tab w:val="clear" w:pos="8640"/>
              <w:tab w:val="center" w:pos="2592"/>
            </w:tabs>
          </w:pPr>
          <w:r>
            <w:fldChar w:fldCharType="begin"/>
          </w:r>
          <w:r>
            <w:instrText xml:space="preserve"> DOCPROPERTY "Product Line"  \* MERGEFORMAT </w:instrText>
          </w:r>
          <w:r>
            <w:fldChar w:fldCharType="separate"/>
          </w:r>
          <w:r w:rsidR="00E46781">
            <w:t>Gen II+ EPS EA3</w:t>
          </w:r>
          <w:r>
            <w:fldChar w:fldCharType="end"/>
          </w:r>
          <w:r w:rsidR="00E46781">
            <w:tab/>
          </w:r>
        </w:p>
      </w:tc>
      <w:tc>
        <w:tcPr>
          <w:tcW w:w="1170" w:type="dxa"/>
        </w:tcPr>
        <w:p w:rsidR="00E46781" w:rsidRDefault="00E46781">
          <w:pPr>
            <w:pStyle w:val="Header"/>
          </w:pPr>
          <w:r>
            <w:t>Revision:</w:t>
          </w:r>
        </w:p>
      </w:tc>
      <w:tc>
        <w:tcPr>
          <w:tcW w:w="1350" w:type="dxa"/>
        </w:tcPr>
        <w:p w:rsidR="00E46781" w:rsidRDefault="00E46781" w:rsidP="00541283">
          <w:pPr>
            <w:pStyle w:val="Header"/>
          </w:pPr>
          <w:del w:id="29" w:author="Windows User" w:date="2015-03-20T10:45:00Z">
            <w:r w:rsidDel="00E46781">
              <w:delText>7</w:delText>
            </w:r>
          </w:del>
          <w:ins w:id="30" w:author="Windows User" w:date="2015-03-20T10:45:00Z">
            <w:r>
              <w:t>8</w:t>
            </w:r>
          </w:ins>
        </w:p>
      </w:tc>
    </w:tr>
    <w:tr w:rsidR="00E46781">
      <w:trPr>
        <w:cantSplit/>
      </w:trPr>
      <w:tc>
        <w:tcPr>
          <w:tcW w:w="990" w:type="dxa"/>
        </w:tcPr>
        <w:p w:rsidR="00E46781" w:rsidRDefault="00E46781">
          <w:pPr>
            <w:pStyle w:val="Header"/>
          </w:pPr>
          <w:r>
            <w:t xml:space="preserve">Product:     </w:t>
          </w:r>
        </w:p>
      </w:tc>
      <w:tc>
        <w:tcPr>
          <w:tcW w:w="5400" w:type="dxa"/>
          <w:gridSpan w:val="3"/>
          <w:vMerge/>
        </w:tcPr>
        <w:p w:rsidR="00E46781" w:rsidRDefault="00E46781">
          <w:pPr>
            <w:pStyle w:val="Header"/>
            <w:jc w:val="center"/>
          </w:pPr>
        </w:p>
      </w:tc>
      <w:tc>
        <w:tcPr>
          <w:tcW w:w="1170" w:type="dxa"/>
        </w:tcPr>
        <w:p w:rsidR="00E46781" w:rsidRDefault="00E46781">
          <w:pPr>
            <w:pStyle w:val="Header"/>
          </w:pPr>
          <w:r>
            <w:t>Rev. Date:</w:t>
          </w:r>
        </w:p>
      </w:tc>
      <w:tc>
        <w:tcPr>
          <w:tcW w:w="1350" w:type="dxa"/>
        </w:tcPr>
        <w:p w:rsidR="00E46781" w:rsidRDefault="00E46781">
          <w:pPr>
            <w:pStyle w:val="Header"/>
          </w:pPr>
          <w:r>
            <w:fldChar w:fldCharType="begin"/>
          </w:r>
          <w:r>
            <w:instrText xml:space="preserve"> DATE \@ "d-MMM-yy" </w:instrText>
          </w:r>
          <w:r>
            <w:fldChar w:fldCharType="separate"/>
          </w:r>
          <w:ins w:id="31" w:author="Windows User" w:date="2015-03-24T13:50:00Z">
            <w:r w:rsidR="009E11D4">
              <w:rPr>
                <w:noProof/>
              </w:rPr>
              <w:t>24-Mar-15</w:t>
            </w:r>
          </w:ins>
          <w:del w:id="32" w:author="Windows User" w:date="2015-03-24T13:50:00Z">
            <w:r w:rsidDel="009E11D4">
              <w:rPr>
                <w:noProof/>
              </w:rPr>
              <w:delText>20-Mar-15</w:delText>
            </w:r>
          </w:del>
          <w:r>
            <w:fldChar w:fldCharType="end"/>
          </w:r>
        </w:p>
      </w:tc>
    </w:tr>
    <w:tr w:rsidR="00E46781">
      <w:trPr>
        <w:cantSplit/>
      </w:trPr>
      <w:tc>
        <w:tcPr>
          <w:tcW w:w="990" w:type="dxa"/>
        </w:tcPr>
        <w:p w:rsidR="00E46781" w:rsidRDefault="00E46781">
          <w:pPr>
            <w:pStyle w:val="Header"/>
          </w:pPr>
          <w:r>
            <w:t>Group:</w:t>
          </w:r>
        </w:p>
      </w:tc>
      <w:tc>
        <w:tcPr>
          <w:tcW w:w="1530" w:type="dxa"/>
        </w:tcPr>
        <w:p w:rsidR="00E46781" w:rsidRDefault="00E46781">
          <w:pPr>
            <w:pStyle w:val="Header"/>
          </w:pPr>
          <w:r>
            <w:t>ESG</w:t>
          </w:r>
        </w:p>
      </w:tc>
      <w:tc>
        <w:tcPr>
          <w:tcW w:w="1260" w:type="dxa"/>
        </w:tcPr>
        <w:p w:rsidR="00E46781" w:rsidRDefault="00E46781">
          <w:pPr>
            <w:pStyle w:val="Header"/>
          </w:pPr>
          <w:r>
            <w:t>Originator:</w:t>
          </w:r>
        </w:p>
      </w:tc>
      <w:tc>
        <w:tcPr>
          <w:tcW w:w="2610" w:type="dxa"/>
        </w:tcPr>
        <w:p w:rsidR="00E46781" w:rsidRDefault="00E46781">
          <w:pPr>
            <w:pStyle w:val="Header"/>
          </w:pPr>
          <w:del w:id="33" w:author="Windows User" w:date="2015-03-20T10:46:00Z">
            <w:r w:rsidDel="00E46781">
              <w:delText>Krishna Anne</w:delText>
            </w:r>
          </w:del>
          <w:ins w:id="34" w:author="Windows User" w:date="2015-03-20T10:46:00Z">
            <w:r>
              <w:t>Sankardu Varadapureddi</w:t>
            </w:r>
          </w:ins>
        </w:p>
      </w:tc>
      <w:tc>
        <w:tcPr>
          <w:tcW w:w="1170" w:type="dxa"/>
        </w:tcPr>
        <w:p w:rsidR="00E46781" w:rsidRDefault="00E46781">
          <w:pPr>
            <w:pStyle w:val="Header"/>
          </w:pPr>
          <w:r>
            <w:t>Page:</w:t>
          </w:r>
        </w:p>
      </w:tc>
      <w:tc>
        <w:tcPr>
          <w:tcW w:w="1350" w:type="dxa"/>
        </w:tcPr>
        <w:p w:rsidR="00E46781" w:rsidRDefault="00E46781">
          <w:pPr>
            <w:pStyle w:val="Header"/>
          </w:pPr>
          <w:r>
            <w:rPr>
              <w:rStyle w:val="PageNumber"/>
            </w:rPr>
            <w:fldChar w:fldCharType="begin"/>
          </w:r>
          <w:r>
            <w:rPr>
              <w:rStyle w:val="PageNumber"/>
            </w:rPr>
            <w:instrText xml:space="preserve"> PAGE </w:instrText>
          </w:r>
          <w:r>
            <w:rPr>
              <w:rStyle w:val="PageNumber"/>
            </w:rPr>
            <w:fldChar w:fldCharType="separate"/>
          </w:r>
          <w:r w:rsidR="009E11D4">
            <w:rPr>
              <w:rStyle w:val="PageNumber"/>
              <w:noProof/>
            </w:rPr>
            <w:t>35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9E11D4">
            <w:rPr>
              <w:rStyle w:val="PageNumber"/>
              <w:noProof/>
            </w:rPr>
            <w:t>35</w:t>
          </w:r>
          <w:r>
            <w:rPr>
              <w:rStyle w:val="PageNumber"/>
            </w:rPr>
            <w:fldChar w:fldCharType="end"/>
          </w:r>
        </w:p>
      </w:tc>
    </w:tr>
  </w:tbl>
  <w:p w:rsidR="00E46781" w:rsidRDefault="00E46781">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9">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8"/>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attachedTemplate r:id="rId1"/>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586"/>
    <w:rsid w:val="00005007"/>
    <w:rsid w:val="0002406D"/>
    <w:rsid w:val="00030593"/>
    <w:rsid w:val="0007549D"/>
    <w:rsid w:val="00091186"/>
    <w:rsid w:val="000A630F"/>
    <w:rsid w:val="000A65C3"/>
    <w:rsid w:val="000E704A"/>
    <w:rsid w:val="001028E4"/>
    <w:rsid w:val="00107819"/>
    <w:rsid w:val="00110B6C"/>
    <w:rsid w:val="0011725B"/>
    <w:rsid w:val="00143249"/>
    <w:rsid w:val="00145DB6"/>
    <w:rsid w:val="00157200"/>
    <w:rsid w:val="001803B0"/>
    <w:rsid w:val="00190727"/>
    <w:rsid w:val="001A574F"/>
    <w:rsid w:val="001A5F74"/>
    <w:rsid w:val="001B60DF"/>
    <w:rsid w:val="001E5411"/>
    <w:rsid w:val="001F09B2"/>
    <w:rsid w:val="001F205C"/>
    <w:rsid w:val="001F774B"/>
    <w:rsid w:val="001F7D4B"/>
    <w:rsid w:val="0020722A"/>
    <w:rsid w:val="0021685D"/>
    <w:rsid w:val="002279EA"/>
    <w:rsid w:val="0024479B"/>
    <w:rsid w:val="00251AC0"/>
    <w:rsid w:val="002928AC"/>
    <w:rsid w:val="002A6278"/>
    <w:rsid w:val="002B6E83"/>
    <w:rsid w:val="002C03D8"/>
    <w:rsid w:val="002C0E7E"/>
    <w:rsid w:val="002E1928"/>
    <w:rsid w:val="00315335"/>
    <w:rsid w:val="00322C21"/>
    <w:rsid w:val="003246D8"/>
    <w:rsid w:val="003614CD"/>
    <w:rsid w:val="003720DC"/>
    <w:rsid w:val="003A45FE"/>
    <w:rsid w:val="003C4D3F"/>
    <w:rsid w:val="003C6096"/>
    <w:rsid w:val="003D7827"/>
    <w:rsid w:val="003E313B"/>
    <w:rsid w:val="00413CD2"/>
    <w:rsid w:val="004427CA"/>
    <w:rsid w:val="004773B7"/>
    <w:rsid w:val="004806B8"/>
    <w:rsid w:val="004A355B"/>
    <w:rsid w:val="004A781C"/>
    <w:rsid w:val="00501005"/>
    <w:rsid w:val="0050630D"/>
    <w:rsid w:val="00533E94"/>
    <w:rsid w:val="005341BD"/>
    <w:rsid w:val="00541283"/>
    <w:rsid w:val="00560FFB"/>
    <w:rsid w:val="0056427A"/>
    <w:rsid w:val="005730F6"/>
    <w:rsid w:val="00584923"/>
    <w:rsid w:val="00587D11"/>
    <w:rsid w:val="0059260B"/>
    <w:rsid w:val="00596586"/>
    <w:rsid w:val="005D3C52"/>
    <w:rsid w:val="005D5FE4"/>
    <w:rsid w:val="00607CF6"/>
    <w:rsid w:val="00616853"/>
    <w:rsid w:val="006204EB"/>
    <w:rsid w:val="0067150B"/>
    <w:rsid w:val="00674ADF"/>
    <w:rsid w:val="006A6412"/>
    <w:rsid w:val="006C2308"/>
    <w:rsid w:val="006C677C"/>
    <w:rsid w:val="006D33CC"/>
    <w:rsid w:val="006F01A3"/>
    <w:rsid w:val="00706174"/>
    <w:rsid w:val="00712EEB"/>
    <w:rsid w:val="00726DBB"/>
    <w:rsid w:val="0073366C"/>
    <w:rsid w:val="0076071C"/>
    <w:rsid w:val="007613D7"/>
    <w:rsid w:val="00772681"/>
    <w:rsid w:val="007A69AC"/>
    <w:rsid w:val="007D41C4"/>
    <w:rsid w:val="007F42CC"/>
    <w:rsid w:val="0080204B"/>
    <w:rsid w:val="008242F0"/>
    <w:rsid w:val="008535B2"/>
    <w:rsid w:val="00874D9A"/>
    <w:rsid w:val="00892B22"/>
    <w:rsid w:val="008B3E94"/>
    <w:rsid w:val="008F3930"/>
    <w:rsid w:val="008F6DBB"/>
    <w:rsid w:val="00903C13"/>
    <w:rsid w:val="00917068"/>
    <w:rsid w:val="00937013"/>
    <w:rsid w:val="00955F6A"/>
    <w:rsid w:val="00957470"/>
    <w:rsid w:val="009B20B2"/>
    <w:rsid w:val="009D5906"/>
    <w:rsid w:val="009E11D4"/>
    <w:rsid w:val="009F4F3C"/>
    <w:rsid w:val="009F71FF"/>
    <w:rsid w:val="00A00C44"/>
    <w:rsid w:val="00A172AB"/>
    <w:rsid w:val="00A35273"/>
    <w:rsid w:val="00A45B1A"/>
    <w:rsid w:val="00A74A98"/>
    <w:rsid w:val="00A9596B"/>
    <w:rsid w:val="00AA26ED"/>
    <w:rsid w:val="00AB52A3"/>
    <w:rsid w:val="00AC785C"/>
    <w:rsid w:val="00AD5022"/>
    <w:rsid w:val="00AD731B"/>
    <w:rsid w:val="00AE5030"/>
    <w:rsid w:val="00B0395D"/>
    <w:rsid w:val="00B04834"/>
    <w:rsid w:val="00B138F4"/>
    <w:rsid w:val="00B266B2"/>
    <w:rsid w:val="00B54697"/>
    <w:rsid w:val="00BD008B"/>
    <w:rsid w:val="00BD15D2"/>
    <w:rsid w:val="00BD3DFF"/>
    <w:rsid w:val="00BD5058"/>
    <w:rsid w:val="00BF364D"/>
    <w:rsid w:val="00C31ABB"/>
    <w:rsid w:val="00C3248D"/>
    <w:rsid w:val="00C35BD3"/>
    <w:rsid w:val="00C37973"/>
    <w:rsid w:val="00C42F9F"/>
    <w:rsid w:val="00C72FFA"/>
    <w:rsid w:val="00CE6DD9"/>
    <w:rsid w:val="00D21B0E"/>
    <w:rsid w:val="00D305AE"/>
    <w:rsid w:val="00D86A12"/>
    <w:rsid w:val="00D94BDD"/>
    <w:rsid w:val="00DC713A"/>
    <w:rsid w:val="00DC7E08"/>
    <w:rsid w:val="00DD509C"/>
    <w:rsid w:val="00DD6B92"/>
    <w:rsid w:val="00DE1BDB"/>
    <w:rsid w:val="00DE47E1"/>
    <w:rsid w:val="00DE4889"/>
    <w:rsid w:val="00DE6176"/>
    <w:rsid w:val="00E00D2C"/>
    <w:rsid w:val="00E2589B"/>
    <w:rsid w:val="00E31328"/>
    <w:rsid w:val="00E35A02"/>
    <w:rsid w:val="00E46781"/>
    <w:rsid w:val="00E504C7"/>
    <w:rsid w:val="00E53550"/>
    <w:rsid w:val="00E5472B"/>
    <w:rsid w:val="00E57C42"/>
    <w:rsid w:val="00E65E92"/>
    <w:rsid w:val="00E70966"/>
    <w:rsid w:val="00EE7EA0"/>
    <w:rsid w:val="00EF553A"/>
    <w:rsid w:val="00EF7A08"/>
    <w:rsid w:val="00F370E8"/>
    <w:rsid w:val="00F377DC"/>
    <w:rsid w:val="00F648ED"/>
    <w:rsid w:val="00F82E8E"/>
    <w:rsid w:val="00F957FA"/>
    <w:rsid w:val="00FA4D0B"/>
    <w:rsid w:val="00FB2942"/>
    <w:rsid w:val="00FB432D"/>
    <w:rsid w:val="00FB7094"/>
    <w:rsid w:val="00FD0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903C1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C1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903C1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C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757633">
      <w:bodyDiv w:val="1"/>
      <w:marLeft w:val="0"/>
      <w:marRight w:val="0"/>
      <w:marTop w:val="0"/>
      <w:marBottom w:val="0"/>
      <w:divBdr>
        <w:top w:val="none" w:sz="0" w:space="0" w:color="auto"/>
        <w:left w:val="none" w:sz="0" w:space="0" w:color="auto"/>
        <w:bottom w:val="none" w:sz="0" w:space="0" w:color="auto"/>
        <w:right w:val="none" w:sz="0" w:space="0" w:color="auto"/>
      </w:divBdr>
    </w:div>
    <w:div w:id="521239762">
      <w:bodyDiv w:val="1"/>
      <w:marLeft w:val="0"/>
      <w:marRight w:val="0"/>
      <w:marTop w:val="0"/>
      <w:marBottom w:val="0"/>
      <w:divBdr>
        <w:top w:val="none" w:sz="0" w:space="0" w:color="auto"/>
        <w:left w:val="none" w:sz="0" w:space="0" w:color="auto"/>
        <w:bottom w:val="none" w:sz="0" w:space="0" w:color="auto"/>
        <w:right w:val="none" w:sz="0" w:space="0" w:color="auto"/>
      </w:divBdr>
    </w:div>
    <w:div w:id="799347349">
      <w:bodyDiv w:val="1"/>
      <w:marLeft w:val="0"/>
      <w:marRight w:val="0"/>
      <w:marTop w:val="0"/>
      <w:marBottom w:val="0"/>
      <w:divBdr>
        <w:top w:val="none" w:sz="0" w:space="0" w:color="auto"/>
        <w:left w:val="none" w:sz="0" w:space="0" w:color="auto"/>
        <w:bottom w:val="none" w:sz="0" w:space="0" w:color="auto"/>
        <w:right w:val="none" w:sz="0" w:space="0" w:color="auto"/>
      </w:divBdr>
    </w:div>
    <w:div w:id="1046568432">
      <w:bodyDiv w:val="1"/>
      <w:marLeft w:val="0"/>
      <w:marRight w:val="0"/>
      <w:marTop w:val="0"/>
      <w:marBottom w:val="0"/>
      <w:divBdr>
        <w:top w:val="none" w:sz="0" w:space="0" w:color="auto"/>
        <w:left w:val="none" w:sz="0" w:space="0" w:color="auto"/>
        <w:bottom w:val="none" w:sz="0" w:space="0" w:color="auto"/>
        <w:right w:val="none" w:sz="0" w:space="0" w:color="auto"/>
      </w:divBdr>
    </w:div>
    <w:div w:id="1338774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2.bin"/><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4.bin"/><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2.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emf"/><Relationship Id="rId40" Type="http://schemas.openxmlformats.org/officeDocument/2006/relationships/oleObject" Target="embeddings/oleObject15.bin"/><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5.emf"/><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zt9hv\Downloads\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56FA68-5720-45C2-8582-8E855B0FA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Template EA3.dotx</Template>
  <TotalTime>3707</TotalTime>
  <Pages>35</Pages>
  <Words>1784</Words>
  <Characters>10170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11931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Sengottaiyan, Selva</dc:creator>
  <cp:lastModifiedBy>Windows User</cp:lastModifiedBy>
  <cp:revision>45</cp:revision>
  <cp:lastPrinted>2011-03-21T13:34:00Z</cp:lastPrinted>
  <dcterms:created xsi:type="dcterms:W3CDTF">2014-01-23T22:31:00Z</dcterms:created>
  <dcterms:modified xsi:type="dcterms:W3CDTF">2015-03-24T17:59:00Z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Module Title</vt:lpwstr>
  </property>
  <property fmtid="{D5CDD505-2E9C-101B-9397-08002B2CF9AE}" pid="3" name="MDDRevNum">
    <vt:lpwstr>1.1</vt:lpwstr>
  </property>
  <property fmtid="{D5CDD505-2E9C-101B-9397-08002B2CF9AE}" pid="4" name="Module Layer">
    <vt:lpwstr>0</vt:lpwstr>
  </property>
  <property fmtid="{D5CDD505-2E9C-101B-9397-08002B2CF9AE}" pid="5" name="Module Name">
    <vt:lpwstr>ModuleName</vt:lpwstr>
  </property>
  <property fmtid="{D5CDD505-2E9C-101B-9397-08002B2CF9AE}" pid="6" name="Product Line">
    <vt:lpwstr>Gen II+ EPS EA3</vt:lpwstr>
  </property>
</Properties>
</file>