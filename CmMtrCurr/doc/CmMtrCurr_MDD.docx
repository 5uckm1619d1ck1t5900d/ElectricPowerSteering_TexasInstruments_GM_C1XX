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81C" w:rsidRDefault="005626D4">
      <w:pPr>
        <w:pStyle w:val="Heading1"/>
        <w:numPr>
          <w:ilvl w:val="0"/>
          <w:numId w:val="0"/>
        </w:numPr>
      </w:pPr>
      <w:r>
        <w:t>Module</w:t>
      </w:r>
      <w:r w:rsidR="004A781C">
        <w:t xml:space="preserve"> -- </w:t>
      </w:r>
      <w:r w:rsidR="00D755BC" w:rsidRPr="00D755BC">
        <w:t>CmMtrCurr</w:t>
      </w:r>
    </w:p>
    <w:p w:rsidR="004A781C" w:rsidRDefault="004A781C">
      <w:pPr>
        <w:pStyle w:val="Heading1"/>
      </w:pPr>
      <w:r>
        <w:t>High-Level Description</w:t>
      </w:r>
    </w:p>
    <w:p w:rsidR="00CC4142" w:rsidRDefault="00CC4142" w:rsidP="00CC4142">
      <w:r w:rsidRPr="00857C44">
        <w:t>The Current Measurement function is responsible for measuring the motor phase currents used as feedback by the Motor Control FDD. Two motor phase currents are measured using a shunt resistor and a differential amplifier circuitry, and along with the motor position are transformed into direct (D) and quadrature (Q) axes currents using the combined Clarke/Park transform</w:t>
      </w:r>
    </w:p>
    <w:p w:rsidR="00D7526C" w:rsidRDefault="00D7526C" w:rsidP="00CC4142"/>
    <w:p w:rsidR="00D7526C" w:rsidRDefault="00D7526C" w:rsidP="00CC4142">
      <w:r>
        <w:t>UNIT Test Notes:</w:t>
      </w:r>
    </w:p>
    <w:p w:rsidR="00D7526C" w:rsidRPr="00CC4142" w:rsidRDefault="00D7526C" w:rsidP="00CC4142">
      <w:r>
        <w:t xml:space="preserve">Unit  test should be done with enabling one of the six predefned macro  </w:t>
      </w:r>
      <w:r w:rsidRPr="00D7526C">
        <w:t>MTRCURRPHASEBC</w:t>
      </w:r>
      <w:r>
        <w:t>,</w:t>
      </w:r>
      <w:r w:rsidRPr="00D7526C">
        <w:t xml:space="preserve"> MTRCURRPHASEC</w:t>
      </w:r>
      <w:r>
        <w:t>B,</w:t>
      </w:r>
      <w:r w:rsidRPr="00D7526C">
        <w:t xml:space="preserve"> </w:t>
      </w:r>
      <w:r>
        <w:t>MTRCRRPHASE</w:t>
      </w:r>
      <w:r w:rsidRPr="00D7526C">
        <w:t>C</w:t>
      </w:r>
      <w:r>
        <w:t>A,</w:t>
      </w:r>
      <w:r w:rsidRPr="00D7526C">
        <w:t xml:space="preserve"> MTRCURRPHASE</w:t>
      </w:r>
      <w:r>
        <w:t>A</w:t>
      </w:r>
      <w:r w:rsidRPr="00D7526C">
        <w:t>B</w:t>
      </w:r>
      <w:r>
        <w:t>,</w:t>
      </w:r>
      <w:r w:rsidRPr="00D7526C">
        <w:t xml:space="preserve"> </w:t>
      </w:r>
      <w:r>
        <w:t>MTRCURRPHASEA</w:t>
      </w:r>
      <w:r w:rsidRPr="00D7526C">
        <w:t>C</w:t>
      </w:r>
      <w:r>
        <w:t>,</w:t>
      </w:r>
      <w:r w:rsidRPr="00D7526C">
        <w:t xml:space="preserve"> MTRCURRPHASEB</w:t>
      </w:r>
      <w:r>
        <w:t xml:space="preserve">A. Hence it should have six UTP results (one for each Macro enabled). </w:t>
      </w:r>
    </w:p>
    <w:p w:rsidR="004A781C" w:rsidRDefault="004A781C">
      <w:pPr>
        <w:pStyle w:val="Heading1"/>
      </w:pPr>
      <w:r>
        <w:t>Figures</w:t>
      </w:r>
    </w:p>
    <w:p w:rsidR="004A781C" w:rsidRDefault="001F5D86">
      <w:pPr>
        <w:pStyle w:val="Heading2"/>
      </w:pPr>
      <w:r>
        <w:t>Component diagram</w:t>
      </w:r>
    </w:p>
    <w:p w:rsidR="004A781C" w:rsidRDefault="004A781C" w:rsidP="005626D4">
      <w:pPr>
        <w:jc w:val="center"/>
      </w:pPr>
    </w:p>
    <w:p w:rsidR="004A781C" w:rsidRDefault="004A781C"/>
    <w:p w:rsidR="004A781C" w:rsidRDefault="004A781C"/>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ADCMtrCurr1_Volt_f32</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MtrCurrQax_Amps_f32</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855AB6">
            <w:pPr>
              <w:spacing w:before="100" w:beforeAutospacing="1" w:after="100" w:afterAutospacing="1"/>
              <w:rPr>
                <w:rFonts w:ascii="Arial" w:hAnsi="Arial" w:cs="Arial"/>
                <w:sz w:val="16"/>
                <w:szCs w:val="16"/>
              </w:rPr>
            </w:pPr>
            <w:r>
              <w:rPr>
                <w:rFonts w:ascii="Calibri" w:hAnsi="Calibri" w:cs="Arial"/>
                <w:sz w:val="16"/>
                <w:szCs w:val="16"/>
              </w:rPr>
              <w:t>ADCMtrCurr2_Volt_f32</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MtrCurrDax_Amps_f32</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MtrVel_MtrRadpS_f32</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CurrentGainSvc_Cnt_lgc</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FiltCntrlTemp_DegC_f32</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ComOffset_Cnt_u16</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MtrCurrAngle_Rev_f32</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ElecPosDelayComp_Rad_f32</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VehSpd_Kph_f32</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CorrMtrCurrPosition_Rev_f32</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VhSpdValid_Cnt_lgc</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MtrCurrK1_Amps_f32</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Vecu_Volt_f32</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MtrCurrK2_Amps_f32</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MtrCurr1TempOffset_Volt_f32</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MtrCurr1_Volts_f32</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MtrCurr2TempOffset_Volt_f32</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MtrCurr2_Volts_f32</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Phs1Curr_Cnt_u16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MtrCurrQax_Amps_f32</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Phs2Curr_Cnt_u16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MtrCurrDax_Amps_f32</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MtrElecPol_Cnt_s08</w:t>
            </w:r>
          </w:p>
        </w:tc>
        <w:tc>
          <w:tcPr>
            <w:tcW w:w="4455" w:type="dxa"/>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CurrentGainSvc_Cnt_lgc</w:t>
            </w: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DCPhsBComp_Cnt_u16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Pr="001D0A0D" w:rsidRDefault="00CF4736" w:rsidP="005626D4">
            <w:pPr>
              <w:spacing w:before="100" w:beforeAutospacing="1" w:after="100" w:afterAutospacing="1"/>
              <w:rPr>
                <w:rFonts w:ascii="Arial" w:hAnsi="Arial" w:cs="Arial"/>
                <w:sz w:val="16"/>
                <w:szCs w:val="16"/>
              </w:rPr>
            </w:pPr>
            <w:r>
              <w:rPr>
                <w:rFonts w:ascii="Calibri" w:hAnsi="Calibri" w:cs="Arial"/>
                <w:sz w:val="16"/>
                <w:szCs w:val="16"/>
              </w:rPr>
              <w:t>DCPhsCComp_Cnt_u16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Pr="001D0A0D" w:rsidRDefault="00CF4736" w:rsidP="005626D4">
            <w:pPr>
              <w:spacing w:before="100" w:beforeAutospacing="1" w:after="100" w:afterAutospacing="1"/>
              <w:rPr>
                <w:rFonts w:ascii="Arial" w:hAnsi="Arial" w:cs="Arial"/>
                <w:sz w:val="16"/>
                <w:szCs w:val="16"/>
              </w:rPr>
            </w:pPr>
            <w:r>
              <w:rPr>
                <w:rFonts w:ascii="Calibri" w:hAnsi="Calibri" w:cs="Arial"/>
                <w:sz w:val="16"/>
                <w:szCs w:val="16"/>
              </w:rPr>
              <w:t>DCPhsCComp_Cnt_u16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Pr="001D0A0D" w:rsidRDefault="00CF4736" w:rsidP="00855AB6">
            <w:pPr>
              <w:spacing w:before="100" w:beforeAutospacing="1" w:after="100" w:afterAutospacing="1"/>
              <w:rPr>
                <w:rFonts w:ascii="Arial" w:hAnsi="Arial" w:cs="Arial"/>
                <w:sz w:val="16"/>
                <w:szCs w:val="16"/>
              </w:rPr>
            </w:pPr>
            <w:r>
              <w:rPr>
                <w:rFonts w:ascii="Calibri" w:hAnsi="Calibri" w:cs="Arial"/>
                <w:sz w:val="16"/>
                <w:szCs w:val="16"/>
              </w:rPr>
              <w:t>DCPhsBComp_Cnt_u16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Pr="001D0A0D" w:rsidRDefault="00CF4736" w:rsidP="005626D4">
            <w:pPr>
              <w:spacing w:before="100" w:beforeAutospacing="1" w:after="100" w:afterAutospacing="1"/>
              <w:rPr>
                <w:rFonts w:ascii="Arial" w:hAnsi="Arial" w:cs="Arial"/>
                <w:sz w:val="16"/>
                <w:szCs w:val="16"/>
              </w:rPr>
            </w:pPr>
            <w:r>
              <w:rPr>
                <w:rFonts w:ascii="Calibri" w:hAnsi="Calibri" w:cs="Arial"/>
                <w:sz w:val="16"/>
                <w:szCs w:val="16"/>
              </w:rPr>
              <w:t>DCPhsAComp_Cnt_u16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Pr="00720BDF" w:rsidRDefault="00CF4736" w:rsidP="00855AB6">
            <w:pPr>
              <w:spacing w:before="100" w:beforeAutospacing="1" w:after="100" w:afterAutospacing="1"/>
              <w:rPr>
                <w:rFonts w:ascii="Arial" w:hAnsi="Arial" w:cs="Arial"/>
                <w:sz w:val="16"/>
                <w:szCs w:val="16"/>
              </w:rPr>
            </w:pPr>
            <w:r>
              <w:rPr>
                <w:rFonts w:ascii="Calibri" w:hAnsi="Calibri" w:cs="Arial"/>
                <w:sz w:val="16"/>
                <w:szCs w:val="16"/>
              </w:rPr>
              <w:t>DCPhsBComp_Cnt_u16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Pr="00720BDF" w:rsidRDefault="00CF4736" w:rsidP="005626D4">
            <w:pPr>
              <w:spacing w:before="100" w:beforeAutospacing="1" w:after="100" w:afterAutospacing="1"/>
              <w:rPr>
                <w:rFonts w:ascii="Arial" w:hAnsi="Arial" w:cs="Arial"/>
                <w:sz w:val="16"/>
                <w:szCs w:val="16"/>
              </w:rPr>
            </w:pPr>
            <w:r>
              <w:rPr>
                <w:rFonts w:ascii="Calibri" w:hAnsi="Calibri" w:cs="Arial"/>
                <w:sz w:val="16"/>
                <w:szCs w:val="16"/>
              </w:rPr>
              <w:t>DCPhsBComp_Cnt_u16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Pr="00720BDF" w:rsidRDefault="00CF4736" w:rsidP="005626D4">
            <w:pPr>
              <w:spacing w:before="100" w:beforeAutospacing="1" w:after="100" w:afterAutospacing="1"/>
              <w:rPr>
                <w:rFonts w:ascii="Arial" w:hAnsi="Arial" w:cs="Arial"/>
                <w:sz w:val="16"/>
                <w:szCs w:val="16"/>
              </w:rPr>
            </w:pPr>
            <w:r>
              <w:rPr>
                <w:rFonts w:ascii="Calibri" w:hAnsi="Calibri" w:cs="Arial"/>
                <w:sz w:val="16"/>
                <w:szCs w:val="16"/>
              </w:rPr>
              <w:t>DCPhsAComp_Cnt_u16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Pr="00720BDF" w:rsidRDefault="00CF4736" w:rsidP="005626D4">
            <w:pPr>
              <w:spacing w:before="100" w:beforeAutospacing="1" w:after="100" w:afterAutospacing="1"/>
              <w:rPr>
                <w:rFonts w:ascii="Arial" w:hAnsi="Arial" w:cs="Arial"/>
                <w:sz w:val="16"/>
                <w:szCs w:val="16"/>
              </w:rPr>
            </w:pPr>
            <w:r>
              <w:rPr>
                <w:rFonts w:ascii="Calibri" w:hAnsi="Calibri" w:cs="Arial"/>
                <w:sz w:val="16"/>
                <w:szCs w:val="16"/>
              </w:rPr>
              <w:t>DCPhsAComp_Cnt_u16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DCPhsCComp_Cnt_u16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5626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F4736" w:rsidRDefault="00CF4736" w:rsidP="005626D4">
            <w:pPr>
              <w:spacing w:before="100" w:beforeAutospacing="1" w:after="100" w:afterAutospacing="1"/>
              <w:rPr>
                <w:rFonts w:ascii="Arial" w:hAnsi="Arial" w:cs="Arial"/>
                <w:sz w:val="16"/>
                <w:szCs w:val="16"/>
              </w:rPr>
            </w:pPr>
            <w:r>
              <w:rPr>
                <w:rFonts w:ascii="Calibri" w:hAnsi="Calibri" w:cs="Arial"/>
                <w:sz w:val="16"/>
                <w:szCs w:val="16"/>
              </w:rPr>
              <w:t>DCPhsCComp_Cnt_u16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CF4736" w:rsidRPr="004B5BE2" w:rsidTr="00CF47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vAlign w:val="center"/>
          </w:tcPr>
          <w:p w:rsidR="00CF4736" w:rsidRPr="00AD3277" w:rsidRDefault="00CF4736" w:rsidP="005626D4">
            <w:pPr>
              <w:spacing w:before="100" w:beforeAutospacing="1" w:after="100" w:afterAutospacing="1"/>
              <w:rPr>
                <w:rFonts w:ascii="Arial" w:hAnsi="Arial" w:cs="Arial"/>
                <w:sz w:val="16"/>
                <w:szCs w:val="16"/>
              </w:rPr>
            </w:pPr>
            <w:r>
              <w:rPr>
                <w:rFonts w:ascii="Calibri" w:hAnsi="Calibri" w:cs="Arial"/>
                <w:sz w:val="16"/>
                <w:szCs w:val="16"/>
              </w:rPr>
              <w:t>DCPhsAComp_Cnt_u16</w:t>
            </w:r>
          </w:p>
        </w:tc>
        <w:tc>
          <w:tcPr>
            <w:tcW w:w="4455" w:type="dxa"/>
            <w:vAlign w:val="center"/>
          </w:tcPr>
          <w:p w:rsidR="00CF4736" w:rsidRDefault="00CF4736" w:rsidP="005626D4">
            <w:pPr>
              <w:spacing w:before="100" w:beforeAutospacing="1" w:after="100" w:afterAutospacing="1"/>
              <w:rPr>
                <w:rFonts w:ascii="Arial" w:hAnsi="Arial" w:cs="Arial"/>
                <w:sz w:val="16"/>
                <w:szCs w:val="16"/>
              </w:rPr>
            </w:pPr>
          </w:p>
        </w:tc>
      </w:tr>
      <w:tr w:rsidR="00634CD4" w:rsidRPr="004B5BE2" w:rsidTr="00CF47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03"/>
        </w:trPr>
        <w:tc>
          <w:tcPr>
            <w:tcW w:w="4455" w:type="dxa"/>
            <w:gridSpan w:val="2"/>
            <w:vAlign w:val="center"/>
          </w:tcPr>
          <w:p w:rsidR="00634CD4" w:rsidRDefault="00634CD4" w:rsidP="005626D4">
            <w:pPr>
              <w:spacing w:before="100" w:beforeAutospacing="1" w:after="100" w:afterAutospacing="1"/>
              <w:rPr>
                <w:rFonts w:ascii="Calibri" w:hAnsi="Calibri" w:cs="Arial"/>
                <w:sz w:val="16"/>
                <w:szCs w:val="16"/>
              </w:rPr>
            </w:pPr>
            <w:r w:rsidRPr="00D932E5">
              <w:rPr>
                <w:rFonts w:ascii="Arial" w:hAnsi="Arial" w:cs="Arial"/>
                <w:sz w:val="16"/>
                <w:szCs w:val="16"/>
              </w:rPr>
              <w:t>ADC2OffsetComp_Cnt_u8p8</w:t>
            </w:r>
          </w:p>
        </w:tc>
        <w:tc>
          <w:tcPr>
            <w:tcW w:w="4455" w:type="dxa"/>
            <w:vAlign w:val="center"/>
          </w:tcPr>
          <w:p w:rsidR="00634CD4" w:rsidRDefault="00634CD4" w:rsidP="005626D4">
            <w:pPr>
              <w:spacing w:before="100" w:beforeAutospacing="1" w:after="100" w:afterAutospacing="1"/>
              <w:rPr>
                <w:rFonts w:ascii="Arial" w:hAnsi="Arial" w:cs="Arial"/>
                <w:sz w:val="16"/>
                <w:szCs w:val="16"/>
              </w:rPr>
            </w:pPr>
          </w:p>
        </w:tc>
      </w:tr>
    </w:tbl>
    <w:p w:rsidR="005626D4" w:rsidRDefault="005626D4">
      <w:pPr>
        <w:spacing w:after="0"/>
        <w:rPr>
          <w:rFonts w:ascii="Arial" w:hAnsi="Arial"/>
          <w:b/>
          <w:sz w:val="24"/>
        </w:rPr>
      </w:pPr>
      <w:r>
        <w:br w:type="page"/>
      </w:r>
    </w:p>
    <w:p w:rsidR="004A781C" w:rsidRDefault="004A781C">
      <w:pPr>
        <w:pStyle w:val="Heading2"/>
      </w:pPr>
      <w:r>
        <w:lastRenderedPageBreak/>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628"/>
        <w:gridCol w:w="1530"/>
        <w:gridCol w:w="990"/>
        <w:gridCol w:w="990"/>
        <w:gridCol w:w="2790"/>
      </w:tblGrid>
      <w:tr w:rsidR="00BD008B" w:rsidTr="005E4C67">
        <w:trPr>
          <w:cantSplit/>
        </w:trPr>
        <w:tc>
          <w:tcPr>
            <w:tcW w:w="262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153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79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CmMtrCurr_CorrMtrCurr1_Amp_D_f32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CmMtrCurr_CorrMtrCurr2_Amp_D_f32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CmMtrCurr_CurrVectPosition_Rev_D_f32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CmMtrCurr_VectPosCosTheta_Uls_D_f32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E4C67">
            <w:pPr>
              <w:spacing w:after="0"/>
              <w:rPr>
                <w:rFonts w:ascii="Arial" w:hAnsi="Arial" w:cs="Arial"/>
                <w:sz w:val="16"/>
              </w:rPr>
            </w:pPr>
            <w:r w:rsidRPr="00793D20">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CmMtrCurr_VectPosSinTheta_Uls_D_f32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793D20">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E4C67">
            <w:pPr>
              <w:spacing w:after="0"/>
              <w:rPr>
                <w:rFonts w:ascii="Arial" w:hAnsi="Arial" w:cs="Arial"/>
                <w:sz w:val="16"/>
              </w:rPr>
            </w:pPr>
            <w:r>
              <w:rPr>
                <w:rFonts w:ascii="Calibri" w:hAnsi="Calibri" w:cs="Arial"/>
                <w:sz w:val="16"/>
                <w:szCs w:val="16"/>
              </w:rPr>
              <w:t>CmMtrCurr_CurrCorrDiag_Amp_D_f32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793D20">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CmMtrCurr_FiltCurrCorrDiag_Amp_D_f32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A15A3B" w:rsidP="005626D4">
            <w:pPr>
              <w:spacing w:after="0"/>
              <w:rPr>
                <w:rFonts w:ascii="Arial" w:hAnsi="Arial" w:cs="Arial"/>
                <w:sz w:val="16"/>
              </w:rPr>
            </w:pPr>
            <w:r w:rsidRPr="00A15A3B">
              <w:rPr>
                <w:rFonts w:ascii="Calibri" w:hAnsi="Calibri" w:cs="Arial"/>
                <w:sz w:val="16"/>
                <w:szCs w:val="16"/>
              </w:rPr>
              <w:t xml:space="preserve">CmMtrCurr_ </w:t>
            </w:r>
            <w:r w:rsidR="00CF4736">
              <w:rPr>
                <w:rFonts w:ascii="Calibri" w:hAnsi="Calibri" w:cs="Arial"/>
                <w:sz w:val="16"/>
                <w:szCs w:val="16"/>
              </w:rPr>
              <w:t>CurrentGainSvc_Cnt_M_lgc</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CMMTRCURR_START_SEC_VAR_CLEARED_BOOLEAN</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CmMtrCurr_CurrCorrDiagKSV_M_str</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CMMTRCURR_START_SEC_VAR_CLEARED_UNSPECIFIED</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CurrCorrDiagKSV_M_str.SV_Uls_f32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7629B3">
              <w:rPr>
                <w:rFonts w:ascii="Arial" w:hAnsi="Arial" w:cs="Arial"/>
                <w:sz w:val="16"/>
              </w:rPr>
              <w:t>CMMTRCURR_START_SEC_VAR_CLEARED_UNSPECIFIED</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CurrCorrDiagKSV_M_str.K_Uls_f32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7629B3">
              <w:rPr>
                <w:rFonts w:ascii="Arial" w:hAnsi="Arial" w:cs="Arial"/>
                <w:sz w:val="16"/>
              </w:rPr>
              <w:t>CMMTRCURR_START_SEC_VAR_CLEARED_UNSPECIFIED</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CmMtrCurr_MtrCurr1LpFltrSV_Volt_M_u3p29</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CmMtrCurr_MtrCurr2LpFltrSV_Volt_M_u3p29</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CF4736">
            <w:pPr>
              <w:spacing w:after="0"/>
              <w:rPr>
                <w:rFonts w:ascii="Arial" w:hAnsi="Arial" w:cs="Arial"/>
                <w:sz w:val="16"/>
              </w:rPr>
            </w:pPr>
            <w:r w:rsidRPr="005626D4">
              <w:rPr>
                <w:rFonts w:ascii="Arial" w:hAnsi="Arial" w:cs="Arial"/>
                <w:sz w:val="16"/>
              </w:rPr>
              <w:t>CMMTRCURR_START_SEC_VAR_CLEARED_</w:t>
            </w:r>
            <w:r>
              <w:rPr>
                <w:rFonts w:ascii="Arial" w:hAnsi="Arial" w:cs="Arial"/>
                <w:sz w:val="16"/>
              </w:rPr>
              <w:t>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CmMtrCurr_FiltMtrCurr1_Volt_M_f32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CmMtrCurr_FiltMtrCurr2_Volt_M_f32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CmMtrCurr_MtrCurr1SumHi_Volt_M_f32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CmMtrCurr_MtrCurr2SumHi_Volt_M_f32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CmMtrCurr_MtrCurr1SumLo_Volt_M_f32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CmMtrCurr_MtrCurr2SumLo_Volt_M_f32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CmMtrCurr_MtrCurr1SumZero_Volt_M_f32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CmMtrCurr_MtrCurr2SumZero_Volt_M_f32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CmMtrCurr_VecuSum_Volt_M_f32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CmMtrCurr_MtrCurr1OffsetHi_Volt_M_f32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lastRenderedPageBreak/>
              <w:t>CmMtrCurr_MtrCurr2OffsetHi_Volt_M_f32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CmMtrCurr_MtrCurr1OffsetLo_Volt_M_f32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CmMtrCurr_MtrCurr2OffsetLo_Volt_M_f32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855AB6">
            <w:pPr>
              <w:spacing w:after="0"/>
              <w:rPr>
                <w:rFonts w:ascii="Arial" w:hAnsi="Arial" w:cs="Arial"/>
                <w:sz w:val="16"/>
              </w:rPr>
            </w:pPr>
            <w:r>
              <w:rPr>
                <w:rFonts w:ascii="Calibri" w:hAnsi="Calibri" w:cs="Arial"/>
                <w:sz w:val="16"/>
                <w:szCs w:val="16"/>
              </w:rPr>
              <w:t>CmMtrCurr_MtrCurr1OffsetZero_Volt_M_f32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855AB6">
            <w:pPr>
              <w:spacing w:after="0"/>
              <w:rPr>
                <w:rFonts w:ascii="Arial" w:hAnsi="Arial" w:cs="Arial"/>
                <w:sz w:val="16"/>
              </w:rPr>
            </w:pPr>
            <w:r>
              <w:rPr>
                <w:rFonts w:ascii="Calibri" w:hAnsi="Calibri" w:cs="Arial"/>
                <w:sz w:val="16"/>
                <w:szCs w:val="16"/>
              </w:rPr>
              <w:t>CmMtrCurr_MtrCurr2OffsetZero_Volt_M_f32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CmMtrCurr_MtrCurrValCmd_VoltCnt_M_f32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CmMtrCurr_MtrCurr1OffDelta_VoltpVoltCnt_M_f32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CmMtrCurr_MtrCurr2OffDelta_VoltpVoltCnt_M_f32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CmMtrCurr_CurrOffAvgCounter_Cnt_M_u16</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CF4736">
            <w:pPr>
              <w:spacing w:after="0"/>
              <w:rPr>
                <w:rFonts w:ascii="Arial" w:hAnsi="Arial" w:cs="Arial"/>
                <w:sz w:val="16"/>
              </w:rPr>
            </w:pPr>
            <w:r w:rsidRPr="005626D4">
              <w:rPr>
                <w:rFonts w:ascii="Arial" w:hAnsi="Arial" w:cs="Arial"/>
                <w:sz w:val="16"/>
              </w:rPr>
              <w:t>CMMTRCURR_START_SEC_VAR_CLEARED_</w:t>
            </w:r>
            <w:r>
              <w:rPr>
                <w:rFonts w:ascii="Arial" w:hAnsi="Arial" w:cs="Arial"/>
                <w:sz w:val="16"/>
              </w:rPr>
              <w:t>16</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CmMtrCurr_CurrOffState_Uls_M_enum</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7E03A3">
              <w:rPr>
                <w:rFonts w:ascii="Arial" w:hAnsi="Arial" w:cs="Arial"/>
                <w:sz w:val="16"/>
              </w:rPr>
              <w:t>CMMTRCURR_START_SEC_VAR_CLEARED_UNSPECIFIED</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CmMtrCurr_CurroffProcessFlag_M_enum</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7E03A3">
              <w:rPr>
                <w:rFonts w:ascii="Arial" w:hAnsi="Arial" w:cs="Arial"/>
                <w:sz w:val="16"/>
              </w:rPr>
              <w:t>CMMTRCURR_START_SEC_VAR_CLEARED_UNSPECIFIED</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CmMtrCurr_CurrOffTrimFlag_Cnt_M_lgc</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CF4736">
            <w:pPr>
              <w:spacing w:after="0"/>
              <w:rPr>
                <w:rFonts w:ascii="Arial" w:hAnsi="Arial" w:cs="Arial"/>
                <w:sz w:val="16"/>
              </w:rPr>
            </w:pPr>
            <w:r w:rsidRPr="005626D4">
              <w:rPr>
                <w:rFonts w:ascii="Arial" w:hAnsi="Arial" w:cs="Arial"/>
                <w:sz w:val="16"/>
              </w:rPr>
              <w:t>CMMTRCURR_START_SEC_VAR_CLEARED_</w:t>
            </w:r>
            <w:r>
              <w:rPr>
                <w:rFonts w:ascii="Arial" w:hAnsi="Arial" w:cs="Arial"/>
                <w:sz w:val="16"/>
              </w:rPr>
              <w:t>BOOLEAN</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CmMtrCurr_MtrCurr1Offset_Volt_D_f32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D932E5">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Pr="005626D4" w:rsidRDefault="00CF4736" w:rsidP="005626D4">
            <w:pPr>
              <w:spacing w:after="0"/>
              <w:rPr>
                <w:rFonts w:ascii="Arial" w:hAnsi="Arial" w:cs="Arial"/>
                <w:sz w:val="16"/>
              </w:rPr>
            </w:pPr>
            <w:r>
              <w:rPr>
                <w:rFonts w:ascii="Calibri" w:hAnsi="Calibri" w:cs="Arial"/>
                <w:sz w:val="16"/>
                <w:szCs w:val="16"/>
              </w:rPr>
              <w:t>CmMtrCurr_MtrCurr2Offset_Volt_D_f32</w:t>
            </w:r>
          </w:p>
        </w:tc>
        <w:tc>
          <w:tcPr>
            <w:tcW w:w="153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0F51D0">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5626D4">
              <w:rPr>
                <w:rFonts w:ascii="Arial" w:hAnsi="Arial" w:cs="Arial"/>
                <w:sz w:val="16"/>
              </w:rPr>
              <w:t>CMMTRCURR_START_SEC_VAR_CLEARED_32</w:t>
            </w:r>
          </w:p>
        </w:tc>
      </w:tr>
      <w:tr w:rsidR="00CF4736" w:rsidTr="00A15A3B">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Default="00CF4736" w:rsidP="005626D4">
            <w:pPr>
              <w:spacing w:after="0"/>
              <w:rPr>
                <w:rFonts w:ascii="Calibri" w:hAnsi="Calibri" w:cs="Arial"/>
                <w:sz w:val="16"/>
                <w:szCs w:val="16"/>
              </w:rPr>
            </w:pPr>
            <w:r>
              <w:rPr>
                <w:rFonts w:ascii="Calibri" w:hAnsi="Calibri" w:cs="Arial"/>
                <w:sz w:val="16"/>
                <w:szCs w:val="16"/>
              </w:rPr>
              <w:t>CmMtrCurr_CorrMtrCurr1_Amp_D_f32</w:t>
            </w:r>
          </w:p>
        </w:tc>
        <w:tc>
          <w:tcPr>
            <w:tcW w:w="1530" w:type="dxa"/>
            <w:tcBorders>
              <w:top w:val="single" w:sz="6" w:space="0" w:color="auto"/>
              <w:left w:val="single" w:sz="6" w:space="0" w:color="auto"/>
              <w:bottom w:val="single" w:sz="6" w:space="0" w:color="auto"/>
              <w:right w:val="single" w:sz="6" w:space="0" w:color="auto"/>
            </w:tcBorders>
          </w:tcPr>
          <w:p w:rsidR="00CF4736" w:rsidRPr="000F51D0" w:rsidRDefault="00CF4736" w:rsidP="005626D4">
            <w:pPr>
              <w:spacing w:after="0"/>
              <w:rPr>
                <w:rFonts w:ascii="Arial" w:hAnsi="Arial" w:cs="Arial"/>
                <w:sz w:val="16"/>
              </w:rPr>
            </w:pPr>
            <w:r w:rsidRPr="00E03BF3">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0F51D0" w:rsidRDefault="00CF4736" w:rsidP="005626D4">
            <w:pPr>
              <w:spacing w:after="0"/>
              <w:rPr>
                <w:rFonts w:ascii="Arial" w:hAnsi="Arial" w:cs="Arial"/>
                <w:sz w:val="16"/>
              </w:rPr>
            </w:pPr>
            <w:r w:rsidRPr="00E03BF3">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0F51D0" w:rsidRDefault="00CF4736" w:rsidP="005626D4">
            <w:pPr>
              <w:spacing w:after="0"/>
              <w:rPr>
                <w:rFonts w:ascii="Arial" w:hAnsi="Arial" w:cs="Arial"/>
                <w:sz w:val="16"/>
              </w:rPr>
            </w:pPr>
            <w:r w:rsidRPr="00E03BF3">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7B3EE2">
              <w:rPr>
                <w:rFonts w:ascii="Arial" w:hAnsi="Arial" w:cs="Arial"/>
                <w:sz w:val="16"/>
              </w:rPr>
              <w:t>CMMTRCURR_START_SEC_VAR_CLEARED_32</w:t>
            </w:r>
          </w:p>
        </w:tc>
      </w:tr>
      <w:tr w:rsidR="00CF4736" w:rsidTr="00A15A3B">
        <w:trPr>
          <w:cantSplit/>
        </w:trPr>
        <w:tc>
          <w:tcPr>
            <w:tcW w:w="2628" w:type="dxa"/>
            <w:tcBorders>
              <w:top w:val="single" w:sz="6" w:space="0" w:color="auto"/>
              <w:left w:val="single" w:sz="6" w:space="0" w:color="auto"/>
              <w:bottom w:val="single" w:sz="6" w:space="0" w:color="auto"/>
              <w:right w:val="single" w:sz="6" w:space="0" w:color="auto"/>
            </w:tcBorders>
            <w:vAlign w:val="center"/>
          </w:tcPr>
          <w:p w:rsidR="00CF4736" w:rsidRDefault="00CF4736" w:rsidP="005626D4">
            <w:pPr>
              <w:spacing w:after="0"/>
              <w:rPr>
                <w:rFonts w:ascii="Calibri" w:hAnsi="Calibri" w:cs="Arial"/>
                <w:sz w:val="16"/>
                <w:szCs w:val="16"/>
              </w:rPr>
            </w:pPr>
            <w:r>
              <w:rPr>
                <w:rFonts w:ascii="Calibri" w:hAnsi="Calibri" w:cs="Arial"/>
                <w:sz w:val="16"/>
                <w:szCs w:val="16"/>
              </w:rPr>
              <w:t>CmMtrCurr_CorrMtrCurr2_Amp_D_f32</w:t>
            </w:r>
          </w:p>
        </w:tc>
        <w:tc>
          <w:tcPr>
            <w:tcW w:w="1530" w:type="dxa"/>
            <w:tcBorders>
              <w:top w:val="single" w:sz="6" w:space="0" w:color="auto"/>
              <w:left w:val="single" w:sz="6" w:space="0" w:color="auto"/>
              <w:bottom w:val="single" w:sz="6" w:space="0" w:color="auto"/>
              <w:right w:val="single" w:sz="6" w:space="0" w:color="auto"/>
            </w:tcBorders>
          </w:tcPr>
          <w:p w:rsidR="00CF4736" w:rsidRPr="000F51D0" w:rsidRDefault="00CF4736" w:rsidP="005626D4">
            <w:pPr>
              <w:spacing w:after="0"/>
              <w:rPr>
                <w:rFonts w:ascii="Arial" w:hAnsi="Arial" w:cs="Arial"/>
                <w:sz w:val="16"/>
              </w:rPr>
            </w:pPr>
            <w:r w:rsidRPr="00E03BF3">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0F51D0" w:rsidRDefault="00CF4736" w:rsidP="005626D4">
            <w:pPr>
              <w:spacing w:after="0"/>
              <w:rPr>
                <w:rFonts w:ascii="Arial" w:hAnsi="Arial" w:cs="Arial"/>
                <w:sz w:val="16"/>
              </w:rPr>
            </w:pPr>
            <w:r w:rsidRPr="00E03BF3">
              <w:rPr>
                <w:rFonts w:ascii="Arial" w:hAnsi="Arial" w:cs="Arial"/>
                <w:sz w:val="16"/>
              </w:rPr>
              <w:t>See Data Dictionary</w:t>
            </w:r>
          </w:p>
        </w:tc>
        <w:tc>
          <w:tcPr>
            <w:tcW w:w="990" w:type="dxa"/>
            <w:tcBorders>
              <w:top w:val="single" w:sz="6" w:space="0" w:color="auto"/>
              <w:left w:val="single" w:sz="6" w:space="0" w:color="auto"/>
              <w:bottom w:val="single" w:sz="6" w:space="0" w:color="auto"/>
              <w:right w:val="single" w:sz="6" w:space="0" w:color="auto"/>
            </w:tcBorders>
          </w:tcPr>
          <w:p w:rsidR="00CF4736" w:rsidRPr="000F51D0" w:rsidRDefault="00CF4736" w:rsidP="005626D4">
            <w:pPr>
              <w:spacing w:after="0"/>
              <w:rPr>
                <w:rFonts w:ascii="Arial" w:hAnsi="Arial" w:cs="Arial"/>
                <w:sz w:val="16"/>
              </w:rPr>
            </w:pPr>
            <w:r w:rsidRPr="00E03BF3">
              <w:rPr>
                <w:rFonts w:ascii="Arial" w:hAnsi="Arial" w:cs="Arial"/>
                <w:sz w:val="16"/>
              </w:rPr>
              <w:t>See Data Dictionary</w:t>
            </w:r>
          </w:p>
        </w:tc>
        <w:tc>
          <w:tcPr>
            <w:tcW w:w="2790" w:type="dxa"/>
            <w:tcBorders>
              <w:top w:val="single" w:sz="6" w:space="0" w:color="auto"/>
              <w:left w:val="single" w:sz="6" w:space="0" w:color="auto"/>
              <w:bottom w:val="single" w:sz="6" w:space="0" w:color="auto"/>
              <w:right w:val="single" w:sz="6" w:space="0" w:color="auto"/>
            </w:tcBorders>
          </w:tcPr>
          <w:p w:rsidR="00CF4736" w:rsidRPr="005626D4" w:rsidRDefault="00CF4736" w:rsidP="005626D4">
            <w:pPr>
              <w:spacing w:after="0"/>
              <w:rPr>
                <w:rFonts w:ascii="Arial" w:hAnsi="Arial" w:cs="Arial"/>
                <w:sz w:val="16"/>
              </w:rPr>
            </w:pPr>
            <w:r w:rsidRPr="007B3EE2">
              <w:rPr>
                <w:rFonts w:ascii="Arial" w:hAnsi="Arial" w:cs="Arial"/>
                <w:sz w:val="16"/>
              </w:rPr>
              <w:t>CMMTRCURR_START_SEC_VAR_CLEARED_32</w:t>
            </w:r>
          </w:p>
        </w:tc>
      </w:tr>
    </w:tbl>
    <w:p w:rsidR="00BD008B" w:rsidRDefault="00BD008B"/>
    <w:p w:rsidR="005626D4" w:rsidRDefault="005626D4">
      <w:pPr>
        <w:spacing w:after="0"/>
        <w:rPr>
          <w:rFonts w:ascii="Arial" w:hAnsi="Arial"/>
          <w:b/>
          <w:sz w:val="24"/>
        </w:rPr>
      </w:pPr>
      <w:r>
        <w:br w:type="page"/>
      </w:r>
    </w:p>
    <w:p w:rsidR="004A781C" w:rsidRDefault="004A781C">
      <w:pPr>
        <w:pStyle w:val="Heading3"/>
      </w:pPr>
      <w:r>
        <w:lastRenderedPageBreak/>
        <w:t xml:space="preserve">User defined typedef definition/declaration </w:t>
      </w:r>
    </w:p>
    <w:p w:rsidR="004A781C" w:rsidRDefault="004A781C">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348"/>
        <w:gridCol w:w="2160"/>
        <w:gridCol w:w="1440"/>
        <w:gridCol w:w="992"/>
        <w:gridCol w:w="993"/>
      </w:tblGrid>
      <w:tr w:rsidR="003C4D3F" w:rsidTr="00F957FA">
        <w:tc>
          <w:tcPr>
            <w:tcW w:w="3348"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Typedef Name</w:t>
            </w:r>
          </w:p>
        </w:tc>
        <w:tc>
          <w:tcPr>
            <w:tcW w:w="216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(max)</w:t>
            </w:r>
          </w:p>
        </w:tc>
      </w:tr>
      <w:tr w:rsidR="000C50D8" w:rsidTr="00F957FA">
        <w:tc>
          <w:tcPr>
            <w:tcW w:w="3348" w:type="dxa"/>
          </w:tcPr>
          <w:p w:rsidR="000C50D8" w:rsidRDefault="000C50D8" w:rsidP="00996173">
            <w:pPr>
              <w:spacing w:before="60"/>
              <w:jc w:val="center"/>
              <w:rPr>
                <w:rFonts w:ascii="Arial" w:hAnsi="Arial" w:cs="Arial"/>
                <w:sz w:val="16"/>
              </w:rPr>
            </w:pPr>
            <w:r>
              <w:rPr>
                <w:rFonts w:ascii="Arial" w:hAnsi="Arial" w:cs="Arial"/>
                <w:sz w:val="16"/>
              </w:rPr>
              <w:t xml:space="preserve">     </w:t>
            </w:r>
            <w:r w:rsidRPr="00996173">
              <w:rPr>
                <w:rFonts w:ascii="Arial" w:hAnsi="Arial" w:cs="Arial"/>
                <w:sz w:val="16"/>
              </w:rPr>
              <w:t>CurrTempOffsetType</w:t>
            </w:r>
          </w:p>
        </w:tc>
        <w:tc>
          <w:tcPr>
            <w:tcW w:w="2160" w:type="dxa"/>
          </w:tcPr>
          <w:p w:rsidR="000C50D8" w:rsidRDefault="000C50D8" w:rsidP="00F957FA">
            <w:pPr>
              <w:spacing w:before="60"/>
              <w:rPr>
                <w:rFonts w:ascii="Arial" w:hAnsi="Arial" w:cs="Arial"/>
                <w:sz w:val="16"/>
              </w:rPr>
            </w:pPr>
            <w:r w:rsidRPr="001F5D86">
              <w:rPr>
                <w:rFonts w:ascii="Arial" w:hAnsi="Arial" w:cs="Arial"/>
                <w:sz w:val="16"/>
              </w:rPr>
              <w:t>CurrTempOffsetX_DegC_s10p5</w:t>
            </w:r>
          </w:p>
        </w:tc>
        <w:tc>
          <w:tcPr>
            <w:tcW w:w="1440" w:type="dxa"/>
          </w:tcPr>
          <w:p w:rsidR="000C50D8" w:rsidRPr="000C50D8" w:rsidRDefault="000C50D8">
            <w:pPr>
              <w:rPr>
                <w:rFonts w:ascii="Arial" w:hAnsi="Arial" w:cs="Arial"/>
                <w:sz w:val="16"/>
              </w:rPr>
            </w:pPr>
            <w:r w:rsidRPr="000C50D8">
              <w:rPr>
                <w:rFonts w:ascii="Arial" w:hAnsi="Arial" w:cs="Arial"/>
                <w:sz w:val="16"/>
              </w:rPr>
              <w:t>CurrTempOffsetTblType</w:t>
            </w:r>
          </w:p>
        </w:tc>
        <w:tc>
          <w:tcPr>
            <w:tcW w:w="992" w:type="dxa"/>
          </w:tcPr>
          <w:p w:rsidR="000C50D8" w:rsidRDefault="000C50D8" w:rsidP="00F957FA">
            <w:pPr>
              <w:spacing w:before="60"/>
              <w:rPr>
                <w:rFonts w:ascii="Arial" w:hAnsi="Arial" w:cs="Arial"/>
                <w:sz w:val="16"/>
              </w:rPr>
            </w:pPr>
            <w:r>
              <w:rPr>
                <w:rFonts w:ascii="Arial" w:hAnsi="Arial" w:cs="Arial"/>
                <w:sz w:val="16"/>
              </w:rPr>
              <w:t>-50</w:t>
            </w:r>
          </w:p>
        </w:tc>
        <w:tc>
          <w:tcPr>
            <w:tcW w:w="993" w:type="dxa"/>
          </w:tcPr>
          <w:p w:rsidR="000C50D8" w:rsidRDefault="000C50D8" w:rsidP="00F957FA">
            <w:pPr>
              <w:spacing w:before="60"/>
              <w:rPr>
                <w:rFonts w:ascii="Arial" w:hAnsi="Arial" w:cs="Arial"/>
                <w:sz w:val="16"/>
              </w:rPr>
            </w:pPr>
            <w:r>
              <w:rPr>
                <w:rFonts w:ascii="Arial" w:hAnsi="Arial" w:cs="Arial"/>
                <w:sz w:val="16"/>
              </w:rPr>
              <w:t>150</w:t>
            </w:r>
          </w:p>
        </w:tc>
      </w:tr>
      <w:tr w:rsidR="000C50D8" w:rsidTr="00F957FA">
        <w:tc>
          <w:tcPr>
            <w:tcW w:w="3348" w:type="dxa"/>
          </w:tcPr>
          <w:p w:rsidR="000C50D8" w:rsidRPr="00996173" w:rsidRDefault="000C50D8" w:rsidP="00996173">
            <w:pPr>
              <w:spacing w:before="60"/>
              <w:jc w:val="center"/>
              <w:rPr>
                <w:rFonts w:ascii="Arial" w:hAnsi="Arial" w:cs="Arial"/>
                <w:sz w:val="16"/>
              </w:rPr>
            </w:pPr>
          </w:p>
        </w:tc>
        <w:tc>
          <w:tcPr>
            <w:tcW w:w="2160" w:type="dxa"/>
          </w:tcPr>
          <w:p w:rsidR="000C50D8" w:rsidRDefault="000C50D8" w:rsidP="001F5D86">
            <w:pPr>
              <w:spacing w:before="60"/>
              <w:rPr>
                <w:rFonts w:ascii="Arial" w:hAnsi="Arial" w:cs="Arial"/>
                <w:sz w:val="16"/>
              </w:rPr>
            </w:pPr>
            <w:r w:rsidRPr="001F5D86">
              <w:rPr>
                <w:rFonts w:ascii="Arial" w:hAnsi="Arial" w:cs="Arial"/>
                <w:sz w:val="16"/>
              </w:rPr>
              <w:t>CurrOffsetY1_Volts_s4p11</w:t>
            </w:r>
          </w:p>
        </w:tc>
        <w:tc>
          <w:tcPr>
            <w:tcW w:w="1440" w:type="dxa"/>
          </w:tcPr>
          <w:p w:rsidR="000C50D8" w:rsidRPr="000C50D8" w:rsidRDefault="000C50D8">
            <w:pPr>
              <w:rPr>
                <w:rFonts w:ascii="Arial" w:hAnsi="Arial" w:cs="Arial"/>
                <w:sz w:val="16"/>
              </w:rPr>
            </w:pPr>
            <w:r w:rsidRPr="000C50D8">
              <w:rPr>
                <w:rFonts w:ascii="Arial" w:hAnsi="Arial" w:cs="Arial"/>
                <w:sz w:val="16"/>
              </w:rPr>
              <w:t>CurrTempOffsetTblType</w:t>
            </w:r>
          </w:p>
        </w:tc>
        <w:tc>
          <w:tcPr>
            <w:tcW w:w="992" w:type="dxa"/>
          </w:tcPr>
          <w:p w:rsidR="000C50D8" w:rsidRDefault="000C50D8" w:rsidP="00F957FA">
            <w:pPr>
              <w:spacing w:before="60"/>
              <w:rPr>
                <w:rFonts w:ascii="Arial" w:hAnsi="Arial" w:cs="Arial"/>
                <w:sz w:val="16"/>
              </w:rPr>
            </w:pPr>
            <w:r>
              <w:rPr>
                <w:rFonts w:ascii="Arial" w:hAnsi="Arial" w:cs="Arial"/>
                <w:sz w:val="16"/>
              </w:rPr>
              <w:t>-0.026</w:t>
            </w:r>
          </w:p>
        </w:tc>
        <w:tc>
          <w:tcPr>
            <w:tcW w:w="993" w:type="dxa"/>
          </w:tcPr>
          <w:p w:rsidR="000C50D8" w:rsidRDefault="000C50D8" w:rsidP="00F957FA">
            <w:pPr>
              <w:spacing w:before="60"/>
              <w:rPr>
                <w:rFonts w:ascii="Arial" w:hAnsi="Arial" w:cs="Arial"/>
                <w:sz w:val="16"/>
              </w:rPr>
            </w:pPr>
            <w:r>
              <w:rPr>
                <w:rFonts w:ascii="Arial" w:hAnsi="Arial" w:cs="Arial"/>
                <w:sz w:val="16"/>
              </w:rPr>
              <w:t>0.026</w:t>
            </w:r>
          </w:p>
        </w:tc>
      </w:tr>
      <w:tr w:rsidR="000C50D8" w:rsidTr="00F957FA">
        <w:tc>
          <w:tcPr>
            <w:tcW w:w="3348" w:type="dxa"/>
          </w:tcPr>
          <w:p w:rsidR="000C50D8" w:rsidRPr="00996173" w:rsidRDefault="000C50D8" w:rsidP="00996173">
            <w:pPr>
              <w:spacing w:before="60"/>
              <w:jc w:val="center"/>
              <w:rPr>
                <w:rFonts w:ascii="Arial" w:hAnsi="Arial" w:cs="Arial"/>
                <w:sz w:val="16"/>
              </w:rPr>
            </w:pPr>
          </w:p>
        </w:tc>
        <w:tc>
          <w:tcPr>
            <w:tcW w:w="2160" w:type="dxa"/>
          </w:tcPr>
          <w:p w:rsidR="000C50D8" w:rsidRDefault="000C50D8" w:rsidP="00F957FA">
            <w:pPr>
              <w:spacing w:before="60"/>
              <w:rPr>
                <w:rFonts w:ascii="Arial" w:hAnsi="Arial" w:cs="Arial"/>
                <w:sz w:val="16"/>
              </w:rPr>
            </w:pPr>
            <w:r w:rsidRPr="001F5D86">
              <w:rPr>
                <w:rFonts w:ascii="Arial" w:hAnsi="Arial" w:cs="Arial"/>
                <w:sz w:val="16"/>
              </w:rPr>
              <w:t>CurrOffsetY2_Volts_s4p11</w:t>
            </w:r>
          </w:p>
        </w:tc>
        <w:tc>
          <w:tcPr>
            <w:tcW w:w="1440" w:type="dxa"/>
          </w:tcPr>
          <w:p w:rsidR="000C50D8" w:rsidRPr="000C50D8" w:rsidRDefault="000C50D8">
            <w:pPr>
              <w:rPr>
                <w:rFonts w:ascii="Arial" w:hAnsi="Arial" w:cs="Arial"/>
                <w:sz w:val="16"/>
              </w:rPr>
            </w:pPr>
            <w:r w:rsidRPr="000C50D8">
              <w:rPr>
                <w:rFonts w:ascii="Arial" w:hAnsi="Arial" w:cs="Arial"/>
                <w:sz w:val="16"/>
              </w:rPr>
              <w:t>CurrTempOffsetTblType</w:t>
            </w:r>
          </w:p>
        </w:tc>
        <w:tc>
          <w:tcPr>
            <w:tcW w:w="992" w:type="dxa"/>
          </w:tcPr>
          <w:p w:rsidR="000C50D8" w:rsidRDefault="000C50D8" w:rsidP="00C8047B">
            <w:pPr>
              <w:spacing w:before="60"/>
              <w:rPr>
                <w:rFonts w:ascii="Arial" w:hAnsi="Arial" w:cs="Arial"/>
                <w:sz w:val="16"/>
              </w:rPr>
            </w:pPr>
            <w:r>
              <w:rPr>
                <w:rFonts w:ascii="Arial" w:hAnsi="Arial" w:cs="Arial"/>
                <w:sz w:val="16"/>
              </w:rPr>
              <w:t>-0.026</w:t>
            </w:r>
          </w:p>
        </w:tc>
        <w:tc>
          <w:tcPr>
            <w:tcW w:w="993" w:type="dxa"/>
          </w:tcPr>
          <w:p w:rsidR="000C50D8" w:rsidRDefault="000C50D8" w:rsidP="00C8047B">
            <w:pPr>
              <w:spacing w:before="60"/>
              <w:rPr>
                <w:rFonts w:ascii="Arial" w:hAnsi="Arial" w:cs="Arial"/>
                <w:sz w:val="16"/>
              </w:rPr>
            </w:pPr>
            <w:r>
              <w:rPr>
                <w:rFonts w:ascii="Arial" w:hAnsi="Arial" w:cs="Arial"/>
                <w:sz w:val="16"/>
              </w:rPr>
              <w:t>0.026</w:t>
            </w:r>
          </w:p>
        </w:tc>
      </w:tr>
      <w:tr w:rsidR="003C4D3F" w:rsidTr="00F957FA">
        <w:tc>
          <w:tcPr>
            <w:tcW w:w="3348" w:type="dxa"/>
          </w:tcPr>
          <w:p w:rsidR="003C4D3F" w:rsidRDefault="001F5D86" w:rsidP="001F5D86">
            <w:pPr>
              <w:spacing w:before="60"/>
              <w:jc w:val="center"/>
              <w:rPr>
                <w:rFonts w:ascii="Arial" w:hAnsi="Arial" w:cs="Arial"/>
                <w:sz w:val="16"/>
              </w:rPr>
            </w:pPr>
            <w:r w:rsidRPr="001F5D86">
              <w:rPr>
                <w:rFonts w:ascii="Arial" w:hAnsi="Arial" w:cs="Arial"/>
                <w:sz w:val="16"/>
              </w:rPr>
              <w:t>PhaseCurrCal_DataType</w:t>
            </w:r>
          </w:p>
        </w:tc>
        <w:tc>
          <w:tcPr>
            <w:tcW w:w="2160" w:type="dxa"/>
          </w:tcPr>
          <w:p w:rsidR="003C4D3F" w:rsidRDefault="001F5D86" w:rsidP="00F957FA">
            <w:pPr>
              <w:spacing w:before="60"/>
              <w:rPr>
                <w:rFonts w:ascii="Arial" w:hAnsi="Arial" w:cs="Arial"/>
                <w:sz w:val="16"/>
              </w:rPr>
            </w:pPr>
            <w:r w:rsidRPr="001F5D86">
              <w:rPr>
                <w:rFonts w:ascii="Arial" w:hAnsi="Arial" w:cs="Arial"/>
                <w:sz w:val="16"/>
              </w:rPr>
              <w:t>EOLMtrCurrVcalCmd_VoltCnts_f32</w:t>
            </w:r>
          </w:p>
        </w:tc>
        <w:tc>
          <w:tcPr>
            <w:tcW w:w="1440" w:type="dxa"/>
          </w:tcPr>
          <w:p w:rsidR="003C4D3F" w:rsidRDefault="001F5D86" w:rsidP="00F957FA">
            <w:pPr>
              <w:spacing w:before="60"/>
              <w:rPr>
                <w:rFonts w:ascii="Arial" w:hAnsi="Arial" w:cs="Arial"/>
                <w:sz w:val="16"/>
              </w:rPr>
            </w:pPr>
            <w:r>
              <w:rPr>
                <w:rFonts w:ascii="Arial" w:hAnsi="Arial" w:cs="Arial"/>
                <w:sz w:val="16"/>
              </w:rPr>
              <w:t>float</w:t>
            </w:r>
          </w:p>
        </w:tc>
        <w:tc>
          <w:tcPr>
            <w:tcW w:w="992" w:type="dxa"/>
          </w:tcPr>
          <w:p w:rsidR="003C4D3F" w:rsidRDefault="00676A94" w:rsidP="00F957FA">
            <w:pPr>
              <w:spacing w:before="60"/>
              <w:rPr>
                <w:rFonts w:ascii="Arial" w:hAnsi="Arial" w:cs="Arial"/>
                <w:sz w:val="16"/>
              </w:rPr>
            </w:pPr>
            <w:r>
              <w:rPr>
                <w:rFonts w:ascii="Arial" w:hAnsi="Arial" w:cs="Arial"/>
                <w:sz w:val="16"/>
              </w:rPr>
              <w:t>0</w:t>
            </w:r>
          </w:p>
        </w:tc>
        <w:tc>
          <w:tcPr>
            <w:tcW w:w="993" w:type="dxa"/>
          </w:tcPr>
          <w:p w:rsidR="003C4D3F" w:rsidRDefault="00676A94" w:rsidP="00F957FA">
            <w:pPr>
              <w:spacing w:before="60"/>
              <w:rPr>
                <w:rFonts w:ascii="Arial" w:hAnsi="Arial" w:cs="Arial"/>
                <w:sz w:val="16"/>
              </w:rPr>
            </w:pPr>
            <w:r>
              <w:rPr>
                <w:rFonts w:ascii="Arial" w:hAnsi="Arial" w:cs="Arial"/>
                <w:sz w:val="16"/>
              </w:rPr>
              <w:t>80000</w:t>
            </w:r>
          </w:p>
        </w:tc>
      </w:tr>
      <w:tr w:rsidR="001F5D86" w:rsidTr="00F957FA">
        <w:tc>
          <w:tcPr>
            <w:tcW w:w="3348" w:type="dxa"/>
          </w:tcPr>
          <w:p w:rsidR="001F5D86" w:rsidRPr="001F5D86" w:rsidRDefault="001F5D86" w:rsidP="001F5D86">
            <w:pPr>
              <w:spacing w:before="60"/>
              <w:jc w:val="center"/>
              <w:rPr>
                <w:rFonts w:ascii="Arial" w:hAnsi="Arial" w:cs="Arial"/>
                <w:sz w:val="16"/>
              </w:rPr>
            </w:pPr>
          </w:p>
        </w:tc>
        <w:tc>
          <w:tcPr>
            <w:tcW w:w="2160" w:type="dxa"/>
          </w:tcPr>
          <w:p w:rsidR="001F5D86" w:rsidRPr="001F5D86" w:rsidRDefault="001F5D86" w:rsidP="00F957FA">
            <w:pPr>
              <w:spacing w:before="60"/>
              <w:rPr>
                <w:rFonts w:ascii="Arial" w:hAnsi="Arial" w:cs="Arial"/>
                <w:sz w:val="16"/>
              </w:rPr>
            </w:pPr>
            <w:r w:rsidRPr="001F5D86">
              <w:rPr>
                <w:rFonts w:ascii="Arial" w:hAnsi="Arial" w:cs="Arial"/>
                <w:sz w:val="16"/>
              </w:rPr>
              <w:t>EOLPhscurr1Gain_AmpspVolt_f32</w:t>
            </w:r>
          </w:p>
        </w:tc>
        <w:tc>
          <w:tcPr>
            <w:tcW w:w="1440" w:type="dxa"/>
          </w:tcPr>
          <w:p w:rsidR="001F5D86" w:rsidRDefault="001F5D86">
            <w:r w:rsidRPr="001B55D9">
              <w:rPr>
                <w:rFonts w:ascii="Arial" w:hAnsi="Arial" w:cs="Arial"/>
                <w:sz w:val="16"/>
              </w:rPr>
              <w:t>float</w:t>
            </w:r>
          </w:p>
        </w:tc>
        <w:tc>
          <w:tcPr>
            <w:tcW w:w="992" w:type="dxa"/>
          </w:tcPr>
          <w:p w:rsidR="001F5D86" w:rsidRDefault="00676A94" w:rsidP="00F957FA">
            <w:pPr>
              <w:spacing w:before="60"/>
              <w:rPr>
                <w:rFonts w:ascii="Arial" w:hAnsi="Arial" w:cs="Arial"/>
                <w:sz w:val="16"/>
              </w:rPr>
            </w:pPr>
            <w:r>
              <w:rPr>
                <w:rFonts w:ascii="Arial" w:hAnsi="Arial" w:cs="Arial"/>
                <w:sz w:val="16"/>
              </w:rPr>
              <w:t>20</w:t>
            </w:r>
          </w:p>
        </w:tc>
        <w:tc>
          <w:tcPr>
            <w:tcW w:w="993" w:type="dxa"/>
          </w:tcPr>
          <w:p w:rsidR="001F5D86" w:rsidRDefault="00676A94" w:rsidP="00F957FA">
            <w:pPr>
              <w:spacing w:before="60"/>
              <w:rPr>
                <w:rFonts w:ascii="Arial" w:hAnsi="Arial" w:cs="Arial"/>
                <w:sz w:val="16"/>
              </w:rPr>
            </w:pPr>
            <w:r>
              <w:rPr>
                <w:rFonts w:ascii="Arial" w:hAnsi="Arial" w:cs="Arial"/>
                <w:sz w:val="16"/>
              </w:rPr>
              <w:t>125</w:t>
            </w:r>
          </w:p>
        </w:tc>
      </w:tr>
      <w:tr w:rsidR="00676A94" w:rsidTr="00F957FA">
        <w:tc>
          <w:tcPr>
            <w:tcW w:w="3348" w:type="dxa"/>
          </w:tcPr>
          <w:p w:rsidR="00676A94" w:rsidRPr="001F5D86" w:rsidRDefault="00676A94" w:rsidP="001F5D86">
            <w:pPr>
              <w:spacing w:before="60"/>
              <w:jc w:val="center"/>
              <w:rPr>
                <w:rFonts w:ascii="Arial" w:hAnsi="Arial" w:cs="Arial"/>
                <w:sz w:val="16"/>
              </w:rPr>
            </w:pPr>
          </w:p>
        </w:tc>
        <w:tc>
          <w:tcPr>
            <w:tcW w:w="2160" w:type="dxa"/>
          </w:tcPr>
          <w:p w:rsidR="00676A94" w:rsidRPr="001F5D86" w:rsidRDefault="00676A94" w:rsidP="001F5D86">
            <w:pPr>
              <w:spacing w:before="60"/>
              <w:jc w:val="center"/>
              <w:rPr>
                <w:rFonts w:ascii="Arial" w:hAnsi="Arial" w:cs="Arial"/>
                <w:sz w:val="16"/>
              </w:rPr>
            </w:pPr>
            <w:r w:rsidRPr="001F5D86">
              <w:rPr>
                <w:rFonts w:ascii="Arial" w:hAnsi="Arial" w:cs="Arial"/>
                <w:sz w:val="16"/>
              </w:rPr>
              <w:t>EOLMtrCurr2OffsetDiff_Volts_f32</w:t>
            </w:r>
          </w:p>
        </w:tc>
        <w:tc>
          <w:tcPr>
            <w:tcW w:w="1440" w:type="dxa"/>
          </w:tcPr>
          <w:p w:rsidR="00676A94" w:rsidRDefault="00676A94">
            <w:r w:rsidRPr="001B55D9">
              <w:rPr>
                <w:rFonts w:ascii="Arial" w:hAnsi="Arial" w:cs="Arial"/>
                <w:sz w:val="16"/>
              </w:rPr>
              <w:t>float</w:t>
            </w:r>
          </w:p>
        </w:tc>
        <w:tc>
          <w:tcPr>
            <w:tcW w:w="992" w:type="dxa"/>
          </w:tcPr>
          <w:p w:rsidR="00676A94" w:rsidRDefault="00676A94" w:rsidP="00C8047B">
            <w:pPr>
              <w:spacing w:before="60"/>
              <w:rPr>
                <w:rFonts w:ascii="Arial" w:hAnsi="Arial" w:cs="Arial"/>
                <w:sz w:val="16"/>
              </w:rPr>
            </w:pPr>
            <w:r>
              <w:rPr>
                <w:rFonts w:ascii="Arial" w:hAnsi="Arial" w:cs="Arial"/>
                <w:sz w:val="16"/>
              </w:rPr>
              <w:t>1.0</w:t>
            </w:r>
          </w:p>
        </w:tc>
        <w:tc>
          <w:tcPr>
            <w:tcW w:w="993" w:type="dxa"/>
          </w:tcPr>
          <w:p w:rsidR="00676A94" w:rsidRDefault="00676A94" w:rsidP="00C8047B">
            <w:pPr>
              <w:spacing w:before="60"/>
              <w:rPr>
                <w:rFonts w:ascii="Arial" w:hAnsi="Arial" w:cs="Arial"/>
                <w:sz w:val="16"/>
              </w:rPr>
            </w:pPr>
            <w:r>
              <w:rPr>
                <w:rFonts w:ascii="Arial" w:hAnsi="Arial" w:cs="Arial"/>
                <w:sz w:val="16"/>
              </w:rPr>
              <w:t>3.0</w:t>
            </w:r>
          </w:p>
        </w:tc>
      </w:tr>
      <w:tr w:rsidR="00676A94" w:rsidTr="00F957FA">
        <w:tc>
          <w:tcPr>
            <w:tcW w:w="3348" w:type="dxa"/>
          </w:tcPr>
          <w:p w:rsidR="00676A94" w:rsidRPr="001F5D86" w:rsidRDefault="00676A94" w:rsidP="001F5D86">
            <w:pPr>
              <w:spacing w:before="60"/>
              <w:jc w:val="center"/>
              <w:rPr>
                <w:rFonts w:ascii="Arial" w:hAnsi="Arial" w:cs="Arial"/>
                <w:sz w:val="16"/>
              </w:rPr>
            </w:pPr>
          </w:p>
        </w:tc>
        <w:tc>
          <w:tcPr>
            <w:tcW w:w="2160" w:type="dxa"/>
          </w:tcPr>
          <w:p w:rsidR="00676A94" w:rsidRPr="001F5D86" w:rsidRDefault="00676A94" w:rsidP="001F5D86">
            <w:pPr>
              <w:spacing w:before="60"/>
              <w:jc w:val="center"/>
              <w:rPr>
                <w:rFonts w:ascii="Arial" w:hAnsi="Arial" w:cs="Arial"/>
                <w:sz w:val="16"/>
              </w:rPr>
            </w:pPr>
            <w:r w:rsidRPr="001F5D86">
              <w:rPr>
                <w:rFonts w:ascii="Arial" w:hAnsi="Arial" w:cs="Arial"/>
                <w:sz w:val="16"/>
              </w:rPr>
              <w:t>EOLMtrCurr1OffsetDiff_Volts_f32</w:t>
            </w:r>
          </w:p>
        </w:tc>
        <w:tc>
          <w:tcPr>
            <w:tcW w:w="1440" w:type="dxa"/>
          </w:tcPr>
          <w:p w:rsidR="00676A94" w:rsidRDefault="00676A94">
            <w:r w:rsidRPr="001B55D9">
              <w:rPr>
                <w:rFonts w:ascii="Arial" w:hAnsi="Arial" w:cs="Arial"/>
                <w:sz w:val="16"/>
              </w:rPr>
              <w:t>float</w:t>
            </w:r>
          </w:p>
        </w:tc>
        <w:tc>
          <w:tcPr>
            <w:tcW w:w="992" w:type="dxa"/>
          </w:tcPr>
          <w:p w:rsidR="00676A94" w:rsidRDefault="00676A94" w:rsidP="00C8047B">
            <w:pPr>
              <w:spacing w:before="60"/>
              <w:rPr>
                <w:rFonts w:ascii="Arial" w:hAnsi="Arial" w:cs="Arial"/>
                <w:sz w:val="16"/>
              </w:rPr>
            </w:pPr>
            <w:r>
              <w:rPr>
                <w:rFonts w:ascii="Arial" w:hAnsi="Arial" w:cs="Arial"/>
                <w:sz w:val="16"/>
              </w:rPr>
              <w:t>1.0</w:t>
            </w:r>
          </w:p>
        </w:tc>
        <w:tc>
          <w:tcPr>
            <w:tcW w:w="993" w:type="dxa"/>
          </w:tcPr>
          <w:p w:rsidR="00676A94" w:rsidRDefault="00676A94" w:rsidP="00C8047B">
            <w:pPr>
              <w:spacing w:before="60"/>
              <w:rPr>
                <w:rFonts w:ascii="Arial" w:hAnsi="Arial" w:cs="Arial"/>
                <w:sz w:val="16"/>
              </w:rPr>
            </w:pPr>
            <w:r>
              <w:rPr>
                <w:rFonts w:ascii="Arial" w:hAnsi="Arial" w:cs="Arial"/>
                <w:sz w:val="16"/>
              </w:rPr>
              <w:t>3.0</w:t>
            </w:r>
          </w:p>
        </w:tc>
      </w:tr>
      <w:tr w:rsidR="00AF59F5" w:rsidTr="00F957FA">
        <w:tc>
          <w:tcPr>
            <w:tcW w:w="3348" w:type="dxa"/>
          </w:tcPr>
          <w:p w:rsidR="00AF59F5" w:rsidRDefault="00AF59F5" w:rsidP="00F957FA">
            <w:pPr>
              <w:spacing w:before="60"/>
              <w:rPr>
                <w:rFonts w:ascii="Arial" w:hAnsi="Arial" w:cs="Arial"/>
                <w:sz w:val="16"/>
              </w:rPr>
            </w:pPr>
          </w:p>
        </w:tc>
        <w:tc>
          <w:tcPr>
            <w:tcW w:w="2160" w:type="dxa"/>
          </w:tcPr>
          <w:p w:rsidR="00AF59F5" w:rsidRDefault="00AF59F5" w:rsidP="001F5D86">
            <w:pPr>
              <w:spacing w:before="60"/>
              <w:jc w:val="center"/>
              <w:rPr>
                <w:rFonts w:ascii="Arial" w:hAnsi="Arial" w:cs="Arial"/>
                <w:sz w:val="16"/>
              </w:rPr>
            </w:pPr>
            <w:r w:rsidRPr="001F5D86">
              <w:rPr>
                <w:rFonts w:ascii="Arial" w:hAnsi="Arial" w:cs="Arial"/>
                <w:sz w:val="16"/>
              </w:rPr>
              <w:t>EOLMtrCurr1OffsetLo_Volts_f32</w:t>
            </w:r>
          </w:p>
        </w:tc>
        <w:tc>
          <w:tcPr>
            <w:tcW w:w="1440" w:type="dxa"/>
          </w:tcPr>
          <w:p w:rsidR="00AF59F5" w:rsidRDefault="00AF59F5">
            <w:r w:rsidRPr="001B55D9">
              <w:rPr>
                <w:rFonts w:ascii="Arial" w:hAnsi="Arial" w:cs="Arial"/>
                <w:sz w:val="16"/>
              </w:rPr>
              <w:t>float</w:t>
            </w:r>
          </w:p>
        </w:tc>
        <w:tc>
          <w:tcPr>
            <w:tcW w:w="992" w:type="dxa"/>
          </w:tcPr>
          <w:p w:rsidR="00AF59F5" w:rsidRDefault="00676A94" w:rsidP="00C8047B">
            <w:pPr>
              <w:spacing w:before="60"/>
              <w:rPr>
                <w:rFonts w:ascii="Arial" w:hAnsi="Arial" w:cs="Arial"/>
                <w:sz w:val="16"/>
              </w:rPr>
            </w:pPr>
            <w:r>
              <w:rPr>
                <w:rFonts w:ascii="Arial" w:hAnsi="Arial" w:cs="Arial"/>
                <w:sz w:val="16"/>
              </w:rPr>
              <w:t>1.0</w:t>
            </w:r>
          </w:p>
        </w:tc>
        <w:tc>
          <w:tcPr>
            <w:tcW w:w="993" w:type="dxa"/>
          </w:tcPr>
          <w:p w:rsidR="00AF59F5" w:rsidRDefault="00676A94" w:rsidP="00C8047B">
            <w:pPr>
              <w:spacing w:before="60"/>
              <w:rPr>
                <w:rFonts w:ascii="Arial" w:hAnsi="Arial" w:cs="Arial"/>
                <w:sz w:val="16"/>
              </w:rPr>
            </w:pPr>
            <w:r>
              <w:rPr>
                <w:rFonts w:ascii="Arial" w:hAnsi="Arial" w:cs="Arial"/>
                <w:sz w:val="16"/>
              </w:rPr>
              <w:t>3.0</w:t>
            </w:r>
          </w:p>
        </w:tc>
      </w:tr>
      <w:tr w:rsidR="00676A94" w:rsidTr="00F957FA">
        <w:tc>
          <w:tcPr>
            <w:tcW w:w="3348" w:type="dxa"/>
          </w:tcPr>
          <w:p w:rsidR="00676A94" w:rsidRDefault="00676A94" w:rsidP="00F957FA">
            <w:pPr>
              <w:spacing w:before="60"/>
              <w:rPr>
                <w:rFonts w:ascii="Arial" w:hAnsi="Arial" w:cs="Arial"/>
                <w:sz w:val="16"/>
              </w:rPr>
            </w:pPr>
          </w:p>
        </w:tc>
        <w:tc>
          <w:tcPr>
            <w:tcW w:w="2160" w:type="dxa"/>
          </w:tcPr>
          <w:p w:rsidR="00676A94" w:rsidRPr="001F5D86" w:rsidRDefault="00676A94" w:rsidP="001F5D86">
            <w:pPr>
              <w:spacing w:before="60"/>
              <w:jc w:val="center"/>
              <w:rPr>
                <w:rFonts w:ascii="Arial" w:hAnsi="Arial" w:cs="Arial"/>
                <w:sz w:val="16"/>
              </w:rPr>
            </w:pPr>
            <w:r w:rsidRPr="001F5D86">
              <w:rPr>
                <w:rFonts w:ascii="Arial" w:hAnsi="Arial" w:cs="Arial"/>
                <w:sz w:val="16"/>
              </w:rPr>
              <w:t>EOLMtrCurr2OffsetLo_Volts_f32</w:t>
            </w:r>
          </w:p>
        </w:tc>
        <w:tc>
          <w:tcPr>
            <w:tcW w:w="1440" w:type="dxa"/>
          </w:tcPr>
          <w:p w:rsidR="00676A94" w:rsidRDefault="00676A94">
            <w:r w:rsidRPr="001B55D9">
              <w:rPr>
                <w:rFonts w:ascii="Arial" w:hAnsi="Arial" w:cs="Arial"/>
                <w:sz w:val="16"/>
              </w:rPr>
              <w:t>float</w:t>
            </w:r>
          </w:p>
        </w:tc>
        <w:tc>
          <w:tcPr>
            <w:tcW w:w="992" w:type="dxa"/>
          </w:tcPr>
          <w:p w:rsidR="00676A94" w:rsidRDefault="00676A94" w:rsidP="00C8047B">
            <w:pPr>
              <w:spacing w:before="60"/>
              <w:rPr>
                <w:rFonts w:ascii="Arial" w:hAnsi="Arial" w:cs="Arial"/>
                <w:sz w:val="16"/>
              </w:rPr>
            </w:pPr>
            <w:r>
              <w:rPr>
                <w:rFonts w:ascii="Arial" w:hAnsi="Arial" w:cs="Arial"/>
                <w:sz w:val="16"/>
              </w:rPr>
              <w:t>1.0</w:t>
            </w:r>
          </w:p>
        </w:tc>
        <w:tc>
          <w:tcPr>
            <w:tcW w:w="993" w:type="dxa"/>
          </w:tcPr>
          <w:p w:rsidR="00676A94" w:rsidRDefault="00676A94" w:rsidP="00C8047B">
            <w:pPr>
              <w:spacing w:before="60"/>
              <w:rPr>
                <w:rFonts w:ascii="Arial" w:hAnsi="Arial" w:cs="Arial"/>
                <w:sz w:val="16"/>
              </w:rPr>
            </w:pPr>
            <w:r>
              <w:rPr>
                <w:rFonts w:ascii="Arial" w:hAnsi="Arial" w:cs="Arial"/>
                <w:sz w:val="16"/>
              </w:rPr>
              <w:t>3.0</w:t>
            </w:r>
          </w:p>
        </w:tc>
      </w:tr>
      <w:tr w:rsidR="00676A94" w:rsidTr="00F957FA">
        <w:tc>
          <w:tcPr>
            <w:tcW w:w="3348" w:type="dxa"/>
          </w:tcPr>
          <w:p w:rsidR="00676A94" w:rsidRDefault="00676A94" w:rsidP="00F957FA">
            <w:pPr>
              <w:spacing w:before="60"/>
              <w:rPr>
                <w:rFonts w:ascii="Arial" w:hAnsi="Arial" w:cs="Arial"/>
                <w:sz w:val="16"/>
              </w:rPr>
            </w:pPr>
          </w:p>
        </w:tc>
        <w:tc>
          <w:tcPr>
            <w:tcW w:w="2160" w:type="dxa"/>
          </w:tcPr>
          <w:p w:rsidR="00676A94" w:rsidRPr="001F5D86" w:rsidRDefault="00676A94" w:rsidP="001F5D86">
            <w:pPr>
              <w:tabs>
                <w:tab w:val="left" w:pos="269"/>
              </w:tabs>
              <w:spacing w:before="60"/>
              <w:rPr>
                <w:rFonts w:ascii="Arial" w:hAnsi="Arial" w:cs="Arial"/>
                <w:sz w:val="16"/>
              </w:rPr>
            </w:pPr>
            <w:r w:rsidRPr="001F5D86">
              <w:rPr>
                <w:rFonts w:ascii="Arial" w:hAnsi="Arial" w:cs="Arial"/>
                <w:sz w:val="16"/>
              </w:rPr>
              <w:t>EOLPhscurr2Gain_AmpspVolt_f32</w:t>
            </w:r>
          </w:p>
        </w:tc>
        <w:tc>
          <w:tcPr>
            <w:tcW w:w="1440" w:type="dxa"/>
          </w:tcPr>
          <w:p w:rsidR="00676A94" w:rsidRDefault="00676A94">
            <w:r w:rsidRPr="001B55D9">
              <w:rPr>
                <w:rFonts w:ascii="Arial" w:hAnsi="Arial" w:cs="Arial"/>
                <w:sz w:val="16"/>
              </w:rPr>
              <w:t>float</w:t>
            </w:r>
          </w:p>
        </w:tc>
        <w:tc>
          <w:tcPr>
            <w:tcW w:w="992" w:type="dxa"/>
          </w:tcPr>
          <w:p w:rsidR="00676A94" w:rsidRDefault="00676A94" w:rsidP="00C8047B">
            <w:pPr>
              <w:spacing w:before="60"/>
              <w:rPr>
                <w:rFonts w:ascii="Arial" w:hAnsi="Arial" w:cs="Arial"/>
                <w:sz w:val="16"/>
              </w:rPr>
            </w:pPr>
            <w:r>
              <w:rPr>
                <w:rFonts w:ascii="Arial" w:hAnsi="Arial" w:cs="Arial"/>
                <w:sz w:val="16"/>
              </w:rPr>
              <w:t>20</w:t>
            </w:r>
          </w:p>
        </w:tc>
        <w:tc>
          <w:tcPr>
            <w:tcW w:w="993" w:type="dxa"/>
          </w:tcPr>
          <w:p w:rsidR="00676A94" w:rsidRDefault="00676A94" w:rsidP="00C8047B">
            <w:pPr>
              <w:spacing w:before="60"/>
              <w:rPr>
                <w:rFonts w:ascii="Arial" w:hAnsi="Arial" w:cs="Arial"/>
                <w:sz w:val="16"/>
              </w:rPr>
            </w:pPr>
            <w:r>
              <w:rPr>
                <w:rFonts w:ascii="Arial" w:hAnsi="Arial" w:cs="Arial"/>
                <w:sz w:val="16"/>
              </w:rPr>
              <w:t>125</w:t>
            </w:r>
          </w:p>
        </w:tc>
      </w:tr>
      <w:tr w:rsidR="000C50D8" w:rsidTr="00F957FA">
        <w:tc>
          <w:tcPr>
            <w:tcW w:w="3348" w:type="dxa"/>
          </w:tcPr>
          <w:p w:rsidR="000C50D8" w:rsidRDefault="000C50D8" w:rsidP="005626D4">
            <w:pPr>
              <w:spacing w:before="60"/>
              <w:jc w:val="center"/>
              <w:rPr>
                <w:rFonts w:ascii="Arial" w:hAnsi="Arial" w:cs="Arial"/>
                <w:sz w:val="16"/>
              </w:rPr>
            </w:pPr>
            <w:r w:rsidRPr="000C50D8">
              <w:rPr>
                <w:rFonts w:ascii="Arial" w:hAnsi="Arial" w:cs="Arial"/>
                <w:sz w:val="16"/>
              </w:rPr>
              <w:t>CurrTempOffsetTblType</w:t>
            </w:r>
            <w:r w:rsidR="00286063">
              <w:rPr>
                <w:rFonts w:ascii="Arial" w:hAnsi="Arial" w:cs="Arial"/>
                <w:sz w:val="16"/>
              </w:rPr>
              <w:t>[16]</w:t>
            </w:r>
          </w:p>
        </w:tc>
        <w:tc>
          <w:tcPr>
            <w:tcW w:w="2160" w:type="dxa"/>
          </w:tcPr>
          <w:p w:rsidR="000C50D8" w:rsidRDefault="000C50D8" w:rsidP="001F5D86">
            <w:pPr>
              <w:tabs>
                <w:tab w:val="left" w:pos="269"/>
              </w:tabs>
              <w:spacing w:before="60"/>
              <w:rPr>
                <w:rFonts w:ascii="Arial" w:hAnsi="Arial" w:cs="Arial"/>
                <w:sz w:val="16"/>
              </w:rPr>
            </w:pPr>
          </w:p>
        </w:tc>
        <w:tc>
          <w:tcPr>
            <w:tcW w:w="1440" w:type="dxa"/>
          </w:tcPr>
          <w:p w:rsidR="000C50D8" w:rsidRPr="001B55D9" w:rsidRDefault="000C50D8">
            <w:pPr>
              <w:rPr>
                <w:rFonts w:ascii="Arial" w:hAnsi="Arial" w:cs="Arial"/>
                <w:sz w:val="16"/>
              </w:rPr>
            </w:pPr>
            <w:r>
              <w:rPr>
                <w:rFonts w:ascii="Arial" w:hAnsi="Arial" w:cs="Arial"/>
                <w:sz w:val="16"/>
              </w:rPr>
              <w:t>Sint16</w:t>
            </w:r>
          </w:p>
        </w:tc>
        <w:tc>
          <w:tcPr>
            <w:tcW w:w="992" w:type="dxa"/>
          </w:tcPr>
          <w:p w:rsidR="000C50D8" w:rsidRDefault="000C50D8" w:rsidP="00C8047B">
            <w:pPr>
              <w:spacing w:before="60"/>
              <w:rPr>
                <w:rFonts w:ascii="Arial" w:hAnsi="Arial" w:cs="Arial"/>
                <w:sz w:val="16"/>
              </w:rPr>
            </w:pPr>
            <w:r>
              <w:rPr>
                <w:rFonts w:ascii="Arial" w:hAnsi="Arial" w:cs="Arial"/>
                <w:sz w:val="16"/>
              </w:rPr>
              <w:t>Full</w:t>
            </w:r>
          </w:p>
        </w:tc>
        <w:tc>
          <w:tcPr>
            <w:tcW w:w="993" w:type="dxa"/>
          </w:tcPr>
          <w:p w:rsidR="000C50D8" w:rsidRDefault="000C50D8" w:rsidP="00C8047B">
            <w:pPr>
              <w:spacing w:before="60"/>
              <w:rPr>
                <w:rFonts w:ascii="Arial" w:hAnsi="Arial" w:cs="Arial"/>
                <w:sz w:val="16"/>
              </w:rPr>
            </w:pPr>
            <w:r>
              <w:rPr>
                <w:rFonts w:ascii="Arial" w:hAnsi="Arial" w:cs="Arial"/>
                <w:sz w:val="16"/>
              </w:rPr>
              <w:t>Full</w:t>
            </w:r>
          </w:p>
        </w:tc>
      </w:tr>
    </w:tbl>
    <w:p w:rsidR="004A781C" w:rsidRDefault="004A781C"/>
    <w:p w:rsidR="00DE4889" w:rsidRDefault="00DE4889">
      <w:pPr>
        <w:spacing w:after="0"/>
        <w:rPr>
          <w:rFonts w:ascii="Arial" w:hAnsi="Arial"/>
          <w:b/>
          <w:kern w:val="28"/>
          <w:sz w:val="28"/>
        </w:rPr>
      </w:pPr>
      <w:r>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rsidTr="00064FB4">
        <w:trPr>
          <w:jc w:val="center"/>
        </w:trPr>
        <w:tc>
          <w:tcPr>
            <w:tcW w:w="4608" w:type="dxa"/>
            <w:tcBorders>
              <w:top w:val="single" w:sz="6" w:space="0" w:color="auto"/>
              <w:left w:val="single" w:sz="6" w:space="0" w:color="auto"/>
              <w:bottom w:val="single" w:sz="4"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E50D30" w:rsidRDefault="00A24435" w:rsidP="003C3929">
            <w:r>
              <w:rPr>
                <w:rFonts w:ascii="Arial" w:hAnsi="Arial" w:cs="Arial"/>
                <w:sz w:val="16"/>
                <w:szCs w:val="16"/>
              </w:rPr>
              <w:t>k_CurrCorrErrFiltFc_Hz_f32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E50D30" w:rsidRDefault="00A24435" w:rsidP="005E4C67">
            <w:r>
              <w:rPr>
                <w:rFonts w:ascii="Arial" w:hAnsi="Arial" w:cs="Arial"/>
                <w:sz w:val="16"/>
                <w:szCs w:val="16"/>
              </w:rPr>
              <w:t>k_CurrCorrErrThresh_Amps_f32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E50D30" w:rsidRDefault="00A24435" w:rsidP="003C3929">
            <w:r>
              <w:rPr>
                <w:rFonts w:ascii="Arial" w:hAnsi="Arial" w:cs="Arial"/>
                <w:sz w:val="16"/>
                <w:szCs w:val="16"/>
              </w:rPr>
              <w:t>k_MtrPosComputDelay_Sec_f32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E50D30" w:rsidRDefault="00A24435" w:rsidP="003C3929">
            <w:r>
              <w:rPr>
                <w:rFonts w:ascii="Arial" w:hAnsi="Arial" w:cs="Arial"/>
                <w:sz w:val="16"/>
                <w:szCs w:val="16"/>
              </w:rPr>
              <w:t>k_MtrCurrEOLMinOffset_Volts_f32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E50D30" w:rsidRDefault="00A24435" w:rsidP="003C3929">
            <w:r>
              <w:rPr>
                <w:rFonts w:ascii="Arial" w:hAnsi="Arial" w:cs="Arial"/>
                <w:sz w:val="16"/>
                <w:szCs w:val="16"/>
              </w:rPr>
              <w:t>k_MtrCurrEOLMaxOffset_Volts_f32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E50D30" w:rsidRDefault="00A24435" w:rsidP="003C3929">
            <w:r>
              <w:rPr>
                <w:rFonts w:ascii="Arial" w:hAnsi="Arial" w:cs="Arial"/>
                <w:sz w:val="16"/>
                <w:szCs w:val="16"/>
              </w:rPr>
              <w:t>k_MtrCurrEOLMinGain_AmpspVolts_f32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E50D30" w:rsidRDefault="00A24435" w:rsidP="003C3929">
            <w:r>
              <w:rPr>
                <w:rFonts w:ascii="Arial" w:hAnsi="Arial" w:cs="Arial"/>
                <w:sz w:val="16"/>
                <w:szCs w:val="16"/>
              </w:rPr>
              <w:t>k_MtrCurrEOLMaxGain_AmpspVolts_f32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E50D30" w:rsidRDefault="00A24435" w:rsidP="003C3929">
            <w:r>
              <w:rPr>
                <w:rFonts w:ascii="Arial" w:hAnsi="Arial" w:cs="Arial"/>
                <w:sz w:val="16"/>
                <w:szCs w:val="16"/>
              </w:rPr>
              <w:t>k_CurrGainNumerator_Amps_f32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D354C5" w:rsidRDefault="00A24435" w:rsidP="003C3929">
            <w:r>
              <w:rPr>
                <w:rFonts w:ascii="Arial" w:hAnsi="Arial" w:cs="Arial"/>
                <w:sz w:val="16"/>
                <w:szCs w:val="16"/>
              </w:rPr>
              <w:t>k_MaxCurrOffMtrVel_RadpS_f32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D354C5" w:rsidRDefault="00A24435" w:rsidP="003C3929">
            <w:r>
              <w:rPr>
                <w:rFonts w:ascii="Arial" w:hAnsi="Arial" w:cs="Arial"/>
                <w:sz w:val="16"/>
                <w:szCs w:val="16"/>
              </w:rPr>
              <w:t>k_CurrOffGainKn_Cnt_u16</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D354C5" w:rsidRDefault="00A24435" w:rsidP="003C3929">
            <w:r>
              <w:rPr>
                <w:rFonts w:ascii="Arial" w:hAnsi="Arial" w:cs="Arial"/>
                <w:sz w:val="16"/>
                <w:szCs w:val="16"/>
              </w:rPr>
              <w:t>k_CurrCorrErrFiltFc_Hz_f32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D354C5" w:rsidRDefault="00A24435" w:rsidP="003C3929">
            <w:r>
              <w:rPr>
                <w:rFonts w:ascii="Arial" w:hAnsi="Arial" w:cs="Arial"/>
                <w:sz w:val="16"/>
                <w:szCs w:val="16"/>
              </w:rPr>
              <w:t>k_CurrCorrErrThresh_Amps_f32</w:t>
            </w:r>
          </w:p>
        </w:tc>
      </w:tr>
      <w:tr w:rsidR="00A2443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A24435" w:rsidRPr="00D354C5" w:rsidRDefault="00A24435" w:rsidP="003C3929">
            <w:r>
              <w:rPr>
                <w:rFonts w:ascii="Arial" w:hAnsi="Arial" w:cs="Arial"/>
                <w:sz w:val="16"/>
                <w:szCs w:val="16"/>
              </w:rPr>
              <w:t>k_MtrPosComputDelay_Sec_f32</w:t>
            </w:r>
          </w:p>
        </w:tc>
      </w:tr>
      <w:tr w:rsidR="00D932E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D932E5" w:rsidRDefault="00D932E5" w:rsidP="003C3929">
            <w:pPr>
              <w:rPr>
                <w:rFonts w:ascii="Arial" w:hAnsi="Arial" w:cs="Arial"/>
                <w:sz w:val="16"/>
                <w:szCs w:val="16"/>
              </w:rPr>
            </w:pPr>
            <w:r>
              <w:rPr>
                <w:rFonts w:ascii="Arial" w:hAnsi="Arial" w:cs="Arial"/>
                <w:sz w:val="16"/>
                <w:szCs w:val="16"/>
              </w:rPr>
              <w:t>k_MtrCurrOffLoComOff_Cnt_u16</w:t>
            </w:r>
          </w:p>
        </w:tc>
      </w:tr>
      <w:tr w:rsidR="00D932E5" w:rsidTr="00D932E5">
        <w:trPr>
          <w:jc w:val="center"/>
        </w:trPr>
        <w:tc>
          <w:tcPr>
            <w:tcW w:w="4608" w:type="dxa"/>
            <w:tcBorders>
              <w:top w:val="single" w:sz="4" w:space="0" w:color="auto"/>
              <w:left w:val="single" w:sz="4" w:space="0" w:color="auto"/>
              <w:bottom w:val="single" w:sz="4" w:space="0" w:color="auto"/>
              <w:right w:val="single" w:sz="4" w:space="0" w:color="auto"/>
            </w:tcBorders>
            <w:vAlign w:val="center"/>
          </w:tcPr>
          <w:p w:rsidR="00D932E5" w:rsidRDefault="00D932E5" w:rsidP="003C3929">
            <w:pPr>
              <w:rPr>
                <w:rFonts w:ascii="Arial" w:hAnsi="Arial" w:cs="Arial"/>
                <w:sz w:val="16"/>
                <w:szCs w:val="16"/>
              </w:rPr>
            </w:pPr>
            <w:r>
              <w:rPr>
                <w:rFonts w:ascii="Arial" w:hAnsi="Arial" w:cs="Arial"/>
                <w:sz w:val="16"/>
                <w:szCs w:val="16"/>
              </w:rPr>
              <w:t>k_CurrOffNoofAvg_Cnt_u16</w:t>
            </w:r>
          </w:p>
        </w:tc>
      </w:tr>
    </w:tbl>
    <w:p w:rsidR="004A781C" w:rsidRDefault="004A781C">
      <w:pPr>
        <w:pStyle w:val="Heading2"/>
      </w:pPr>
      <w:r>
        <w:t>Program(fixed) Constants</w:t>
      </w:r>
    </w:p>
    <w:p w:rsidR="004A781C" w:rsidRDefault="004A781C">
      <w:pPr>
        <w:pStyle w:val="Heading3"/>
      </w:pPr>
      <w:r>
        <w:t>Embedded Constants</w:t>
      </w:r>
    </w:p>
    <w:p w:rsidR="004A781C" w:rsidRDefault="004A781C">
      <w:r>
        <w:t xml:space="preserve">All embedded constants whose values are provided in Eng units will be evaluated to the equivalent counts by using the FPM_InitFixedPoint_m()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888"/>
        <w:gridCol w:w="1680"/>
        <w:gridCol w:w="1680"/>
        <w:gridCol w:w="1680"/>
      </w:tblGrid>
      <w:tr w:rsidR="00DE4889" w:rsidTr="00F957FA">
        <w:tc>
          <w:tcPr>
            <w:tcW w:w="388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Constant Name</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Value</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D_ADCREF_VOLT_F32</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Volt</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5.0F</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D_ADCFULLSCALE_CNT_U16</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4095U</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Pr="00A51081" w:rsidRDefault="00A24435" w:rsidP="00F957FA">
            <w:pPr>
              <w:spacing w:before="60"/>
              <w:rPr>
                <w:rFonts w:ascii="Arial" w:hAnsi="Arial" w:cs="Arial"/>
                <w:sz w:val="16"/>
              </w:rPr>
            </w:pPr>
            <w:r>
              <w:rPr>
                <w:rFonts w:ascii="Calibri" w:hAnsi="Calibri"/>
                <w:color w:val="000000"/>
                <w:sz w:val="22"/>
                <w:szCs w:val="22"/>
              </w:rPr>
              <w:t>D_SCALERADTOCNTS_ULS_F32</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sidRPr="00CE2802">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Uls</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10430.3783505F</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Pr="00A51081" w:rsidRDefault="00A24435" w:rsidP="00F957FA">
            <w:pPr>
              <w:spacing w:before="60"/>
              <w:rPr>
                <w:rFonts w:ascii="Arial" w:hAnsi="Arial" w:cs="Arial"/>
                <w:sz w:val="16"/>
              </w:rPr>
            </w:pPr>
            <w:r>
              <w:rPr>
                <w:rFonts w:ascii="Calibri" w:hAnsi="Calibri"/>
                <w:color w:val="000000"/>
                <w:sz w:val="22"/>
                <w:szCs w:val="22"/>
              </w:rPr>
              <w:t>D_REVWITHROUND_ULS_F32</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sidRPr="00CE2802">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Uls</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65536.5F</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Pr="00A51081" w:rsidRDefault="00A24435" w:rsidP="00F957FA">
            <w:pPr>
              <w:spacing w:before="60"/>
              <w:rPr>
                <w:rFonts w:ascii="Arial" w:hAnsi="Arial" w:cs="Arial"/>
                <w:sz w:val="16"/>
              </w:rPr>
            </w:pPr>
            <w:r>
              <w:rPr>
                <w:rFonts w:ascii="Calibri" w:hAnsi="Calibri"/>
                <w:color w:val="000000"/>
                <w:sz w:val="22"/>
                <w:szCs w:val="22"/>
              </w:rPr>
              <w:lastRenderedPageBreak/>
              <w:t>D_ROUND_ULS_F32</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sidRPr="00CE2802">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Uls</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0.5F</w:t>
            </w:r>
          </w:p>
        </w:tc>
      </w:tr>
      <w:tr w:rsidR="00D932E5" w:rsidTr="005B1149">
        <w:tc>
          <w:tcPr>
            <w:tcW w:w="3888" w:type="dxa"/>
            <w:tcBorders>
              <w:top w:val="single" w:sz="6" w:space="0" w:color="auto"/>
              <w:left w:val="single" w:sz="6" w:space="0" w:color="auto"/>
              <w:bottom w:val="single" w:sz="6" w:space="0" w:color="auto"/>
              <w:right w:val="single" w:sz="6" w:space="0" w:color="auto"/>
            </w:tcBorders>
          </w:tcPr>
          <w:p w:rsidR="00D932E5" w:rsidRDefault="00D932E5" w:rsidP="00F957FA">
            <w:pPr>
              <w:spacing w:before="60"/>
              <w:rPr>
                <w:rFonts w:ascii="Calibri" w:hAnsi="Calibri"/>
                <w:color w:val="000000"/>
                <w:sz w:val="22"/>
                <w:szCs w:val="22"/>
              </w:rPr>
            </w:pPr>
            <w:r w:rsidRPr="009D1E8A">
              <w:t>D_ADC</w:t>
            </w:r>
            <w:r w:rsidR="000D1F3F">
              <w:t xml:space="preserve">COMPOFFSAMPLESIZE_CNT_U16 </w:t>
            </w:r>
          </w:p>
        </w:tc>
        <w:tc>
          <w:tcPr>
            <w:tcW w:w="1680" w:type="dxa"/>
            <w:tcBorders>
              <w:top w:val="single" w:sz="6" w:space="0" w:color="auto"/>
              <w:left w:val="single" w:sz="6" w:space="0" w:color="auto"/>
              <w:bottom w:val="single" w:sz="6" w:space="0" w:color="auto"/>
              <w:right w:val="single" w:sz="6" w:space="0" w:color="auto"/>
            </w:tcBorders>
          </w:tcPr>
          <w:p w:rsidR="00D932E5" w:rsidRPr="00CE2802" w:rsidRDefault="00D6479E"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932E5" w:rsidRDefault="00D6479E"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tcPr>
          <w:p w:rsidR="00D932E5" w:rsidRDefault="00D932E5" w:rsidP="00F957FA">
            <w:pPr>
              <w:spacing w:before="60"/>
              <w:rPr>
                <w:rFonts w:ascii="Calibri" w:hAnsi="Calibri"/>
                <w:color w:val="000000"/>
                <w:sz w:val="22"/>
                <w:szCs w:val="22"/>
              </w:rPr>
            </w:pPr>
            <w:r w:rsidRPr="009D1E8A">
              <w:t>256u</w:t>
            </w:r>
          </w:p>
        </w:tc>
      </w:tr>
      <w:tr w:rsidR="00D932E5" w:rsidTr="005B1149">
        <w:tc>
          <w:tcPr>
            <w:tcW w:w="3888" w:type="dxa"/>
            <w:tcBorders>
              <w:top w:val="single" w:sz="6" w:space="0" w:color="auto"/>
              <w:left w:val="single" w:sz="6" w:space="0" w:color="auto"/>
              <w:bottom w:val="single" w:sz="6" w:space="0" w:color="auto"/>
              <w:right w:val="single" w:sz="6" w:space="0" w:color="auto"/>
            </w:tcBorders>
          </w:tcPr>
          <w:p w:rsidR="00D932E5" w:rsidRPr="00A51081" w:rsidRDefault="00D932E5" w:rsidP="000D1F3F">
            <w:pPr>
              <w:spacing w:before="60"/>
              <w:rPr>
                <w:rFonts w:ascii="Arial" w:hAnsi="Arial" w:cs="Arial"/>
                <w:sz w:val="16"/>
              </w:rPr>
            </w:pPr>
            <w:r w:rsidRPr="009D1E8A">
              <w:t xml:space="preserve"> D_SCALE_VOLTSPERCOUNT_F32</w:t>
            </w:r>
          </w:p>
        </w:tc>
        <w:tc>
          <w:tcPr>
            <w:tcW w:w="1680" w:type="dxa"/>
            <w:tcBorders>
              <w:top w:val="single" w:sz="6" w:space="0" w:color="auto"/>
              <w:left w:val="single" w:sz="6" w:space="0" w:color="auto"/>
              <w:bottom w:val="single" w:sz="6" w:space="0" w:color="auto"/>
              <w:right w:val="single" w:sz="6" w:space="0" w:color="auto"/>
            </w:tcBorders>
          </w:tcPr>
          <w:p w:rsidR="00D932E5" w:rsidRDefault="00D932E5" w:rsidP="00F957FA">
            <w:pPr>
              <w:spacing w:before="60"/>
              <w:rPr>
                <w:rFonts w:ascii="Arial" w:hAnsi="Arial" w:cs="Arial"/>
                <w:sz w:val="16"/>
              </w:rPr>
            </w:pPr>
            <w:r w:rsidRPr="00A63274">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D932E5" w:rsidRDefault="00D932E5" w:rsidP="00F957FA">
            <w:pPr>
              <w:spacing w:before="60"/>
              <w:rPr>
                <w:rFonts w:ascii="Arial" w:hAnsi="Arial" w:cs="Arial"/>
                <w:sz w:val="16"/>
              </w:rPr>
            </w:pPr>
            <w:r>
              <w:rPr>
                <w:rFonts w:ascii="Arial" w:hAnsi="Arial" w:cs="Arial"/>
                <w:sz w:val="16"/>
              </w:rPr>
              <w:t>VoltspSec</w:t>
            </w:r>
          </w:p>
        </w:tc>
        <w:tc>
          <w:tcPr>
            <w:tcW w:w="1680" w:type="dxa"/>
            <w:tcBorders>
              <w:top w:val="single" w:sz="6" w:space="0" w:color="auto"/>
              <w:left w:val="single" w:sz="6" w:space="0" w:color="auto"/>
              <w:bottom w:val="single" w:sz="6" w:space="0" w:color="auto"/>
              <w:right w:val="single" w:sz="6" w:space="0" w:color="auto"/>
            </w:tcBorders>
          </w:tcPr>
          <w:p w:rsidR="00D932E5" w:rsidRDefault="00D6479E" w:rsidP="00D6479E">
            <w:pPr>
              <w:spacing w:before="60"/>
              <w:rPr>
                <w:rFonts w:ascii="Arial" w:hAnsi="Arial" w:cs="Arial"/>
                <w:sz w:val="16"/>
              </w:rPr>
            </w:pPr>
            <w:r w:rsidRPr="00D6479E">
              <w:rPr>
                <w:rFonts w:ascii="Arial" w:hAnsi="Arial" w:cs="Arial"/>
                <w:sz w:val="16"/>
              </w:rPr>
              <w:t>(D_ADCREF_VOLT_F32/((float32)D_ADCFULLSCALE_CNT_U16 * (float32) D_ADCCOMPOFFSAMPLESIZE_CNT_U16))</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Pr="00A51081" w:rsidRDefault="00A24435" w:rsidP="00F957FA">
            <w:pPr>
              <w:spacing w:before="60"/>
              <w:rPr>
                <w:rFonts w:ascii="Arial" w:hAnsi="Arial" w:cs="Arial"/>
                <w:sz w:val="16"/>
              </w:rPr>
            </w:pPr>
            <w:r>
              <w:rPr>
                <w:rFonts w:ascii="Calibri" w:hAnsi="Calibri"/>
                <w:color w:val="000000"/>
                <w:sz w:val="22"/>
                <w:szCs w:val="22"/>
              </w:rPr>
              <w:t>D_CNVRTP29TOP13_CNT_U16</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16U</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Pr="00062BF9" w:rsidRDefault="00A24435" w:rsidP="00F957FA">
            <w:pPr>
              <w:spacing w:before="60"/>
              <w:rPr>
                <w:rFonts w:ascii="Arial" w:hAnsi="Arial" w:cs="Arial"/>
                <w:sz w:val="16"/>
              </w:rPr>
            </w:pPr>
            <w:r>
              <w:rPr>
                <w:rFonts w:ascii="Calibri" w:hAnsi="Calibri"/>
                <w:color w:val="000000"/>
                <w:sz w:val="22"/>
                <w:szCs w:val="22"/>
              </w:rPr>
              <w:t>D_30DEGREES_CNT_U16</w:t>
            </w:r>
          </w:p>
        </w:tc>
        <w:tc>
          <w:tcPr>
            <w:tcW w:w="1680" w:type="dxa"/>
            <w:tcBorders>
              <w:top w:val="single" w:sz="6" w:space="0" w:color="auto"/>
              <w:left w:val="single" w:sz="6" w:space="0" w:color="auto"/>
              <w:bottom w:val="single" w:sz="6" w:space="0" w:color="auto"/>
              <w:right w:val="single" w:sz="6" w:space="0" w:color="auto"/>
            </w:tcBorders>
          </w:tcPr>
          <w:p w:rsidR="00A24435" w:rsidRPr="00A51081" w:rsidRDefault="00A24435"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Pr="00A51081" w:rsidRDefault="00A24435" w:rsidP="00F957FA">
            <w:pPr>
              <w:spacing w:before="60"/>
              <w:rPr>
                <w:rFonts w:ascii="Arial" w:hAnsi="Arial" w:cs="Arial"/>
                <w:sz w:val="16"/>
              </w:rPr>
            </w:pPr>
            <w:r>
              <w:rPr>
                <w:rFonts w:ascii="Calibri" w:hAnsi="Calibri"/>
                <w:color w:val="000000"/>
                <w:sz w:val="22"/>
                <w:szCs w:val="22"/>
              </w:rPr>
              <w:t>5461U</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Pr="00062BF9" w:rsidRDefault="00A24435" w:rsidP="00F957FA">
            <w:pPr>
              <w:spacing w:before="60"/>
              <w:rPr>
                <w:rFonts w:ascii="Arial" w:hAnsi="Arial" w:cs="Arial"/>
                <w:sz w:val="16"/>
              </w:rPr>
            </w:pPr>
            <w:r>
              <w:rPr>
                <w:rFonts w:ascii="Calibri" w:hAnsi="Calibri"/>
                <w:color w:val="000000"/>
                <w:sz w:val="22"/>
                <w:szCs w:val="22"/>
              </w:rPr>
              <w:t>D_ONEDIVSQRT3_F32</w:t>
            </w:r>
          </w:p>
        </w:tc>
        <w:tc>
          <w:tcPr>
            <w:tcW w:w="1680" w:type="dxa"/>
            <w:tcBorders>
              <w:top w:val="single" w:sz="6" w:space="0" w:color="auto"/>
              <w:left w:val="single" w:sz="6" w:space="0" w:color="auto"/>
              <w:bottom w:val="single" w:sz="6" w:space="0" w:color="auto"/>
              <w:right w:val="single" w:sz="6" w:space="0" w:color="auto"/>
            </w:tcBorders>
          </w:tcPr>
          <w:p w:rsidR="00A24435" w:rsidRPr="00A51081" w:rsidRDefault="00A24435"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Pr="00A51081" w:rsidRDefault="00A24435" w:rsidP="00F957FA">
            <w:pPr>
              <w:spacing w:before="60"/>
              <w:rPr>
                <w:rFonts w:ascii="Arial" w:hAnsi="Arial" w:cs="Arial"/>
                <w:sz w:val="16"/>
              </w:rPr>
            </w:pPr>
            <w:r>
              <w:rPr>
                <w:rFonts w:ascii="Calibri" w:hAnsi="Calibri"/>
                <w:color w:val="000000"/>
                <w:sz w:val="22"/>
                <w:szCs w:val="22"/>
              </w:rPr>
              <w:t>0.57735F</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Pr="00062BF9" w:rsidRDefault="00A24435" w:rsidP="00F957FA">
            <w:pPr>
              <w:spacing w:before="60"/>
              <w:rPr>
                <w:rFonts w:ascii="Arial" w:hAnsi="Arial" w:cs="Arial"/>
                <w:sz w:val="16"/>
              </w:rPr>
            </w:pPr>
            <w:r>
              <w:rPr>
                <w:rFonts w:ascii="Calibri" w:hAnsi="Calibri"/>
                <w:color w:val="000000"/>
                <w:sz w:val="22"/>
                <w:szCs w:val="22"/>
              </w:rPr>
              <w:t>D_POSITIVEONE_CNT_S8</w:t>
            </w:r>
          </w:p>
        </w:tc>
        <w:tc>
          <w:tcPr>
            <w:tcW w:w="1680" w:type="dxa"/>
            <w:tcBorders>
              <w:top w:val="single" w:sz="6" w:space="0" w:color="auto"/>
              <w:left w:val="single" w:sz="6" w:space="0" w:color="auto"/>
              <w:bottom w:val="single" w:sz="6" w:space="0" w:color="auto"/>
              <w:right w:val="single" w:sz="6" w:space="0" w:color="auto"/>
            </w:tcBorders>
          </w:tcPr>
          <w:p w:rsidR="00A24435" w:rsidRPr="00A51081" w:rsidRDefault="00A24435"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Pr="00A51081" w:rsidRDefault="00A24435" w:rsidP="00F957FA">
            <w:pPr>
              <w:spacing w:before="60"/>
              <w:rPr>
                <w:rFonts w:ascii="Arial" w:hAnsi="Arial" w:cs="Arial"/>
                <w:sz w:val="16"/>
              </w:rPr>
            </w:pPr>
            <w:r>
              <w:rPr>
                <w:rFonts w:ascii="Calibri" w:hAnsi="Calibri"/>
                <w:color w:val="000000"/>
                <w:sz w:val="22"/>
                <w:szCs w:val="22"/>
              </w:rPr>
              <w:t>1</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Pr="00062BF9" w:rsidRDefault="00A24435" w:rsidP="00F957FA">
            <w:pPr>
              <w:spacing w:before="60"/>
              <w:rPr>
                <w:rFonts w:ascii="Arial" w:hAnsi="Arial" w:cs="Arial"/>
                <w:sz w:val="16"/>
              </w:rPr>
            </w:pPr>
            <w:r>
              <w:rPr>
                <w:rFonts w:ascii="Calibri" w:hAnsi="Calibri"/>
                <w:color w:val="000000"/>
                <w:sz w:val="22"/>
                <w:szCs w:val="22"/>
              </w:rPr>
              <w:t>D_CURRDQMAX_AMP_F32</w:t>
            </w:r>
          </w:p>
        </w:tc>
        <w:tc>
          <w:tcPr>
            <w:tcW w:w="1680" w:type="dxa"/>
            <w:tcBorders>
              <w:top w:val="single" w:sz="6" w:space="0" w:color="auto"/>
              <w:left w:val="single" w:sz="6" w:space="0" w:color="auto"/>
              <w:bottom w:val="single" w:sz="6" w:space="0" w:color="auto"/>
              <w:right w:val="single" w:sz="6" w:space="0" w:color="auto"/>
            </w:tcBorders>
          </w:tcPr>
          <w:p w:rsidR="00A24435" w:rsidRPr="00A51081" w:rsidRDefault="00A24435"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Amp</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Pr="00F777E4" w:rsidRDefault="00D932E5" w:rsidP="00F957FA">
            <w:pPr>
              <w:spacing w:before="60"/>
              <w:rPr>
                <w:rFonts w:ascii="Arial" w:hAnsi="Arial" w:cs="Arial"/>
                <w:sz w:val="16"/>
              </w:rPr>
            </w:pPr>
            <w:r>
              <w:rPr>
                <w:rFonts w:ascii="Calibri" w:hAnsi="Calibri"/>
                <w:color w:val="000000"/>
                <w:sz w:val="22"/>
                <w:szCs w:val="22"/>
              </w:rPr>
              <w:t>220</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Pr="00A40FCB" w:rsidRDefault="00A24435" w:rsidP="00F957FA">
            <w:pPr>
              <w:spacing w:before="60"/>
              <w:rPr>
                <w:rFonts w:ascii="Arial" w:hAnsi="Arial" w:cs="Arial"/>
                <w:sz w:val="16"/>
              </w:rPr>
            </w:pPr>
            <w:r>
              <w:rPr>
                <w:rFonts w:ascii="Calibri" w:hAnsi="Calibri"/>
                <w:color w:val="000000"/>
                <w:sz w:val="22"/>
                <w:szCs w:val="22"/>
              </w:rPr>
              <w:t>D_MTRCURROFFHICOMOFF_CNT_U16</w:t>
            </w:r>
          </w:p>
        </w:tc>
        <w:tc>
          <w:tcPr>
            <w:tcW w:w="1680" w:type="dxa"/>
            <w:tcBorders>
              <w:top w:val="single" w:sz="6" w:space="0" w:color="auto"/>
              <w:left w:val="single" w:sz="6" w:space="0" w:color="auto"/>
              <w:bottom w:val="single" w:sz="6" w:space="0" w:color="auto"/>
              <w:right w:val="single" w:sz="6" w:space="0" w:color="auto"/>
            </w:tcBorders>
          </w:tcPr>
          <w:p w:rsidR="00A24435" w:rsidRPr="00A51081" w:rsidRDefault="00A24435"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4000U</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Pr="00A40FCB" w:rsidRDefault="00A24435" w:rsidP="00F957FA">
            <w:pPr>
              <w:spacing w:before="60"/>
              <w:rPr>
                <w:rFonts w:ascii="Arial" w:hAnsi="Arial" w:cs="Arial"/>
                <w:sz w:val="16"/>
              </w:rPr>
            </w:pPr>
            <w:r>
              <w:rPr>
                <w:rFonts w:ascii="Calibri" w:hAnsi="Calibri"/>
                <w:color w:val="000000"/>
                <w:sz w:val="22"/>
                <w:szCs w:val="22"/>
              </w:rPr>
              <w:t>D_MTRCURROFFLOCOMOFF_CNT_U16</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500U</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Calibri" w:hAnsi="Calibri"/>
                <w:color w:val="000000"/>
                <w:sz w:val="22"/>
                <w:szCs w:val="22"/>
              </w:rPr>
            </w:pPr>
            <w:r>
              <w:rPr>
                <w:rFonts w:ascii="Calibri" w:hAnsi="Calibri"/>
                <w:color w:val="000000"/>
                <w:sz w:val="22"/>
                <w:szCs w:val="22"/>
              </w:rPr>
              <w:t>D_CURROFFNOOFAVG_CNT_U16</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64U</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Calibri" w:hAnsi="Calibri"/>
                <w:color w:val="000000"/>
                <w:sz w:val="22"/>
                <w:szCs w:val="22"/>
              </w:rPr>
            </w:pPr>
            <w:r>
              <w:rPr>
                <w:rFonts w:ascii="Calibri" w:hAnsi="Calibri"/>
                <w:color w:val="000000"/>
                <w:sz w:val="22"/>
                <w:szCs w:val="22"/>
              </w:rPr>
              <w:t>D_MTRCURROFFZEROCOMOFF_CNT_U16</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0U</w:t>
            </w:r>
          </w:p>
        </w:tc>
      </w:tr>
      <w:tr w:rsidR="00A24435" w:rsidTr="00D932E5">
        <w:tc>
          <w:tcPr>
            <w:tcW w:w="3888"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Calibri" w:hAnsi="Calibri"/>
                <w:color w:val="000000"/>
                <w:sz w:val="22"/>
                <w:szCs w:val="22"/>
              </w:rPr>
            </w:pPr>
            <w:r>
              <w:rPr>
                <w:rFonts w:ascii="Calibri" w:hAnsi="Calibri"/>
                <w:color w:val="000000"/>
                <w:sz w:val="22"/>
                <w:szCs w:val="22"/>
              </w:rPr>
              <w:t>D_MINVCALCMD_CNT_F32</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r>
              <w:rPr>
                <w:rFonts w:ascii="Arial" w:hAnsi="Arial" w:cs="Arial"/>
                <w:sz w:val="16"/>
              </w:rPr>
              <w:t>Cnt</w:t>
            </w:r>
          </w:p>
        </w:tc>
        <w:tc>
          <w:tcPr>
            <w:tcW w:w="1680"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Arial" w:hAnsi="Arial" w:cs="Arial"/>
                <w:sz w:val="16"/>
              </w:rPr>
            </w:pPr>
            <w:r>
              <w:rPr>
                <w:rFonts w:ascii="Calibri" w:hAnsi="Calibri"/>
                <w:color w:val="000000"/>
                <w:sz w:val="22"/>
                <w:szCs w:val="22"/>
              </w:rPr>
              <w:t>17500.0F</w:t>
            </w:r>
          </w:p>
        </w:tc>
      </w:tr>
      <w:tr w:rsidR="00A24435" w:rsidTr="00A15A3B">
        <w:tc>
          <w:tcPr>
            <w:tcW w:w="3888"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Calibri" w:hAnsi="Calibri"/>
                <w:color w:val="000000"/>
                <w:sz w:val="22"/>
                <w:szCs w:val="22"/>
              </w:rPr>
            </w:pP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p>
        </w:tc>
      </w:tr>
      <w:tr w:rsidR="00A24435" w:rsidTr="00A15A3B">
        <w:tc>
          <w:tcPr>
            <w:tcW w:w="3888" w:type="dxa"/>
            <w:tcBorders>
              <w:top w:val="single" w:sz="6" w:space="0" w:color="auto"/>
              <w:left w:val="single" w:sz="6" w:space="0" w:color="auto"/>
              <w:bottom w:val="single" w:sz="6" w:space="0" w:color="auto"/>
              <w:right w:val="single" w:sz="6" w:space="0" w:color="auto"/>
            </w:tcBorders>
            <w:vAlign w:val="bottom"/>
          </w:tcPr>
          <w:p w:rsidR="00A24435" w:rsidRDefault="00A24435" w:rsidP="00F957FA">
            <w:pPr>
              <w:spacing w:before="60"/>
              <w:rPr>
                <w:rFonts w:ascii="Calibri" w:hAnsi="Calibri"/>
                <w:color w:val="000000"/>
                <w:sz w:val="22"/>
                <w:szCs w:val="22"/>
              </w:rPr>
            </w:pP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A24435" w:rsidRDefault="00A24435" w:rsidP="00F957FA">
            <w:pPr>
              <w:spacing w:before="60"/>
              <w:rPr>
                <w:rFonts w:ascii="Arial" w:hAnsi="Arial" w:cs="Arial"/>
                <w:sz w:val="16"/>
              </w:rPr>
            </w:pPr>
          </w:p>
        </w:tc>
      </w:tr>
    </w:tbl>
    <w:p w:rsidR="00DE4889" w:rsidRDefault="00DE4889" w:rsidP="00DE4889">
      <w:pPr>
        <w:pStyle w:val="Heading4"/>
        <w:numPr>
          <w:ilvl w:val="0"/>
          <w:numId w:val="0"/>
        </w:numPr>
        <w:ind w:left="864" w:hanging="864"/>
      </w:pPr>
    </w:p>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rsidTr="008846E5">
        <w:trPr>
          <w:jc w:val="center"/>
        </w:trPr>
        <w:tc>
          <w:tcPr>
            <w:tcW w:w="4608" w:type="dxa"/>
            <w:tcBorders>
              <w:top w:val="single" w:sz="6" w:space="0" w:color="auto"/>
              <w:left w:val="single" w:sz="6" w:space="0" w:color="auto"/>
              <w:bottom w:val="single" w:sz="4"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rsidTr="008846E5">
        <w:trPr>
          <w:jc w:val="center"/>
        </w:trPr>
        <w:tc>
          <w:tcPr>
            <w:tcW w:w="4608" w:type="dxa"/>
            <w:tcBorders>
              <w:top w:val="single" w:sz="4" w:space="0" w:color="auto"/>
              <w:left w:val="single" w:sz="4" w:space="0" w:color="auto"/>
              <w:bottom w:val="single" w:sz="4" w:space="0" w:color="auto"/>
              <w:right w:val="single" w:sz="4" w:space="0" w:color="auto"/>
            </w:tcBorders>
          </w:tcPr>
          <w:p w:rsidR="004A781C" w:rsidRDefault="00062BF9">
            <w:pPr>
              <w:spacing w:before="60"/>
              <w:rPr>
                <w:rFonts w:ascii="Arial" w:hAnsi="Arial" w:cs="Arial"/>
                <w:sz w:val="16"/>
              </w:rPr>
            </w:pPr>
            <w:r w:rsidRPr="00062BF9">
              <w:rPr>
                <w:rFonts w:ascii="Arial" w:hAnsi="Arial" w:cs="Arial"/>
                <w:sz w:val="16"/>
              </w:rPr>
              <w:lastRenderedPageBreak/>
              <w:t>D_2PI_ULS_F32</w:t>
            </w:r>
          </w:p>
        </w:tc>
      </w:tr>
      <w:tr w:rsidR="008846E5" w:rsidTr="008846E5">
        <w:trPr>
          <w:jc w:val="center"/>
        </w:trPr>
        <w:tc>
          <w:tcPr>
            <w:tcW w:w="4608" w:type="dxa"/>
            <w:tcBorders>
              <w:top w:val="single" w:sz="4" w:space="0" w:color="auto"/>
              <w:left w:val="single" w:sz="4" w:space="0" w:color="auto"/>
              <w:bottom w:val="single" w:sz="4" w:space="0" w:color="auto"/>
              <w:right w:val="single" w:sz="4" w:space="0" w:color="auto"/>
            </w:tcBorders>
          </w:tcPr>
          <w:p w:rsidR="008846E5" w:rsidRPr="00062BF9" w:rsidRDefault="008846E5">
            <w:pPr>
              <w:spacing w:before="60"/>
              <w:rPr>
                <w:rFonts w:ascii="Arial" w:hAnsi="Arial" w:cs="Arial"/>
                <w:sz w:val="16"/>
              </w:rPr>
            </w:pPr>
            <w:r w:rsidRPr="008846E5">
              <w:rPr>
                <w:rFonts w:ascii="Arial" w:hAnsi="Arial" w:cs="Arial"/>
                <w:sz w:val="16"/>
              </w:rPr>
              <w:t>D_FALSE_CNT_LGC</w:t>
            </w:r>
          </w:p>
        </w:tc>
      </w:tr>
      <w:tr w:rsidR="008846E5" w:rsidTr="008846E5">
        <w:trPr>
          <w:jc w:val="center"/>
        </w:trPr>
        <w:tc>
          <w:tcPr>
            <w:tcW w:w="4608" w:type="dxa"/>
            <w:tcBorders>
              <w:top w:val="single" w:sz="4" w:space="0" w:color="auto"/>
              <w:left w:val="single" w:sz="4" w:space="0" w:color="auto"/>
              <w:bottom w:val="single" w:sz="4" w:space="0" w:color="auto"/>
              <w:right w:val="single" w:sz="4" w:space="0" w:color="auto"/>
            </w:tcBorders>
          </w:tcPr>
          <w:p w:rsidR="008846E5" w:rsidRPr="008846E5" w:rsidRDefault="008846E5">
            <w:pPr>
              <w:spacing w:before="60"/>
              <w:rPr>
                <w:rFonts w:ascii="Arial" w:hAnsi="Arial" w:cs="Arial"/>
                <w:sz w:val="16"/>
              </w:rPr>
            </w:pPr>
            <w:r w:rsidRPr="008846E5">
              <w:rPr>
                <w:rFonts w:ascii="Arial" w:hAnsi="Arial" w:cs="Arial"/>
                <w:sz w:val="16"/>
              </w:rPr>
              <w:t>D_VECUMIN_VOLTS_F32</w:t>
            </w:r>
          </w:p>
        </w:tc>
      </w:tr>
      <w:tr w:rsidR="008846E5" w:rsidTr="008846E5">
        <w:trPr>
          <w:jc w:val="center"/>
        </w:trPr>
        <w:tc>
          <w:tcPr>
            <w:tcW w:w="4608" w:type="dxa"/>
            <w:tcBorders>
              <w:top w:val="single" w:sz="4" w:space="0" w:color="auto"/>
              <w:left w:val="single" w:sz="4" w:space="0" w:color="auto"/>
              <w:bottom w:val="single" w:sz="4" w:space="0" w:color="auto"/>
              <w:right w:val="single" w:sz="4" w:space="0" w:color="auto"/>
            </w:tcBorders>
          </w:tcPr>
          <w:p w:rsidR="008846E5" w:rsidRPr="008846E5" w:rsidRDefault="008846E5">
            <w:pPr>
              <w:spacing w:before="60"/>
              <w:rPr>
                <w:rFonts w:ascii="Arial" w:hAnsi="Arial" w:cs="Arial"/>
                <w:sz w:val="16"/>
              </w:rPr>
            </w:pPr>
            <w:r w:rsidRPr="008846E5">
              <w:rPr>
                <w:rFonts w:ascii="Arial" w:hAnsi="Arial" w:cs="Arial"/>
                <w:sz w:val="16"/>
              </w:rPr>
              <w:t>D_ZERO_ULS_F32</w:t>
            </w:r>
          </w:p>
        </w:tc>
      </w:tr>
      <w:tr w:rsidR="008846E5" w:rsidTr="008846E5">
        <w:trPr>
          <w:jc w:val="center"/>
        </w:trPr>
        <w:tc>
          <w:tcPr>
            <w:tcW w:w="4608" w:type="dxa"/>
            <w:tcBorders>
              <w:top w:val="single" w:sz="4" w:space="0" w:color="auto"/>
              <w:left w:val="single" w:sz="4" w:space="0" w:color="auto"/>
              <w:bottom w:val="single" w:sz="4" w:space="0" w:color="auto"/>
              <w:right w:val="single" w:sz="4" w:space="0" w:color="auto"/>
            </w:tcBorders>
          </w:tcPr>
          <w:p w:rsidR="008846E5" w:rsidRPr="008846E5" w:rsidRDefault="008846E5">
            <w:pPr>
              <w:spacing w:before="60"/>
              <w:rPr>
                <w:rFonts w:ascii="Arial" w:hAnsi="Arial" w:cs="Arial"/>
                <w:sz w:val="16"/>
              </w:rPr>
            </w:pPr>
            <w:r w:rsidRPr="008846E5">
              <w:rPr>
                <w:rFonts w:ascii="Arial" w:hAnsi="Arial" w:cs="Arial"/>
                <w:sz w:val="16"/>
              </w:rPr>
              <w:t>D_ZERO_CNT_U16</w:t>
            </w:r>
          </w:p>
        </w:tc>
      </w:tr>
      <w:tr w:rsidR="008846E5" w:rsidTr="008846E5">
        <w:trPr>
          <w:jc w:val="center"/>
        </w:trPr>
        <w:tc>
          <w:tcPr>
            <w:tcW w:w="4608" w:type="dxa"/>
            <w:tcBorders>
              <w:top w:val="single" w:sz="4" w:space="0" w:color="auto"/>
              <w:left w:val="single" w:sz="4" w:space="0" w:color="auto"/>
              <w:bottom w:val="single" w:sz="4" w:space="0" w:color="auto"/>
              <w:right w:val="single" w:sz="4" w:space="0" w:color="auto"/>
            </w:tcBorders>
          </w:tcPr>
          <w:p w:rsidR="008846E5" w:rsidRPr="008846E5" w:rsidRDefault="008846E5">
            <w:pPr>
              <w:spacing w:before="60"/>
              <w:rPr>
                <w:rFonts w:ascii="Arial" w:hAnsi="Arial" w:cs="Arial"/>
                <w:sz w:val="16"/>
              </w:rPr>
            </w:pPr>
            <w:r w:rsidRPr="008846E5">
              <w:rPr>
                <w:rFonts w:ascii="Arial" w:hAnsi="Arial" w:cs="Arial"/>
                <w:sz w:val="16"/>
              </w:rPr>
              <w:t>D_ZERO_CNT_U32</w:t>
            </w:r>
          </w:p>
        </w:tc>
      </w:tr>
      <w:tr w:rsidR="008846E5" w:rsidTr="008846E5">
        <w:trPr>
          <w:jc w:val="center"/>
        </w:trPr>
        <w:tc>
          <w:tcPr>
            <w:tcW w:w="4608" w:type="dxa"/>
            <w:tcBorders>
              <w:top w:val="single" w:sz="4" w:space="0" w:color="auto"/>
              <w:left w:val="single" w:sz="4" w:space="0" w:color="auto"/>
              <w:bottom w:val="single" w:sz="4" w:space="0" w:color="auto"/>
              <w:right w:val="single" w:sz="4" w:space="0" w:color="auto"/>
            </w:tcBorders>
          </w:tcPr>
          <w:p w:rsidR="008846E5" w:rsidRPr="008846E5" w:rsidRDefault="008846E5">
            <w:pPr>
              <w:spacing w:before="60"/>
              <w:rPr>
                <w:rFonts w:ascii="Arial" w:hAnsi="Arial" w:cs="Arial"/>
                <w:sz w:val="16"/>
              </w:rPr>
            </w:pPr>
            <w:r w:rsidRPr="008846E5">
              <w:rPr>
                <w:rFonts w:ascii="Arial" w:hAnsi="Arial" w:cs="Arial"/>
                <w:sz w:val="16"/>
              </w:rPr>
              <w:t>D_MTRPOLESDIV2_CNT_U8</w:t>
            </w:r>
          </w:p>
        </w:tc>
      </w:tr>
      <w:tr w:rsidR="005E4C67" w:rsidTr="008846E5">
        <w:trPr>
          <w:jc w:val="center"/>
        </w:trPr>
        <w:tc>
          <w:tcPr>
            <w:tcW w:w="4608" w:type="dxa"/>
            <w:tcBorders>
              <w:top w:val="single" w:sz="4" w:space="0" w:color="auto"/>
              <w:left w:val="single" w:sz="4" w:space="0" w:color="auto"/>
              <w:bottom w:val="single" w:sz="4" w:space="0" w:color="auto"/>
              <w:right w:val="single" w:sz="4" w:space="0" w:color="auto"/>
            </w:tcBorders>
          </w:tcPr>
          <w:p w:rsidR="005E4C67" w:rsidRPr="008846E5" w:rsidRDefault="005E4C67">
            <w:pPr>
              <w:spacing w:before="60"/>
              <w:rPr>
                <w:rFonts w:ascii="Arial" w:hAnsi="Arial" w:cs="Arial"/>
                <w:sz w:val="16"/>
              </w:rPr>
            </w:pPr>
            <w:r w:rsidRPr="005E4C67">
              <w:rPr>
                <w:rFonts w:ascii="Arial" w:hAnsi="Arial" w:cs="Arial"/>
                <w:sz w:val="16"/>
              </w:rPr>
              <w:t>D_2MS_SEC_F32</w:t>
            </w:r>
          </w:p>
        </w:tc>
      </w:tr>
    </w:tbl>
    <w:p w:rsidR="004A781C" w:rsidRDefault="004A781C"/>
    <w:p w:rsidR="004A781C" w:rsidRDefault="004A781C">
      <w:pPr>
        <w:pStyle w:val="Heading3"/>
      </w:pPr>
      <w:r>
        <w:t>Module specific Lookup Tables Constants</w:t>
      </w:r>
    </w:p>
    <w:p w:rsidR="004A781C" w:rsidRDefault="004A781C">
      <w:r>
        <w:t>(This is for lookup tables (arrays) with fixed values, same name as other tables)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r>
              <w:rPr>
                <w:rFonts w:ascii="Arial" w:hAnsi="Arial" w:cs="Arial"/>
                <w:sz w:val="16"/>
              </w:rPr>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EE215D" w:rsidRDefault="00EE215D" w:rsidP="00EE215D">
      <w:pPr>
        <w:numPr>
          <w:ilvl w:val="0"/>
          <w:numId w:val="5"/>
        </w:numPr>
        <w:spacing w:after="0"/>
      </w:pPr>
      <w:r w:rsidRPr="00EF25B3">
        <w:t>Cosf</w:t>
      </w:r>
    </w:p>
    <w:p w:rsidR="00EE215D" w:rsidRDefault="00EE215D" w:rsidP="00EE215D">
      <w:pPr>
        <w:numPr>
          <w:ilvl w:val="0"/>
          <w:numId w:val="5"/>
        </w:numPr>
        <w:spacing w:after="0"/>
      </w:pPr>
      <w:r w:rsidRPr="00EF25B3">
        <w:t>Sinf</w:t>
      </w:r>
    </w:p>
    <w:p w:rsidR="00EE215D" w:rsidRDefault="00EE215D" w:rsidP="00EE215D">
      <w:pPr>
        <w:numPr>
          <w:ilvl w:val="0"/>
          <w:numId w:val="5"/>
        </w:numPr>
        <w:spacing w:after="0"/>
      </w:pPr>
      <w:r w:rsidRPr="00EF25B3">
        <w:t>Limit_m</w:t>
      </w:r>
    </w:p>
    <w:p w:rsidR="00EE215D" w:rsidRDefault="00EE215D" w:rsidP="00EE215D">
      <w:pPr>
        <w:numPr>
          <w:ilvl w:val="0"/>
          <w:numId w:val="5"/>
        </w:numPr>
        <w:spacing w:after="0"/>
      </w:pPr>
      <w:r w:rsidRPr="00EF25B3">
        <w:t>Abs_f32_m</w:t>
      </w:r>
    </w:p>
    <w:p w:rsidR="00EE215D" w:rsidRDefault="00EE215D" w:rsidP="00EE215D">
      <w:pPr>
        <w:numPr>
          <w:ilvl w:val="0"/>
          <w:numId w:val="5"/>
        </w:numPr>
        <w:spacing w:after="0"/>
      </w:pPr>
      <w:r w:rsidRPr="00EF25B3">
        <w:t>TableSize_m</w:t>
      </w:r>
    </w:p>
    <w:p w:rsidR="00EE215D" w:rsidRDefault="00EE215D" w:rsidP="00EE215D">
      <w:pPr>
        <w:numPr>
          <w:ilvl w:val="0"/>
          <w:numId w:val="5"/>
        </w:numPr>
        <w:spacing w:after="0"/>
      </w:pPr>
      <w:r w:rsidRPr="00EF25B3">
        <w:t>FPM_FloatToFixed_m</w:t>
      </w:r>
    </w:p>
    <w:p w:rsidR="00EE215D" w:rsidRDefault="00EE215D" w:rsidP="00EE215D">
      <w:pPr>
        <w:numPr>
          <w:ilvl w:val="0"/>
          <w:numId w:val="5"/>
        </w:numPr>
        <w:spacing w:after="0"/>
      </w:pPr>
      <w:r w:rsidRPr="00EF25B3">
        <w:t>FPM_FixedToFloat_m</w:t>
      </w:r>
    </w:p>
    <w:p w:rsidR="00EF25B3" w:rsidRDefault="00EF25B3" w:rsidP="00EF25B3">
      <w:pPr>
        <w:numPr>
          <w:ilvl w:val="0"/>
          <w:numId w:val="5"/>
        </w:numPr>
        <w:spacing w:after="0"/>
      </w:pPr>
      <w:r w:rsidRPr="00EF25B3">
        <w:t>IntplVarXY_s16_s16Xs16Y_Cnt</w:t>
      </w:r>
    </w:p>
    <w:p w:rsidR="00EF25B3" w:rsidRDefault="00EF25B3" w:rsidP="00EF25B3">
      <w:pPr>
        <w:numPr>
          <w:ilvl w:val="0"/>
          <w:numId w:val="5"/>
        </w:numPr>
        <w:spacing w:after="0"/>
      </w:pPr>
      <w:r w:rsidRPr="00EF25B3">
        <w:t>LPF_SvUpdate_u16InFixKTrunc_m</w:t>
      </w:r>
    </w:p>
    <w:p w:rsidR="00EF25B3" w:rsidRDefault="00EF25B3" w:rsidP="00EF25B3">
      <w:pPr>
        <w:numPr>
          <w:ilvl w:val="0"/>
          <w:numId w:val="5"/>
        </w:numPr>
        <w:spacing w:after="0"/>
      </w:pPr>
      <w:r w:rsidRPr="00EF25B3">
        <w:t>LPF_OpUpdate_u16InFixKTrunc_m</w:t>
      </w:r>
    </w:p>
    <w:p w:rsidR="00EE215D" w:rsidRDefault="00EE215D" w:rsidP="00EE215D">
      <w:pPr>
        <w:numPr>
          <w:ilvl w:val="0"/>
          <w:numId w:val="5"/>
        </w:numPr>
        <w:spacing w:after="0"/>
      </w:pPr>
      <w:r w:rsidRPr="00EF25B3">
        <w:t>LPF_SvUpdate_s16InFixKTrunc_m</w:t>
      </w:r>
    </w:p>
    <w:p w:rsidR="00EE215D" w:rsidRDefault="00EE215D" w:rsidP="00EE215D">
      <w:pPr>
        <w:numPr>
          <w:ilvl w:val="0"/>
          <w:numId w:val="5"/>
        </w:numPr>
        <w:spacing w:after="0"/>
      </w:pPr>
      <w:r w:rsidRPr="00EF25B3">
        <w:t>LPF_OpUpdate_s16InFixKTrunc_m</w:t>
      </w:r>
    </w:p>
    <w:p w:rsidR="005E4C67" w:rsidRDefault="005E4C67" w:rsidP="00EE215D">
      <w:pPr>
        <w:numPr>
          <w:ilvl w:val="0"/>
          <w:numId w:val="5"/>
        </w:numPr>
        <w:spacing w:after="0"/>
      </w:pPr>
      <w:r>
        <w:t>LPF_KUpdate_f32_m</w:t>
      </w:r>
    </w:p>
    <w:p w:rsidR="005E4C67" w:rsidRDefault="005E4C67" w:rsidP="00EE215D">
      <w:pPr>
        <w:numPr>
          <w:ilvl w:val="0"/>
          <w:numId w:val="5"/>
        </w:numPr>
        <w:spacing w:after="0"/>
      </w:pPr>
      <w:r>
        <w:t>LPF_OpUpdate_f32_m</w:t>
      </w:r>
    </w:p>
    <w:p w:rsidR="00EE215D" w:rsidRDefault="00EE215D" w:rsidP="00EE215D">
      <w:pPr>
        <w:spacing w:after="0"/>
        <w:ind w:left="720"/>
      </w:pPr>
    </w:p>
    <w:p w:rsidR="008B3E94" w:rsidRDefault="008B3E94" w:rsidP="008B3E94">
      <w:pPr>
        <w:pStyle w:val="Heading2"/>
      </w:pPr>
      <w:r>
        <w:t>Data Hiding Functions</w:t>
      </w:r>
    </w:p>
    <w:p w:rsidR="00DC7E08" w:rsidRDefault="005626D4" w:rsidP="00DC7E08">
      <w:pPr>
        <w:numPr>
          <w:ilvl w:val="0"/>
          <w:numId w:val="10"/>
        </w:numPr>
        <w:spacing w:after="0"/>
      </w:pPr>
      <w:r w:rsidRPr="005626D4">
        <w:t>CmMtrCurr_Read_MRFMtrVel_MtrRadpS_f32</w:t>
      </w:r>
    </w:p>
    <w:p w:rsidR="005626D4" w:rsidRDefault="005626D4" w:rsidP="00DC7E08">
      <w:pPr>
        <w:numPr>
          <w:ilvl w:val="0"/>
          <w:numId w:val="10"/>
        </w:numPr>
        <w:spacing w:after="0"/>
      </w:pPr>
      <w:r w:rsidRPr="005626D4">
        <w:t>CmMtrCurr_Read_Vecu_Volt_f32</w:t>
      </w:r>
    </w:p>
    <w:p w:rsidR="00DC7E08" w:rsidRDefault="005626D4" w:rsidP="00DC7E08">
      <w:pPr>
        <w:numPr>
          <w:ilvl w:val="0"/>
          <w:numId w:val="10"/>
        </w:numPr>
        <w:spacing w:after="0"/>
      </w:pPr>
      <w:r w:rsidRPr="005626D4">
        <w:t>CmMtrCurr_Read_</w:t>
      </w:r>
      <w:r w:rsidR="00855AB6" w:rsidRPr="005626D4">
        <w:t>Phs</w:t>
      </w:r>
      <w:r w:rsidR="00855AB6">
        <w:t>1</w:t>
      </w:r>
      <w:r w:rsidR="00855AB6" w:rsidRPr="005626D4">
        <w:t>Curr</w:t>
      </w:r>
      <w:r w:rsidRPr="005626D4">
        <w:t>_Cnt_u16</w:t>
      </w:r>
    </w:p>
    <w:p w:rsidR="005626D4" w:rsidRDefault="005626D4" w:rsidP="00DC7E08">
      <w:pPr>
        <w:numPr>
          <w:ilvl w:val="0"/>
          <w:numId w:val="10"/>
        </w:numPr>
        <w:spacing w:after="0"/>
      </w:pPr>
      <w:r w:rsidRPr="005626D4">
        <w:t>CmMtrCurr_Read_</w:t>
      </w:r>
      <w:r w:rsidR="00855AB6" w:rsidRPr="005626D4">
        <w:t>Phs</w:t>
      </w:r>
      <w:r w:rsidR="00855AB6">
        <w:t>2</w:t>
      </w:r>
      <w:r w:rsidR="00855AB6" w:rsidRPr="005626D4">
        <w:t>Curr</w:t>
      </w:r>
      <w:r w:rsidRPr="005626D4">
        <w:t>_Cnt_u16</w:t>
      </w:r>
    </w:p>
    <w:p w:rsidR="00855AB6" w:rsidRDefault="0020136B" w:rsidP="00855AB6">
      <w:pPr>
        <w:numPr>
          <w:ilvl w:val="0"/>
          <w:numId w:val="10"/>
        </w:numPr>
        <w:spacing w:after="0"/>
      </w:pPr>
      <w:r>
        <w:t>CmMtrCurr_Read_DCPhsA</w:t>
      </w:r>
      <w:r w:rsidR="00855AB6" w:rsidRPr="005626D4">
        <w:t>Comp_Cnt_u16</w:t>
      </w:r>
    </w:p>
    <w:p w:rsidR="005626D4" w:rsidRDefault="005626D4" w:rsidP="00DC7E08">
      <w:pPr>
        <w:numPr>
          <w:ilvl w:val="0"/>
          <w:numId w:val="10"/>
        </w:numPr>
        <w:spacing w:after="0"/>
      </w:pPr>
      <w:r w:rsidRPr="005626D4">
        <w:t>CmMtrCurr_Read_DCPhsBComp_Cnt_u16</w:t>
      </w:r>
    </w:p>
    <w:p w:rsidR="005626D4" w:rsidRDefault="005626D4" w:rsidP="00DC7E08">
      <w:pPr>
        <w:numPr>
          <w:ilvl w:val="0"/>
          <w:numId w:val="10"/>
        </w:numPr>
        <w:spacing w:after="0"/>
      </w:pPr>
      <w:r w:rsidRPr="005626D4">
        <w:t>CmMtrCurr_Read_DCPhsCComp_Cnt_u16</w:t>
      </w:r>
    </w:p>
    <w:p w:rsidR="005626D4" w:rsidRDefault="005626D4" w:rsidP="00DC7E08">
      <w:pPr>
        <w:numPr>
          <w:ilvl w:val="0"/>
          <w:numId w:val="10"/>
        </w:numPr>
        <w:spacing w:after="0"/>
      </w:pPr>
      <w:r w:rsidRPr="005626D4">
        <w:t>CmMtrCurr_Read_MtrCurr1TempOffset_Volt_f32</w:t>
      </w:r>
    </w:p>
    <w:p w:rsidR="005626D4" w:rsidRDefault="005626D4" w:rsidP="00DC7E08">
      <w:pPr>
        <w:numPr>
          <w:ilvl w:val="0"/>
          <w:numId w:val="10"/>
        </w:numPr>
        <w:spacing w:after="0"/>
      </w:pPr>
      <w:r w:rsidRPr="005626D4">
        <w:t>CmMtrCurr_Read_MtrCurr2TempOffset_Volt_f32</w:t>
      </w:r>
    </w:p>
    <w:p w:rsidR="005626D4" w:rsidRDefault="005626D4" w:rsidP="00DC7E08">
      <w:pPr>
        <w:numPr>
          <w:ilvl w:val="0"/>
          <w:numId w:val="10"/>
        </w:numPr>
        <w:spacing w:after="0"/>
      </w:pPr>
      <w:r w:rsidRPr="005626D4">
        <w:t>CmMtrCurr_Read_MtrElecPol_Cnt_s08</w:t>
      </w:r>
    </w:p>
    <w:p w:rsidR="005626D4" w:rsidRDefault="005626D4" w:rsidP="00DC7E08">
      <w:pPr>
        <w:numPr>
          <w:ilvl w:val="0"/>
          <w:numId w:val="10"/>
        </w:numPr>
        <w:spacing w:after="0"/>
      </w:pPr>
      <w:r w:rsidRPr="005626D4">
        <w:t>CmMtrCurr_Read_MtrPosElec_Rev_u0p16</w:t>
      </w:r>
    </w:p>
    <w:p w:rsidR="005626D4" w:rsidRDefault="005626D4" w:rsidP="00DC7E08">
      <w:pPr>
        <w:numPr>
          <w:ilvl w:val="0"/>
          <w:numId w:val="10"/>
        </w:numPr>
        <w:spacing w:after="0"/>
      </w:pPr>
      <w:r w:rsidRPr="005626D4">
        <w:t>CmMtrCurr_Write_ElecPosDelayComp_Rad_f32</w:t>
      </w:r>
    </w:p>
    <w:p w:rsidR="005626D4" w:rsidRDefault="005626D4" w:rsidP="00DC7E08">
      <w:pPr>
        <w:numPr>
          <w:ilvl w:val="0"/>
          <w:numId w:val="10"/>
        </w:numPr>
        <w:spacing w:after="0"/>
      </w:pPr>
      <w:r w:rsidRPr="005626D4">
        <w:t>CmMtrCurr_Write_MtrCurrQax_Amp_f32</w:t>
      </w:r>
    </w:p>
    <w:p w:rsidR="005626D4" w:rsidRDefault="005626D4" w:rsidP="00DC7E08">
      <w:pPr>
        <w:numPr>
          <w:ilvl w:val="0"/>
          <w:numId w:val="10"/>
        </w:numPr>
        <w:spacing w:after="0"/>
      </w:pPr>
      <w:r w:rsidRPr="005626D4">
        <w:t>CmMtrCurr_Write_MtrCurrDax_Amp_f32</w:t>
      </w:r>
    </w:p>
    <w:p w:rsidR="005626D4" w:rsidRDefault="005626D4" w:rsidP="00DC7E08">
      <w:pPr>
        <w:numPr>
          <w:ilvl w:val="0"/>
          <w:numId w:val="10"/>
        </w:numPr>
        <w:spacing w:after="0"/>
      </w:pPr>
      <w:r w:rsidRPr="005626D4">
        <w:t>CmMtrCurr_Write_CorrMtrPosElec_Rev_f32</w:t>
      </w:r>
    </w:p>
    <w:p w:rsidR="005626D4" w:rsidRDefault="005626D4" w:rsidP="00DC7E08">
      <w:pPr>
        <w:numPr>
          <w:ilvl w:val="0"/>
          <w:numId w:val="10"/>
        </w:numPr>
        <w:spacing w:after="0"/>
      </w:pPr>
      <w:r w:rsidRPr="005626D4">
        <w:t>CmMtrCurr_Write_MtrCurrK1_Amps_f32</w:t>
      </w:r>
    </w:p>
    <w:p w:rsidR="005626D4" w:rsidRDefault="005626D4" w:rsidP="00DC7E08">
      <w:pPr>
        <w:numPr>
          <w:ilvl w:val="0"/>
          <w:numId w:val="10"/>
        </w:numPr>
        <w:spacing w:after="0"/>
      </w:pPr>
      <w:r w:rsidRPr="005626D4">
        <w:t>CmMtrCurr_Write_MtrCurrK2_Amps_f32</w:t>
      </w:r>
    </w:p>
    <w:p w:rsidR="005626D4" w:rsidRDefault="005626D4" w:rsidP="00DC7E08">
      <w:pPr>
        <w:numPr>
          <w:ilvl w:val="0"/>
          <w:numId w:val="10"/>
        </w:numPr>
        <w:spacing w:after="0"/>
      </w:pPr>
      <w:r w:rsidRPr="005626D4">
        <w:t>CmMtrCurr_Write_MtrCurr1_Volts_f32</w:t>
      </w:r>
    </w:p>
    <w:p w:rsidR="005626D4" w:rsidRDefault="005626D4" w:rsidP="00DC7E08">
      <w:pPr>
        <w:numPr>
          <w:ilvl w:val="0"/>
          <w:numId w:val="10"/>
        </w:numPr>
        <w:spacing w:after="0"/>
      </w:pPr>
      <w:r w:rsidRPr="005626D4">
        <w:t>CmMtrCurr_Write_MtrCurr2_Volts_f32</w:t>
      </w: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1B60DF" w:rsidRDefault="001B60DF" w:rsidP="001B60DF">
      <w:pPr>
        <w:spacing w:after="0"/>
      </w:pPr>
    </w:p>
    <w:p w:rsidR="001B60DF" w:rsidRDefault="0005183F" w:rsidP="008B3E94">
      <w:pPr>
        <w:spacing w:after="0"/>
      </w:pPr>
      <w:r>
        <w:t>None</w:t>
      </w:r>
    </w:p>
    <w:p w:rsidR="008F6DBB" w:rsidRDefault="008F6DBB" w:rsidP="008B3E94">
      <w:pPr>
        <w:spacing w:after="0"/>
      </w:pPr>
    </w:p>
    <w:p w:rsidR="008B3E94" w:rsidRDefault="008B3E94" w:rsidP="008B3E94">
      <w:pPr>
        <w:pStyle w:val="Heading2"/>
      </w:pPr>
      <w:r>
        <w:lastRenderedPageBreak/>
        <w:t>Local Functions/Macros Used by this MDD only</w:t>
      </w:r>
    </w:p>
    <w:p w:rsidR="005626D4" w:rsidRDefault="005626D4" w:rsidP="005626D4">
      <w:pPr>
        <w:spacing w:after="0"/>
      </w:pPr>
    </w:p>
    <w:p w:rsidR="005626D4" w:rsidRDefault="005626D4" w:rsidP="005626D4">
      <w:pPr>
        <w:spacing w:after="0"/>
      </w:pPr>
      <w:r>
        <w:t>None</w:t>
      </w:r>
    </w:p>
    <w:p w:rsidR="008B3E94" w:rsidRDefault="008B3E94" w:rsidP="009A4825">
      <w:pPr>
        <w:rPr>
          <w:rFonts w:ascii="Arial" w:hAnsi="Arial"/>
          <w:b/>
          <w:kern w:val="28"/>
          <w:sz w:val="28"/>
        </w:rPr>
      </w:pPr>
      <w:r>
        <w:br w:type="page"/>
      </w: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C82D25" w:rsidRPr="004B5BE2" w:rsidTr="00741C02">
        <w:trPr>
          <w:trHeight w:val="341"/>
        </w:trPr>
        <w:tc>
          <w:tcPr>
            <w:tcW w:w="4455" w:type="dxa"/>
          </w:tcPr>
          <w:p w:rsidR="00C82D25" w:rsidRPr="009C5041" w:rsidRDefault="00C82D25" w:rsidP="00C82D25">
            <w:pPr>
              <w:rPr>
                <w:lang w:val="fr-FR"/>
              </w:rPr>
            </w:pPr>
            <w:r w:rsidRPr="009C5041">
              <w:rPr>
                <w:lang w:val="fr-FR"/>
              </w:rPr>
              <w:t xml:space="preserve">Rte_InitValue_Vecu_Volt_f32 </w:t>
            </w:r>
          </w:p>
        </w:tc>
        <w:tc>
          <w:tcPr>
            <w:tcW w:w="4455" w:type="dxa"/>
          </w:tcPr>
          <w:p w:rsidR="00C82D25" w:rsidRPr="00C41A34" w:rsidRDefault="00C82D25" w:rsidP="00C8047B">
            <w:r>
              <w:t>5</w:t>
            </w:r>
          </w:p>
        </w:tc>
      </w:tr>
    </w:tbl>
    <w:p w:rsidR="002C03D8" w:rsidRPr="002C03D8" w:rsidRDefault="002C03D8" w:rsidP="002C03D8"/>
    <w:p w:rsidR="004A781C" w:rsidRDefault="004A781C">
      <w:pPr>
        <w:pStyle w:val="Heading2"/>
      </w:pPr>
      <w:r>
        <w:t>Initialization Functions</w:t>
      </w:r>
    </w:p>
    <w:p w:rsidR="004A781C" w:rsidRDefault="004A781C">
      <w:pPr>
        <w:pStyle w:val="Heading3"/>
      </w:pPr>
      <w:r>
        <w:t xml:space="preserve">Init: </w:t>
      </w:r>
      <w:r w:rsidR="000B7097" w:rsidRPr="000B7097">
        <w:t>CmMtrCurr_Init</w:t>
      </w:r>
    </w:p>
    <w:p w:rsidR="004A781C" w:rsidRDefault="004A781C">
      <w:pPr>
        <w:pStyle w:val="Heading4"/>
      </w:pPr>
      <w:r>
        <w:t>Design Rationale</w:t>
      </w:r>
    </w:p>
    <w:p w:rsidR="004A781C" w:rsidRDefault="009934A2">
      <w:r>
        <w:t>None</w:t>
      </w:r>
    </w:p>
    <w:p w:rsidR="004A781C" w:rsidRDefault="004A781C">
      <w:pPr>
        <w:pStyle w:val="Heading4"/>
      </w:pPr>
      <w:r>
        <w:t>Module Outputs</w:t>
      </w:r>
    </w:p>
    <w:p w:rsidR="004A781C" w:rsidRDefault="009934A2">
      <w:r>
        <w:t>None</w:t>
      </w:r>
    </w:p>
    <w:p w:rsidR="004A781C" w:rsidRDefault="004A781C">
      <w:pPr>
        <w:pStyle w:val="Heading4"/>
      </w:pPr>
      <w:r>
        <w:t xml:space="preserve">Module Internal  </w:t>
      </w:r>
    </w:p>
    <w:p w:rsidR="003366ED" w:rsidRDefault="00623802" w:rsidP="000B7097">
      <w:pPr>
        <w:pStyle w:val="Heading2"/>
        <w:numPr>
          <w:ilvl w:val="0"/>
          <w:numId w:val="0"/>
        </w:numPr>
        <w:ind w:left="576" w:hanging="576"/>
        <w:rPr>
          <w:rFonts w:cs="Arial"/>
          <w:b w:val="0"/>
          <w:sz w:val="18"/>
          <w:szCs w:val="18"/>
        </w:rPr>
      </w:pPr>
      <w:r>
        <w:rPr>
          <w:rFonts w:cs="Arial"/>
          <w:b w:val="0"/>
          <w:sz w:val="18"/>
          <w:szCs w:val="18"/>
        </w:rPr>
        <w:t>IF</w:t>
      </w:r>
      <w:r w:rsidRPr="003366ED">
        <w:rPr>
          <w:rFonts w:cs="Arial"/>
          <w:b w:val="0"/>
          <w:sz w:val="18"/>
          <w:szCs w:val="18"/>
        </w:rPr>
        <w:t xml:space="preserve"> </w:t>
      </w:r>
      <w:r w:rsidR="003366ED" w:rsidRPr="003366ED">
        <w:rPr>
          <w:rFonts w:cs="Arial"/>
          <w:b w:val="0"/>
          <w:sz w:val="18"/>
          <w:szCs w:val="18"/>
        </w:rPr>
        <w:t>((Rte_Pim_ShCurrCal()-&gt;EOLMtrCurrVcalCmd_VoltCnts_f32) &gt;= D_MINVCALCMD_CNT_F32</w:t>
      </w:r>
      <w:r w:rsidR="003366ED">
        <w:rPr>
          <w:rFonts w:cs="Arial"/>
          <w:b w:val="0"/>
          <w:sz w:val="18"/>
          <w:szCs w:val="18"/>
        </w:rPr>
        <w:t>)</w:t>
      </w:r>
    </w:p>
    <w:p w:rsidR="00623802" w:rsidRDefault="00623802" w:rsidP="000B7097">
      <w:pPr>
        <w:pStyle w:val="Heading2"/>
        <w:numPr>
          <w:ilvl w:val="0"/>
          <w:numId w:val="0"/>
        </w:numPr>
        <w:ind w:left="576" w:hanging="576"/>
        <w:rPr>
          <w:rFonts w:cs="Arial"/>
          <w:b w:val="0"/>
          <w:sz w:val="18"/>
          <w:szCs w:val="18"/>
        </w:rPr>
      </w:pPr>
    </w:p>
    <w:p w:rsidR="003366ED" w:rsidRPr="003366ED" w:rsidRDefault="003366ED" w:rsidP="003366ED">
      <w:pPr>
        <w:rPr>
          <w:rFonts w:ascii="Arial" w:hAnsi="Arial" w:cs="Arial"/>
          <w:sz w:val="18"/>
          <w:szCs w:val="18"/>
        </w:rPr>
      </w:pPr>
      <w:r w:rsidRPr="003366ED">
        <w:rPr>
          <w:rFonts w:ascii="Arial" w:hAnsi="Arial" w:cs="Arial"/>
          <w:sz w:val="18"/>
          <w:szCs w:val="18"/>
        </w:rPr>
        <w:t>CmMtrCurr_MtrCurr1OffDelta_VoltpVoltCnt_M_f32 = ((Rte_Pim_ShCurrCal()-&gt;EOLMtrCurr1OffsetDiff_Volts_f32) / (Rte_Pim_ShCurrCal()-&gt;EOLMtrCurrVcalCmd_VoltCnts_f32))</w:t>
      </w:r>
    </w:p>
    <w:p w:rsidR="003366ED" w:rsidRPr="003366ED" w:rsidRDefault="003366ED" w:rsidP="003366ED">
      <w:pPr>
        <w:rPr>
          <w:rFonts w:ascii="Arial" w:hAnsi="Arial" w:cs="Arial"/>
          <w:sz w:val="18"/>
          <w:szCs w:val="18"/>
        </w:rPr>
      </w:pPr>
      <w:r w:rsidRPr="003366ED">
        <w:rPr>
          <w:rFonts w:ascii="Arial" w:hAnsi="Arial" w:cs="Arial"/>
          <w:sz w:val="18"/>
          <w:szCs w:val="18"/>
        </w:rPr>
        <w:t>CmMtrCurr_MtrCurr2OffDelta_VoltpVoltCnt_M_f32 = ((Rte_Pim_ShCurrCal()-&gt;EOLMtrCurr2OffsetDiff_Volts_f32) / (Rte_Pim_ShCurrCal()-&gt;EOLMtrCurrVcalCmd_VoltCnts_f32))</w:t>
      </w:r>
    </w:p>
    <w:p w:rsidR="00743DE6" w:rsidRDefault="003366ED" w:rsidP="003366ED">
      <w:r>
        <w:tab/>
      </w:r>
    </w:p>
    <w:p w:rsidR="00743DE6" w:rsidRPr="003366ED" w:rsidRDefault="00623802" w:rsidP="003366ED">
      <w:pPr>
        <w:pStyle w:val="Heading2"/>
        <w:numPr>
          <w:ilvl w:val="0"/>
          <w:numId w:val="0"/>
        </w:numPr>
        <w:ind w:left="576" w:hanging="576"/>
        <w:rPr>
          <w:rFonts w:cs="Arial"/>
          <w:b w:val="0"/>
          <w:sz w:val="18"/>
          <w:szCs w:val="18"/>
        </w:rPr>
      </w:pPr>
      <w:r w:rsidRPr="003366ED">
        <w:rPr>
          <w:rFonts w:cs="Arial"/>
          <w:b w:val="0"/>
          <w:sz w:val="18"/>
          <w:szCs w:val="18"/>
        </w:rPr>
        <w:t>ELSE</w:t>
      </w:r>
    </w:p>
    <w:p w:rsidR="003366ED" w:rsidRPr="003366ED" w:rsidRDefault="003366ED" w:rsidP="003366ED">
      <w:pPr>
        <w:pStyle w:val="Heading2"/>
        <w:numPr>
          <w:ilvl w:val="0"/>
          <w:numId w:val="0"/>
        </w:numPr>
        <w:ind w:left="576" w:hanging="576"/>
        <w:rPr>
          <w:rFonts w:cs="Arial"/>
          <w:b w:val="0"/>
          <w:sz w:val="18"/>
          <w:szCs w:val="18"/>
        </w:rPr>
      </w:pPr>
      <w:r w:rsidRPr="003366ED">
        <w:rPr>
          <w:rFonts w:cs="Arial"/>
          <w:b w:val="0"/>
          <w:sz w:val="18"/>
          <w:szCs w:val="18"/>
        </w:rPr>
        <w:t>CmMtrCurr_MtrCurr1OffDelta_VoltpVoltCnt_M_f32 = D_ZERO_ULS_F32</w:t>
      </w:r>
    </w:p>
    <w:p w:rsidR="00623802" w:rsidRPr="003366ED" w:rsidRDefault="003366ED" w:rsidP="003366ED">
      <w:pPr>
        <w:pStyle w:val="Heading2"/>
        <w:numPr>
          <w:ilvl w:val="0"/>
          <w:numId w:val="0"/>
        </w:numPr>
        <w:ind w:left="576" w:hanging="576"/>
        <w:rPr>
          <w:rFonts w:cs="Arial"/>
          <w:b w:val="0"/>
          <w:sz w:val="18"/>
          <w:szCs w:val="18"/>
        </w:rPr>
      </w:pPr>
      <w:r w:rsidRPr="003366ED">
        <w:rPr>
          <w:rFonts w:cs="Arial"/>
          <w:b w:val="0"/>
          <w:sz w:val="18"/>
          <w:szCs w:val="18"/>
        </w:rPr>
        <w:t>CmMtrCurr_MtrCurr2OffDelta_VoltpVoltCnt_M_f32 = D_ZERO_ULS_F32</w:t>
      </w:r>
    </w:p>
    <w:p w:rsidR="00623802" w:rsidRPr="003366ED" w:rsidRDefault="00623802" w:rsidP="003366ED">
      <w:pPr>
        <w:pStyle w:val="Heading2"/>
        <w:numPr>
          <w:ilvl w:val="0"/>
          <w:numId w:val="0"/>
        </w:numPr>
        <w:ind w:left="576" w:hanging="576"/>
        <w:rPr>
          <w:rFonts w:cs="Arial"/>
          <w:b w:val="0"/>
          <w:sz w:val="18"/>
          <w:szCs w:val="18"/>
        </w:rPr>
      </w:pPr>
      <w:r w:rsidRPr="003366ED">
        <w:rPr>
          <w:rFonts w:cs="Arial"/>
          <w:b w:val="0"/>
          <w:sz w:val="18"/>
          <w:szCs w:val="18"/>
        </w:rPr>
        <w:t>END</w:t>
      </w:r>
    </w:p>
    <w:p w:rsidR="005E4C67" w:rsidRPr="003366ED" w:rsidRDefault="005E4C67" w:rsidP="003366ED">
      <w:pPr>
        <w:pStyle w:val="Heading2"/>
        <w:numPr>
          <w:ilvl w:val="0"/>
          <w:numId w:val="0"/>
        </w:numPr>
        <w:ind w:left="576" w:hanging="576"/>
        <w:rPr>
          <w:rFonts w:cs="Arial"/>
          <w:b w:val="0"/>
          <w:sz w:val="18"/>
          <w:szCs w:val="18"/>
        </w:rPr>
      </w:pPr>
    </w:p>
    <w:p w:rsidR="00743DE6" w:rsidRPr="00743DE6" w:rsidRDefault="003366ED" w:rsidP="00743DE6">
      <w:r w:rsidRPr="003366ED">
        <w:rPr>
          <w:rFonts w:cs="Arial"/>
          <w:sz w:val="18"/>
          <w:szCs w:val="18"/>
        </w:rPr>
        <w:t>LPF_KUpdate_f32_m(k_CurrCorrErrFiltFc_Hz_f32, D_2MS_SEC_F32, &amp;CmMtrCurr_CurrCorrDiagKSV_M_str)</w:t>
      </w:r>
    </w:p>
    <w:p w:rsidR="004A781C" w:rsidRDefault="004A781C" w:rsidP="00743DE6">
      <w:pPr>
        <w:pStyle w:val="Heading2"/>
      </w:pPr>
      <w:r>
        <w:t>Periodic Functions</w:t>
      </w:r>
    </w:p>
    <w:p w:rsidR="00743DE6" w:rsidRPr="00743DE6" w:rsidRDefault="00743DE6" w:rsidP="00743DE6"/>
    <w:p w:rsidR="004A781C" w:rsidRDefault="004A781C">
      <w:pPr>
        <w:pStyle w:val="Heading3"/>
      </w:pPr>
      <w:r>
        <w:t xml:space="preserve">Per: </w:t>
      </w:r>
      <w:r w:rsidR="008F73FD" w:rsidRPr="008F73FD">
        <w:t>CmMtrCurr_Per1</w:t>
      </w:r>
    </w:p>
    <w:p w:rsidR="004A781C" w:rsidRDefault="004A781C">
      <w:pPr>
        <w:pStyle w:val="Heading4"/>
      </w:pPr>
      <w:r>
        <w:t>Design Rationale</w:t>
      </w:r>
    </w:p>
    <w:p w:rsidR="004A781C" w:rsidRDefault="0003090F">
      <w:r>
        <w:t>None</w:t>
      </w:r>
    </w:p>
    <w:p w:rsidR="004A781C" w:rsidRDefault="004A781C">
      <w:pPr>
        <w:pStyle w:val="Heading4"/>
      </w:pPr>
      <w:r>
        <w:lastRenderedPageBreak/>
        <w:t>Program Flow Start</w:t>
      </w:r>
    </w:p>
    <w:p w:rsidR="005B0264" w:rsidRDefault="005B0264" w:rsidP="005B0264">
      <w:r w:rsidRPr="005B0264">
        <w:t>Rte_Call_CmMtrCu</w:t>
      </w:r>
      <w:r>
        <w:t>rr_Per1_CP0_CheckpointReached()</w:t>
      </w:r>
    </w:p>
    <w:p w:rsidR="004A781C" w:rsidRDefault="004A781C">
      <w:pPr>
        <w:pStyle w:val="Heading4"/>
      </w:pPr>
      <w:r>
        <w:t>Store Module Inputs to Local copies</w:t>
      </w:r>
    </w:p>
    <w:p w:rsidR="0003090F" w:rsidRPr="0003090F" w:rsidRDefault="00AC7689" w:rsidP="0003090F">
      <w:pPr>
        <w:rPr>
          <w:rFonts w:ascii="Arial" w:hAnsi="Arial" w:cs="Arial"/>
          <w:sz w:val="18"/>
          <w:szCs w:val="18"/>
        </w:rPr>
      </w:pPr>
      <w:r w:rsidRPr="00AC7689">
        <w:rPr>
          <w:rFonts w:ascii="Arial" w:hAnsi="Arial" w:cs="Arial"/>
          <w:i/>
          <w:sz w:val="18"/>
          <w:szCs w:val="18"/>
        </w:rPr>
        <w:t>FiltCntrlTemp_DegC_T_f32=Rte_IRead_CmMtrCurr_Per1_FiltCntrlTemp_DegC_f32()</w:t>
      </w:r>
    </w:p>
    <w:p w:rsidR="004A781C" w:rsidRDefault="0003090F">
      <w:pPr>
        <w:pStyle w:val="Heading4"/>
      </w:pPr>
      <w:r>
        <w:t>Processing</w:t>
      </w:r>
    </w:p>
    <w:p w:rsidR="00741C02" w:rsidRDefault="008226E3" w:rsidP="00631F44">
      <w:pPr>
        <w:jc w:val="center"/>
      </w:pPr>
      <w:r>
        <w:object w:dxaOrig="9190" w:dyaOrig="95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451.2pt" o:ole="">
            <v:imagedata r:id="rId9" o:title=""/>
          </v:shape>
          <o:OLEObject Type="Embed" ProgID="Visio.Drawing.11" ShapeID="_x0000_i1025" DrawAspect="Content" ObjectID="_1525255600" r:id="rId10"/>
        </w:object>
      </w:r>
    </w:p>
    <w:p w:rsidR="004A781C" w:rsidRDefault="004A781C">
      <w:pPr>
        <w:pStyle w:val="Heading4"/>
      </w:pPr>
      <w:r>
        <w:lastRenderedPageBreak/>
        <w:t>Store Local copy of outputs into Module Outputs</w:t>
      </w:r>
    </w:p>
    <w:p w:rsidR="00AC7689" w:rsidRPr="00AC7689" w:rsidRDefault="00AC7689" w:rsidP="00AC7689">
      <w:pPr>
        <w:rPr>
          <w:rFonts w:ascii="Arial" w:hAnsi="Arial" w:cs="Arial"/>
          <w:sz w:val="18"/>
          <w:szCs w:val="18"/>
        </w:rPr>
      </w:pPr>
      <w:r w:rsidRPr="00AC7689">
        <w:rPr>
          <w:rFonts w:ascii="Arial" w:hAnsi="Arial" w:cs="Arial"/>
          <w:sz w:val="18"/>
          <w:szCs w:val="18"/>
        </w:rPr>
        <w:t>Rte_I</w:t>
      </w:r>
      <w:r w:rsidR="002841DE" w:rsidRPr="00AC7689">
        <w:rPr>
          <w:rFonts w:ascii="Arial" w:hAnsi="Arial" w:cs="Arial"/>
          <w:sz w:val="18"/>
          <w:szCs w:val="18"/>
        </w:rPr>
        <w:t>w</w:t>
      </w:r>
      <w:r w:rsidRPr="00AC7689">
        <w:rPr>
          <w:rFonts w:ascii="Arial" w:hAnsi="Arial" w:cs="Arial"/>
          <w:sz w:val="18"/>
          <w:szCs w:val="18"/>
        </w:rPr>
        <w:t>rite_CmMtrCurr_Per1_MtrCurr1TempOffset_Volt_f32(</w:t>
      </w:r>
      <w:r>
        <w:rPr>
          <w:rFonts w:ascii="Arial" w:hAnsi="Arial" w:cs="Arial"/>
          <w:sz w:val="18"/>
          <w:szCs w:val="18"/>
        </w:rPr>
        <w:t>MtrCurr1TempOffset_Volts_T_f32)</w:t>
      </w:r>
    </w:p>
    <w:p w:rsidR="00AC7689" w:rsidRDefault="00AC7689" w:rsidP="00AC7689">
      <w:pPr>
        <w:rPr>
          <w:rFonts w:ascii="Arial" w:hAnsi="Arial" w:cs="Arial"/>
          <w:sz w:val="18"/>
          <w:szCs w:val="18"/>
        </w:rPr>
      </w:pPr>
      <w:r w:rsidRPr="00AC7689">
        <w:rPr>
          <w:rFonts w:ascii="Arial" w:hAnsi="Arial" w:cs="Arial"/>
          <w:sz w:val="18"/>
          <w:szCs w:val="18"/>
        </w:rPr>
        <w:t>Rte_I</w:t>
      </w:r>
      <w:r w:rsidR="002841DE" w:rsidRPr="00AC7689">
        <w:rPr>
          <w:rFonts w:ascii="Arial" w:hAnsi="Arial" w:cs="Arial"/>
          <w:sz w:val="18"/>
          <w:szCs w:val="18"/>
        </w:rPr>
        <w:t>w</w:t>
      </w:r>
      <w:r w:rsidRPr="00AC7689">
        <w:rPr>
          <w:rFonts w:ascii="Arial" w:hAnsi="Arial" w:cs="Arial"/>
          <w:sz w:val="18"/>
          <w:szCs w:val="18"/>
        </w:rPr>
        <w:t>rite_CmMtrCurr_Per1_MtrCurr2TempOffset_Volt_f32(</w:t>
      </w:r>
      <w:r>
        <w:rPr>
          <w:rFonts w:ascii="Arial" w:hAnsi="Arial" w:cs="Arial"/>
          <w:sz w:val="18"/>
          <w:szCs w:val="18"/>
        </w:rPr>
        <w:t>MtrCurr2TempOffset_Volts_T_f32)</w:t>
      </w:r>
    </w:p>
    <w:p w:rsidR="004A781C" w:rsidRDefault="004A781C">
      <w:pPr>
        <w:pStyle w:val="Heading4"/>
      </w:pPr>
      <w:r>
        <w:t>Program Flow End</w:t>
      </w:r>
    </w:p>
    <w:p w:rsidR="005B0264" w:rsidRDefault="005B0264" w:rsidP="005B0264">
      <w:r w:rsidRPr="005B0264">
        <w:t>Rte_Call_CmMtrCu</w:t>
      </w:r>
      <w:r>
        <w:t>rr_Per1_CP1_CheckpointReached()</w:t>
      </w:r>
    </w:p>
    <w:p w:rsidR="004A781C" w:rsidRDefault="004A781C"/>
    <w:p w:rsidR="003F29F0" w:rsidRDefault="003F29F0" w:rsidP="003F29F0">
      <w:pPr>
        <w:pStyle w:val="Heading3"/>
      </w:pPr>
      <w:r>
        <w:t xml:space="preserve">Per: </w:t>
      </w:r>
      <w:r w:rsidR="00EF0472" w:rsidRPr="00EF0472">
        <w:t>CmMtrCurr_Per2</w:t>
      </w:r>
    </w:p>
    <w:p w:rsidR="003F29F0" w:rsidRDefault="003F29F0" w:rsidP="003F29F0">
      <w:pPr>
        <w:pStyle w:val="Heading4"/>
      </w:pPr>
      <w:r>
        <w:t>Design Rationale</w:t>
      </w:r>
    </w:p>
    <w:p w:rsidR="003F29F0" w:rsidRDefault="003F29F0" w:rsidP="003F29F0">
      <w:r>
        <w:t>None</w:t>
      </w:r>
    </w:p>
    <w:p w:rsidR="003F29F0" w:rsidRDefault="003F29F0" w:rsidP="003F29F0">
      <w:pPr>
        <w:pStyle w:val="Heading4"/>
      </w:pPr>
      <w:r>
        <w:t>Program Flow Start</w:t>
      </w:r>
    </w:p>
    <w:p w:rsidR="005B0264" w:rsidRDefault="005B0264" w:rsidP="005B0264">
      <w:r w:rsidRPr="005B0264">
        <w:t>Rte_Call_CmMtrCu</w:t>
      </w:r>
      <w:r>
        <w:t>rr_Per2_CP0_CheckpointReached()</w:t>
      </w:r>
    </w:p>
    <w:p w:rsidR="003F29F0" w:rsidRDefault="003F29F0" w:rsidP="003F29F0">
      <w:pPr>
        <w:pStyle w:val="Heading4"/>
      </w:pPr>
      <w:r>
        <w:t>Store Module Inputs to Local copies</w:t>
      </w:r>
    </w:p>
    <w:p w:rsidR="004B5411" w:rsidRPr="004B5411" w:rsidRDefault="004B5411" w:rsidP="002841DE">
      <w:pPr>
        <w:ind w:left="864"/>
        <w:rPr>
          <w:rFonts w:ascii="Arial" w:hAnsi="Arial" w:cs="Arial"/>
          <w:sz w:val="18"/>
          <w:szCs w:val="18"/>
        </w:rPr>
      </w:pPr>
    </w:p>
    <w:p w:rsidR="004B5411" w:rsidRPr="004B5411" w:rsidRDefault="004B5411" w:rsidP="004B5411">
      <w:pPr>
        <w:rPr>
          <w:rFonts w:ascii="Arial" w:hAnsi="Arial" w:cs="Arial"/>
          <w:sz w:val="18"/>
          <w:szCs w:val="18"/>
        </w:rPr>
      </w:pPr>
      <w:r>
        <w:rPr>
          <w:rFonts w:ascii="Arial" w:hAnsi="Arial" w:cs="Arial"/>
          <w:sz w:val="18"/>
          <w:szCs w:val="18"/>
        </w:rPr>
        <w:tab/>
      </w:r>
      <w:r>
        <w:rPr>
          <w:rFonts w:ascii="Arial" w:hAnsi="Arial" w:cs="Arial"/>
          <w:sz w:val="18"/>
          <w:szCs w:val="18"/>
        </w:rPr>
        <w:tab/>
      </w:r>
      <w:r w:rsidRPr="004B5411">
        <w:rPr>
          <w:rFonts w:ascii="Arial" w:hAnsi="Arial" w:cs="Arial"/>
          <w:sz w:val="18"/>
          <w:szCs w:val="18"/>
        </w:rPr>
        <w:t>MtrCurrAlpha_Rev_T_f32=Rte_I</w:t>
      </w:r>
      <w:r w:rsidR="002841DE" w:rsidRPr="004B5411">
        <w:rPr>
          <w:rFonts w:ascii="Arial" w:hAnsi="Arial" w:cs="Arial"/>
          <w:sz w:val="18"/>
          <w:szCs w:val="18"/>
        </w:rPr>
        <w:t>r</w:t>
      </w:r>
      <w:r w:rsidRPr="004B5411">
        <w:rPr>
          <w:rFonts w:ascii="Arial" w:hAnsi="Arial" w:cs="Arial"/>
          <w:sz w:val="18"/>
          <w:szCs w:val="18"/>
        </w:rPr>
        <w:t>ead_CmMtrCurr_</w:t>
      </w:r>
      <w:r>
        <w:rPr>
          <w:rFonts w:ascii="Arial" w:hAnsi="Arial" w:cs="Arial"/>
          <w:sz w:val="18"/>
          <w:szCs w:val="18"/>
        </w:rPr>
        <w:t>Per2_MtrCurrAngle_</w:t>
      </w:r>
      <w:r w:rsidR="00855AB6" w:rsidDel="00855AB6">
        <w:rPr>
          <w:rFonts w:ascii="Arial" w:hAnsi="Arial" w:cs="Arial"/>
          <w:sz w:val="18"/>
          <w:szCs w:val="18"/>
        </w:rPr>
        <w:t xml:space="preserve"> </w:t>
      </w:r>
      <w:r>
        <w:rPr>
          <w:rFonts w:ascii="Arial" w:hAnsi="Arial" w:cs="Arial"/>
          <w:sz w:val="18"/>
          <w:szCs w:val="18"/>
        </w:rPr>
        <w:t>Rev_f32()</w:t>
      </w:r>
    </w:p>
    <w:p w:rsidR="004B5411" w:rsidRPr="004B5411" w:rsidRDefault="004B5411" w:rsidP="004B5411">
      <w:pPr>
        <w:rPr>
          <w:rFonts w:ascii="Arial" w:hAnsi="Arial" w:cs="Arial"/>
          <w:sz w:val="18"/>
          <w:szCs w:val="18"/>
        </w:rPr>
      </w:pPr>
      <w:r w:rsidRPr="004B5411">
        <w:rPr>
          <w:rFonts w:ascii="Arial" w:hAnsi="Arial" w:cs="Arial"/>
          <w:sz w:val="18"/>
          <w:szCs w:val="18"/>
        </w:rPr>
        <w:tab/>
      </w:r>
    </w:p>
    <w:p w:rsidR="004B5411" w:rsidRPr="004B5411" w:rsidRDefault="004B5411" w:rsidP="004B5411">
      <w:pPr>
        <w:rPr>
          <w:rFonts w:ascii="Arial" w:hAnsi="Arial" w:cs="Arial"/>
          <w:sz w:val="18"/>
          <w:szCs w:val="18"/>
        </w:rPr>
      </w:pPr>
      <w:r w:rsidRPr="004B5411">
        <w:rPr>
          <w:rFonts w:ascii="Arial" w:hAnsi="Arial" w:cs="Arial"/>
          <w:sz w:val="18"/>
          <w:szCs w:val="18"/>
        </w:rPr>
        <w:tab/>
      </w:r>
    </w:p>
    <w:p w:rsidR="004B5411" w:rsidRPr="004B5411" w:rsidRDefault="004B5411" w:rsidP="004B5411">
      <w:pPr>
        <w:rPr>
          <w:rFonts w:ascii="Arial" w:hAnsi="Arial" w:cs="Arial"/>
          <w:sz w:val="18"/>
          <w:szCs w:val="18"/>
        </w:rPr>
      </w:pPr>
    </w:p>
    <w:p w:rsidR="004B5411" w:rsidRPr="004B5411" w:rsidRDefault="004B5411" w:rsidP="004B5411">
      <w:pPr>
        <w:rPr>
          <w:rFonts w:ascii="Arial" w:hAnsi="Arial" w:cs="Arial"/>
          <w:sz w:val="18"/>
          <w:szCs w:val="18"/>
        </w:rPr>
      </w:pPr>
      <w:r w:rsidRPr="004B5411">
        <w:rPr>
          <w:rFonts w:ascii="Arial" w:hAnsi="Arial" w:cs="Arial"/>
          <w:sz w:val="18"/>
          <w:szCs w:val="18"/>
        </w:rPr>
        <w:t>CorrMtrPosElec_Rev_T_f32=Rte_I</w:t>
      </w:r>
      <w:r w:rsidR="002841DE" w:rsidRPr="004B5411">
        <w:rPr>
          <w:rFonts w:ascii="Arial" w:hAnsi="Arial" w:cs="Arial"/>
          <w:sz w:val="18"/>
          <w:szCs w:val="18"/>
        </w:rPr>
        <w:t>r</w:t>
      </w:r>
      <w:r w:rsidRPr="004B5411">
        <w:rPr>
          <w:rFonts w:ascii="Arial" w:hAnsi="Arial" w:cs="Arial"/>
          <w:sz w:val="18"/>
          <w:szCs w:val="18"/>
        </w:rPr>
        <w:t>ead_CmMtrCur</w:t>
      </w:r>
      <w:r>
        <w:rPr>
          <w:rFonts w:ascii="Arial" w:hAnsi="Arial" w:cs="Arial"/>
          <w:sz w:val="18"/>
          <w:szCs w:val="18"/>
        </w:rPr>
        <w:t>r_Per2_Corr</w:t>
      </w:r>
      <w:r w:rsidR="0020136B" w:rsidRPr="0020136B">
        <w:rPr>
          <w:rFonts w:ascii="Arial" w:hAnsi="Arial" w:cs="Arial"/>
          <w:sz w:val="18"/>
          <w:szCs w:val="18"/>
        </w:rPr>
        <w:t>MtrCurrPosition</w:t>
      </w:r>
      <w:r>
        <w:rPr>
          <w:rFonts w:ascii="Arial" w:hAnsi="Arial" w:cs="Arial"/>
          <w:sz w:val="18"/>
          <w:szCs w:val="18"/>
        </w:rPr>
        <w:t>_Rev_f32()</w:t>
      </w:r>
    </w:p>
    <w:p w:rsidR="004B5411" w:rsidRPr="004B5411" w:rsidRDefault="004B5411" w:rsidP="004B5411">
      <w:pPr>
        <w:rPr>
          <w:rFonts w:ascii="Arial" w:hAnsi="Arial" w:cs="Arial"/>
          <w:sz w:val="18"/>
          <w:szCs w:val="18"/>
        </w:rPr>
      </w:pPr>
      <w:r w:rsidRPr="004B5411">
        <w:rPr>
          <w:rFonts w:ascii="Arial" w:hAnsi="Arial" w:cs="Arial"/>
          <w:sz w:val="18"/>
          <w:szCs w:val="18"/>
        </w:rPr>
        <w:t>MtrCurrK1_Amps_T_f32=Rte_I</w:t>
      </w:r>
      <w:r w:rsidR="002841DE" w:rsidRPr="004B5411">
        <w:rPr>
          <w:rFonts w:ascii="Arial" w:hAnsi="Arial" w:cs="Arial"/>
          <w:sz w:val="18"/>
          <w:szCs w:val="18"/>
        </w:rPr>
        <w:t>r</w:t>
      </w:r>
      <w:r w:rsidRPr="004B5411">
        <w:rPr>
          <w:rFonts w:ascii="Arial" w:hAnsi="Arial" w:cs="Arial"/>
          <w:sz w:val="18"/>
          <w:szCs w:val="18"/>
        </w:rPr>
        <w:t>ead_CmM</w:t>
      </w:r>
      <w:r>
        <w:rPr>
          <w:rFonts w:ascii="Arial" w:hAnsi="Arial" w:cs="Arial"/>
          <w:sz w:val="18"/>
          <w:szCs w:val="18"/>
        </w:rPr>
        <w:t>trCurr_Per2_MtrCurrK1_Amp_f32()</w:t>
      </w:r>
    </w:p>
    <w:p w:rsidR="004B5411" w:rsidRPr="004B5411" w:rsidRDefault="004B5411" w:rsidP="004B5411">
      <w:pPr>
        <w:rPr>
          <w:rFonts w:ascii="Arial" w:hAnsi="Arial" w:cs="Arial"/>
          <w:sz w:val="18"/>
          <w:szCs w:val="18"/>
        </w:rPr>
      </w:pPr>
      <w:r w:rsidRPr="004B5411">
        <w:rPr>
          <w:rFonts w:ascii="Arial" w:hAnsi="Arial" w:cs="Arial"/>
          <w:sz w:val="18"/>
          <w:szCs w:val="18"/>
        </w:rPr>
        <w:t>MtrCurrK2_Amps_T_f32=Rte_I</w:t>
      </w:r>
      <w:r w:rsidR="002841DE" w:rsidRPr="004B5411">
        <w:rPr>
          <w:rFonts w:ascii="Arial" w:hAnsi="Arial" w:cs="Arial"/>
          <w:sz w:val="18"/>
          <w:szCs w:val="18"/>
        </w:rPr>
        <w:t>r</w:t>
      </w:r>
      <w:r w:rsidRPr="004B5411">
        <w:rPr>
          <w:rFonts w:ascii="Arial" w:hAnsi="Arial" w:cs="Arial"/>
          <w:sz w:val="18"/>
          <w:szCs w:val="18"/>
        </w:rPr>
        <w:t>ead_CmM</w:t>
      </w:r>
      <w:r>
        <w:rPr>
          <w:rFonts w:ascii="Arial" w:hAnsi="Arial" w:cs="Arial"/>
          <w:sz w:val="18"/>
          <w:szCs w:val="18"/>
        </w:rPr>
        <w:t>trCurr_Per2_MtrCurrK2_Amp_f32()</w:t>
      </w:r>
    </w:p>
    <w:p w:rsidR="004B5411" w:rsidRPr="004B5411" w:rsidRDefault="004B5411" w:rsidP="004B5411">
      <w:pPr>
        <w:rPr>
          <w:rFonts w:ascii="Arial" w:hAnsi="Arial" w:cs="Arial"/>
          <w:sz w:val="18"/>
          <w:szCs w:val="18"/>
        </w:rPr>
      </w:pPr>
    </w:p>
    <w:p w:rsidR="004B5411" w:rsidRPr="004B5411" w:rsidRDefault="004B5411" w:rsidP="004B5411">
      <w:pPr>
        <w:rPr>
          <w:rFonts w:ascii="Arial" w:hAnsi="Arial" w:cs="Arial"/>
          <w:sz w:val="18"/>
          <w:szCs w:val="18"/>
        </w:rPr>
      </w:pPr>
      <w:r w:rsidRPr="004B5411">
        <w:rPr>
          <w:rFonts w:ascii="Arial" w:hAnsi="Arial" w:cs="Arial"/>
          <w:sz w:val="18"/>
          <w:szCs w:val="18"/>
        </w:rPr>
        <w:t>ADCMtrCurr1_Volts_T_f32=Rte_I</w:t>
      </w:r>
      <w:r w:rsidR="002841DE" w:rsidRPr="004B5411">
        <w:rPr>
          <w:rFonts w:ascii="Arial" w:hAnsi="Arial" w:cs="Arial"/>
          <w:sz w:val="18"/>
          <w:szCs w:val="18"/>
        </w:rPr>
        <w:t>r</w:t>
      </w:r>
      <w:r w:rsidRPr="004B5411">
        <w:rPr>
          <w:rFonts w:ascii="Arial" w:hAnsi="Arial" w:cs="Arial"/>
          <w:sz w:val="18"/>
          <w:szCs w:val="18"/>
        </w:rPr>
        <w:t>ead_CmMtrCu</w:t>
      </w:r>
      <w:r>
        <w:rPr>
          <w:rFonts w:ascii="Arial" w:hAnsi="Arial" w:cs="Arial"/>
          <w:sz w:val="18"/>
          <w:szCs w:val="18"/>
        </w:rPr>
        <w:t>rr_Per2_ADCMtrCurr1_Volts_f32()</w:t>
      </w:r>
    </w:p>
    <w:p w:rsidR="004B5411" w:rsidRDefault="004B5411" w:rsidP="003F29F0">
      <w:pPr>
        <w:rPr>
          <w:rFonts w:ascii="Arial" w:hAnsi="Arial" w:cs="Arial"/>
          <w:sz w:val="18"/>
          <w:szCs w:val="18"/>
        </w:rPr>
      </w:pPr>
      <w:r w:rsidRPr="004B5411">
        <w:rPr>
          <w:rFonts w:ascii="Arial" w:hAnsi="Arial" w:cs="Arial"/>
          <w:sz w:val="18"/>
          <w:szCs w:val="18"/>
        </w:rPr>
        <w:t>ADCMtrCurr2_Volts_T_f32=Rte_I</w:t>
      </w:r>
      <w:r w:rsidR="002841DE" w:rsidRPr="004B5411">
        <w:rPr>
          <w:rFonts w:ascii="Arial" w:hAnsi="Arial" w:cs="Arial"/>
          <w:sz w:val="18"/>
          <w:szCs w:val="18"/>
        </w:rPr>
        <w:t>r</w:t>
      </w:r>
      <w:r w:rsidRPr="004B5411">
        <w:rPr>
          <w:rFonts w:ascii="Arial" w:hAnsi="Arial" w:cs="Arial"/>
          <w:sz w:val="18"/>
          <w:szCs w:val="18"/>
        </w:rPr>
        <w:t>ead_CmMtrCurr_Per2_ADCMtrCurr2_Volts_f32()</w:t>
      </w:r>
    </w:p>
    <w:p w:rsidR="004B5411" w:rsidRPr="00BF3721" w:rsidRDefault="004B5411" w:rsidP="003F29F0">
      <w:pPr>
        <w:rPr>
          <w:rFonts w:ascii="Arial" w:hAnsi="Arial" w:cs="Arial"/>
          <w:sz w:val="18"/>
          <w:szCs w:val="18"/>
        </w:rPr>
      </w:pPr>
    </w:p>
    <w:p w:rsidR="003F29F0" w:rsidRDefault="003F29F0" w:rsidP="003F29F0">
      <w:pPr>
        <w:pStyle w:val="Heading4"/>
      </w:pPr>
      <w:r>
        <w:lastRenderedPageBreak/>
        <w:t>Processing</w:t>
      </w:r>
    </w:p>
    <w:p w:rsidR="003F29F0" w:rsidRPr="003F29F0" w:rsidRDefault="00996E7C" w:rsidP="003F29F0">
      <w:pPr>
        <w:jc w:val="center"/>
      </w:pPr>
      <w:r>
        <w:object w:dxaOrig="10360" w:dyaOrig="18875">
          <v:shape id="_x0000_i1026" type="#_x0000_t75" style="width:354.6pt;height:576.6pt" o:ole="">
            <v:imagedata r:id="rId11" o:title=""/>
          </v:shape>
          <o:OLEObject Type="Embed" ProgID="Visio.Drawing.11" ShapeID="_x0000_i1026" DrawAspect="Content" ObjectID="_1525255601" r:id="rId12"/>
        </w:object>
      </w:r>
    </w:p>
    <w:p w:rsidR="003F29F0" w:rsidRDefault="003F29F0" w:rsidP="003F29F0">
      <w:pPr>
        <w:pStyle w:val="Heading4"/>
      </w:pPr>
      <w:r>
        <w:lastRenderedPageBreak/>
        <w:t>Store Local copy of outputs into Module Outputs</w:t>
      </w:r>
    </w:p>
    <w:p w:rsidR="003F29F0" w:rsidRPr="0003090F" w:rsidRDefault="003F29F0" w:rsidP="003F29F0">
      <w:pPr>
        <w:rPr>
          <w:rFonts w:ascii="Arial" w:hAnsi="Arial" w:cs="Arial"/>
          <w:sz w:val="18"/>
          <w:szCs w:val="18"/>
        </w:rPr>
      </w:pPr>
      <w:r>
        <w:rPr>
          <w:rFonts w:ascii="Arial" w:hAnsi="Arial" w:cs="Arial"/>
          <w:sz w:val="18"/>
          <w:szCs w:val="18"/>
        </w:rPr>
        <w:t>None</w:t>
      </w:r>
    </w:p>
    <w:p w:rsidR="003F29F0" w:rsidRDefault="003F29F0" w:rsidP="003F29F0">
      <w:pPr>
        <w:pStyle w:val="Heading4"/>
      </w:pPr>
      <w:r>
        <w:t>Program Flow End</w:t>
      </w:r>
    </w:p>
    <w:p w:rsidR="003F29F0" w:rsidRDefault="005B0264" w:rsidP="003F29F0">
      <w:r w:rsidRPr="005B0264">
        <w:t>Rte_Call_CmMtrCu</w:t>
      </w:r>
      <w:r>
        <w:t>rr_Per2_CP1_CheckpointReached()</w:t>
      </w:r>
    </w:p>
    <w:p w:rsidR="00DE2900" w:rsidRDefault="00DE2900" w:rsidP="003F29F0"/>
    <w:p w:rsidR="00DE2900" w:rsidRDefault="00DE2900" w:rsidP="003F29F0"/>
    <w:p w:rsidR="00DE2900" w:rsidRDefault="00DE2900" w:rsidP="00DE2900">
      <w:pPr>
        <w:pStyle w:val="Heading3"/>
      </w:pPr>
      <w:r>
        <w:t xml:space="preserve">Per: </w:t>
      </w:r>
      <w:r w:rsidR="00996103" w:rsidRPr="00996103">
        <w:t>CmMtrCurr_Per3</w:t>
      </w:r>
    </w:p>
    <w:p w:rsidR="00DE2900" w:rsidRDefault="00DE2900" w:rsidP="00DE2900">
      <w:pPr>
        <w:pStyle w:val="Heading4"/>
      </w:pPr>
      <w:r>
        <w:t>Design Rationale</w:t>
      </w:r>
    </w:p>
    <w:p w:rsidR="00DE2900" w:rsidRDefault="00DE2900" w:rsidP="00DE2900">
      <w:r>
        <w:t>None</w:t>
      </w:r>
    </w:p>
    <w:p w:rsidR="00DE2900" w:rsidRDefault="00DE2900" w:rsidP="00DE2900">
      <w:pPr>
        <w:pStyle w:val="Heading4"/>
      </w:pPr>
      <w:r>
        <w:t>Program Flow Start</w:t>
      </w:r>
    </w:p>
    <w:p w:rsidR="005B0264" w:rsidRDefault="005B0264" w:rsidP="005B0264">
      <w:r w:rsidRPr="005B0264">
        <w:t>Rte_Call_CmMtrCu</w:t>
      </w:r>
      <w:r w:rsidR="004C6D96">
        <w:t>rr_Per3</w:t>
      </w:r>
      <w:r>
        <w:t>_CP0_CheckpointReached()</w:t>
      </w:r>
    </w:p>
    <w:p w:rsidR="00DE2900" w:rsidRPr="00DE2900" w:rsidRDefault="00DE2900" w:rsidP="00DE2900">
      <w:pPr>
        <w:pStyle w:val="Heading4"/>
      </w:pPr>
      <w:r>
        <w:t>Store Module Inputs to Local copies</w:t>
      </w:r>
    </w:p>
    <w:p w:rsidR="00DE2900" w:rsidRPr="00DE2900" w:rsidRDefault="00DE2900" w:rsidP="00DE2900">
      <w:pPr>
        <w:rPr>
          <w:rFonts w:ascii="Arial" w:hAnsi="Arial" w:cs="Arial"/>
          <w:sz w:val="18"/>
          <w:szCs w:val="18"/>
        </w:rPr>
      </w:pPr>
      <w:r w:rsidRPr="00DE2900">
        <w:rPr>
          <w:rFonts w:ascii="Arial" w:hAnsi="Arial" w:cs="Arial"/>
          <w:sz w:val="18"/>
          <w:szCs w:val="18"/>
        </w:rPr>
        <w:t>ADCMtrCurr1_Volts_T_f32=Rte_I</w:t>
      </w:r>
      <w:r w:rsidR="002841DE" w:rsidRPr="00DE2900">
        <w:rPr>
          <w:rFonts w:ascii="Arial" w:hAnsi="Arial" w:cs="Arial"/>
          <w:sz w:val="18"/>
          <w:szCs w:val="18"/>
        </w:rPr>
        <w:t>r</w:t>
      </w:r>
      <w:r w:rsidRPr="00DE2900">
        <w:rPr>
          <w:rFonts w:ascii="Arial" w:hAnsi="Arial" w:cs="Arial"/>
          <w:sz w:val="18"/>
          <w:szCs w:val="18"/>
        </w:rPr>
        <w:t>ead_CmMtrCurr_Per3_ADCMtrCurr1_Volts_f32()</w:t>
      </w:r>
    </w:p>
    <w:p w:rsidR="00DE2900" w:rsidRPr="00DE2900" w:rsidRDefault="00DE2900" w:rsidP="00DE2900">
      <w:pPr>
        <w:rPr>
          <w:rFonts w:ascii="Arial" w:hAnsi="Arial" w:cs="Arial"/>
          <w:sz w:val="18"/>
          <w:szCs w:val="18"/>
        </w:rPr>
      </w:pPr>
      <w:r w:rsidRPr="00DE2900">
        <w:rPr>
          <w:rFonts w:ascii="Arial" w:hAnsi="Arial" w:cs="Arial"/>
          <w:sz w:val="18"/>
          <w:szCs w:val="18"/>
        </w:rPr>
        <w:t>ADCMtrCurr2_Volts_T_f32=Rte_I</w:t>
      </w:r>
      <w:r w:rsidR="002841DE" w:rsidRPr="00DE2900">
        <w:rPr>
          <w:rFonts w:ascii="Arial" w:hAnsi="Arial" w:cs="Arial"/>
          <w:sz w:val="18"/>
          <w:szCs w:val="18"/>
        </w:rPr>
        <w:t>r</w:t>
      </w:r>
      <w:r w:rsidRPr="00DE2900">
        <w:rPr>
          <w:rFonts w:ascii="Arial" w:hAnsi="Arial" w:cs="Arial"/>
          <w:sz w:val="18"/>
          <w:szCs w:val="18"/>
        </w:rPr>
        <w:t>ead_CmMtrCurr_Per3_ADCMtrCurr2_Volts_f32()</w:t>
      </w:r>
    </w:p>
    <w:p w:rsidR="00DE2900" w:rsidRPr="00DE2900" w:rsidRDefault="00DE2900" w:rsidP="00DE2900">
      <w:pPr>
        <w:rPr>
          <w:rFonts w:ascii="Arial" w:hAnsi="Arial" w:cs="Arial"/>
          <w:sz w:val="18"/>
          <w:szCs w:val="18"/>
        </w:rPr>
      </w:pPr>
      <w:r w:rsidRPr="00DE2900">
        <w:rPr>
          <w:rFonts w:ascii="Arial" w:hAnsi="Arial" w:cs="Arial"/>
          <w:sz w:val="18"/>
          <w:szCs w:val="18"/>
        </w:rPr>
        <w:t>Vecu_Volt_T_f32=Rte_I</w:t>
      </w:r>
      <w:r w:rsidR="002841DE" w:rsidRPr="00DE2900">
        <w:rPr>
          <w:rFonts w:ascii="Arial" w:hAnsi="Arial" w:cs="Arial"/>
          <w:sz w:val="18"/>
          <w:szCs w:val="18"/>
        </w:rPr>
        <w:t>r</w:t>
      </w:r>
      <w:r w:rsidRPr="00DE2900">
        <w:rPr>
          <w:rFonts w:ascii="Arial" w:hAnsi="Arial" w:cs="Arial"/>
          <w:sz w:val="18"/>
          <w:szCs w:val="18"/>
        </w:rPr>
        <w:t>ead_CmMtrCurr_Per3_Vecu_Volt_f32()</w:t>
      </w:r>
    </w:p>
    <w:p w:rsidR="00DE2900" w:rsidRPr="00DE2900" w:rsidRDefault="00DE2900" w:rsidP="00DE2900">
      <w:pPr>
        <w:rPr>
          <w:rFonts w:ascii="Arial" w:hAnsi="Arial" w:cs="Arial"/>
          <w:sz w:val="18"/>
          <w:szCs w:val="18"/>
        </w:rPr>
      </w:pPr>
      <w:r w:rsidRPr="00DE2900">
        <w:rPr>
          <w:rFonts w:ascii="Arial" w:hAnsi="Arial" w:cs="Arial"/>
          <w:sz w:val="18"/>
          <w:szCs w:val="18"/>
        </w:rPr>
        <w:t>MtrVel_MtrRadpS_T_f32 = Rte_I</w:t>
      </w:r>
      <w:r w:rsidR="002841DE" w:rsidRPr="00DE2900">
        <w:rPr>
          <w:rFonts w:ascii="Arial" w:hAnsi="Arial" w:cs="Arial"/>
          <w:sz w:val="18"/>
          <w:szCs w:val="18"/>
        </w:rPr>
        <w:t>r</w:t>
      </w:r>
      <w:r w:rsidRPr="00DE2900">
        <w:rPr>
          <w:rFonts w:ascii="Arial" w:hAnsi="Arial" w:cs="Arial"/>
          <w:sz w:val="18"/>
          <w:szCs w:val="18"/>
        </w:rPr>
        <w:t>ead_CmMtrCurr_Per3_MtrVel_MtrRadpS_f32()</w:t>
      </w:r>
    </w:p>
    <w:p w:rsidR="00DE2900" w:rsidRPr="00DE2900" w:rsidRDefault="00DE2900" w:rsidP="00DE2900">
      <w:pPr>
        <w:rPr>
          <w:rFonts w:ascii="Arial" w:hAnsi="Arial" w:cs="Arial"/>
          <w:sz w:val="18"/>
          <w:szCs w:val="18"/>
        </w:rPr>
      </w:pPr>
      <w:r w:rsidRPr="00DE2900">
        <w:rPr>
          <w:rFonts w:ascii="Arial" w:hAnsi="Arial" w:cs="Arial"/>
          <w:sz w:val="18"/>
          <w:szCs w:val="18"/>
        </w:rPr>
        <w:t>VehSpd_Kph_T_f32= Rte_I</w:t>
      </w:r>
      <w:r w:rsidR="002841DE" w:rsidRPr="00DE2900">
        <w:rPr>
          <w:rFonts w:ascii="Arial" w:hAnsi="Arial" w:cs="Arial"/>
          <w:sz w:val="18"/>
          <w:szCs w:val="18"/>
        </w:rPr>
        <w:t>r</w:t>
      </w:r>
      <w:r w:rsidRPr="00DE2900">
        <w:rPr>
          <w:rFonts w:ascii="Arial" w:hAnsi="Arial" w:cs="Arial"/>
          <w:sz w:val="18"/>
          <w:szCs w:val="18"/>
        </w:rPr>
        <w:t>ead_CmMtrCurr_Per3_VehSpd_Kph_f32()</w:t>
      </w:r>
    </w:p>
    <w:p w:rsidR="00DE2900" w:rsidRPr="00DE2900" w:rsidRDefault="00DE2900" w:rsidP="00DE2900">
      <w:pPr>
        <w:rPr>
          <w:rFonts w:ascii="Arial" w:hAnsi="Arial" w:cs="Arial"/>
          <w:sz w:val="18"/>
          <w:szCs w:val="18"/>
        </w:rPr>
      </w:pPr>
      <w:r w:rsidRPr="00DE2900">
        <w:rPr>
          <w:rFonts w:ascii="Arial" w:hAnsi="Arial" w:cs="Arial"/>
          <w:sz w:val="18"/>
          <w:szCs w:val="18"/>
        </w:rPr>
        <w:t>VhSpdValid_Cnt_T_lgc= Rte_I</w:t>
      </w:r>
      <w:r w:rsidR="002841DE" w:rsidRPr="00DE2900">
        <w:rPr>
          <w:rFonts w:ascii="Arial" w:hAnsi="Arial" w:cs="Arial"/>
          <w:sz w:val="18"/>
          <w:szCs w:val="18"/>
        </w:rPr>
        <w:t>r</w:t>
      </w:r>
      <w:r w:rsidRPr="00DE2900">
        <w:rPr>
          <w:rFonts w:ascii="Arial" w:hAnsi="Arial" w:cs="Arial"/>
          <w:sz w:val="18"/>
          <w:szCs w:val="18"/>
        </w:rPr>
        <w:t>ead_CmMtrCurr_Per3_VhSpdValid_Cnt_lgc()</w:t>
      </w:r>
    </w:p>
    <w:p w:rsidR="00DE2900" w:rsidRPr="00DE2900" w:rsidRDefault="00DE2900" w:rsidP="00DE2900">
      <w:pPr>
        <w:rPr>
          <w:rFonts w:ascii="Arial" w:hAnsi="Arial" w:cs="Arial"/>
          <w:sz w:val="18"/>
          <w:szCs w:val="18"/>
        </w:rPr>
      </w:pPr>
      <w:r w:rsidRPr="00DE2900">
        <w:rPr>
          <w:rFonts w:ascii="Arial" w:hAnsi="Arial" w:cs="Arial"/>
          <w:sz w:val="18"/>
          <w:szCs w:val="18"/>
        </w:rPr>
        <w:t>SrlComSvcDft_Cnt_T_b32=Rte_I</w:t>
      </w:r>
      <w:r w:rsidR="002841DE" w:rsidRPr="00DE2900">
        <w:rPr>
          <w:rFonts w:ascii="Arial" w:hAnsi="Arial" w:cs="Arial"/>
          <w:sz w:val="18"/>
          <w:szCs w:val="18"/>
        </w:rPr>
        <w:t>r</w:t>
      </w:r>
      <w:r w:rsidRPr="00DE2900">
        <w:rPr>
          <w:rFonts w:ascii="Arial" w:hAnsi="Arial" w:cs="Arial"/>
          <w:sz w:val="18"/>
          <w:szCs w:val="18"/>
        </w:rPr>
        <w:t>ead_CmMtrCurr_Per3_SrlComSvcDft_Cnt_b32()</w:t>
      </w:r>
    </w:p>
    <w:p w:rsidR="00DE2900" w:rsidRPr="00DE2900" w:rsidRDefault="00DE2900" w:rsidP="00DE2900">
      <w:pPr>
        <w:rPr>
          <w:rFonts w:ascii="Arial" w:hAnsi="Arial" w:cs="Arial"/>
          <w:sz w:val="18"/>
          <w:szCs w:val="18"/>
        </w:rPr>
      </w:pPr>
      <w:r w:rsidRPr="00DE2900">
        <w:rPr>
          <w:rFonts w:ascii="Arial" w:hAnsi="Arial" w:cs="Arial"/>
          <w:sz w:val="18"/>
          <w:szCs w:val="18"/>
        </w:rPr>
        <w:tab/>
      </w:r>
    </w:p>
    <w:p w:rsidR="00DE2900" w:rsidRDefault="00A30E31" w:rsidP="00DE2900">
      <w:pPr>
        <w:rPr>
          <w:rFonts w:ascii="Arial" w:hAnsi="Arial" w:cs="Arial"/>
          <w:sz w:val="18"/>
          <w:szCs w:val="18"/>
        </w:rPr>
      </w:pPr>
      <w:r w:rsidRPr="00A30E31">
        <w:rPr>
          <w:rFonts w:ascii="Arial" w:hAnsi="Arial" w:cs="Arial"/>
          <w:sz w:val="18"/>
          <w:szCs w:val="18"/>
        </w:rPr>
        <w:t>CurroffProcessFlag_T_enum = CmMtrCurr_CurroffProcessFlag_M_enum</w:t>
      </w:r>
    </w:p>
    <w:p w:rsidR="00DE2900" w:rsidRDefault="00DE2900" w:rsidP="00DE2900">
      <w:pPr>
        <w:pStyle w:val="Heading4"/>
      </w:pPr>
      <w:r>
        <w:lastRenderedPageBreak/>
        <w:t>Processing</w:t>
      </w:r>
    </w:p>
    <w:p w:rsidR="00DE2900" w:rsidRDefault="00960623" w:rsidP="00DE2900">
      <w:pPr>
        <w:jc w:val="center"/>
      </w:pPr>
      <w:r>
        <w:object w:dxaOrig="9869" w:dyaOrig="15810">
          <v:shape id="_x0000_i1027" type="#_x0000_t75" style="width:354pt;height:567.6pt" o:ole="">
            <v:imagedata r:id="rId13" o:title=""/>
          </v:shape>
          <o:OLEObject Type="Embed" ProgID="Visio.Drawing.11" ShapeID="_x0000_i1027" DrawAspect="Content" ObjectID="_1525255602" r:id="rId14"/>
        </w:object>
      </w:r>
      <w:r w:rsidRPr="00960623">
        <w:t xml:space="preserve"> </w:t>
      </w:r>
      <w:r>
        <w:object w:dxaOrig="7885" w:dyaOrig="12660">
          <v:shape id="_x0000_i1028" type="#_x0000_t75" style="width:394.2pt;height:575.4pt" o:ole="">
            <v:imagedata r:id="rId15" o:title=""/>
          </v:shape>
          <o:OLEObject Type="Embed" ProgID="Visio.Drawing.11" ShapeID="_x0000_i1028" DrawAspect="Content" ObjectID="_1525255603" r:id="rId16"/>
        </w:object>
      </w:r>
      <w:r>
        <w:br/>
      </w:r>
      <w:r>
        <w:object w:dxaOrig="7885" w:dyaOrig="12660">
          <v:shape id="_x0000_i1029" type="#_x0000_t75" style="width:394.2pt;height:564pt" o:ole="">
            <v:imagedata r:id="rId17" o:title=""/>
          </v:shape>
          <o:OLEObject Type="Embed" ProgID="Visio.Drawing.11" ShapeID="_x0000_i1029" DrawAspect="Content" ObjectID="_1525255604" r:id="rId18"/>
        </w:object>
      </w:r>
    </w:p>
    <w:p w:rsidR="00FA082E" w:rsidRDefault="00D628BA" w:rsidP="00DE2900">
      <w:pPr>
        <w:jc w:val="center"/>
      </w:pPr>
      <w:r>
        <w:object w:dxaOrig="10575" w:dyaOrig="14386">
          <v:shape id="_x0000_i1030" type="#_x0000_t75" style="width:427.8pt;height:580.2pt" o:ole="">
            <v:imagedata r:id="rId19" o:title=""/>
          </v:shape>
          <o:OLEObject Type="Embed" ProgID="Visio.Drawing.11" ShapeID="_x0000_i1030" DrawAspect="Content" ObjectID="_1525255605" r:id="rId20"/>
        </w:object>
      </w:r>
    </w:p>
    <w:p w:rsidR="00FA082E" w:rsidRDefault="006A4A3B" w:rsidP="00FA082E">
      <w:pPr>
        <w:jc w:val="center"/>
      </w:pPr>
      <w:r>
        <w:object w:dxaOrig="5094" w:dyaOrig="7434">
          <v:shape id="_x0000_i1031" type="#_x0000_t75" style="width:254.4pt;height:372pt" o:ole="">
            <v:imagedata r:id="rId21" o:title=""/>
          </v:shape>
          <o:OLEObject Type="Embed" ProgID="Visio.Drawing.11" ShapeID="_x0000_i1031" DrawAspect="Content" ObjectID="_1525255606" r:id="rId22"/>
        </w:object>
      </w:r>
    </w:p>
    <w:p w:rsidR="00FA082E" w:rsidRDefault="00FA082E" w:rsidP="00FA082E">
      <w:pPr>
        <w:jc w:val="center"/>
      </w:pPr>
    </w:p>
    <w:p w:rsidR="00FA082E" w:rsidRDefault="00960623" w:rsidP="00FA082E">
      <w:pPr>
        <w:jc w:val="center"/>
      </w:pPr>
      <w:r>
        <w:object w:dxaOrig="5275" w:dyaOrig="8200">
          <v:shape id="_x0000_i1032" type="#_x0000_t75" style="width:262.8pt;height:409.8pt" o:ole="">
            <v:imagedata r:id="rId23" o:title=""/>
          </v:shape>
          <o:OLEObject Type="Embed" ProgID="Visio.Drawing.11" ShapeID="_x0000_i1032" DrawAspect="Content" ObjectID="_1525255607" r:id="rId24"/>
        </w:object>
      </w:r>
    </w:p>
    <w:p w:rsidR="00FA082E" w:rsidRDefault="00FA082E" w:rsidP="00FA082E">
      <w:pPr>
        <w:jc w:val="center"/>
      </w:pPr>
    </w:p>
    <w:p w:rsidR="00FA082E" w:rsidRDefault="00FA082E" w:rsidP="00FA082E">
      <w:pPr>
        <w:jc w:val="center"/>
      </w:pPr>
    </w:p>
    <w:p w:rsidR="00FA082E" w:rsidRDefault="00FA082E" w:rsidP="00FA082E">
      <w:pPr>
        <w:jc w:val="center"/>
      </w:pPr>
    </w:p>
    <w:p w:rsidR="00FA082E" w:rsidRDefault="00FA082E" w:rsidP="00FA082E">
      <w:pPr>
        <w:jc w:val="center"/>
      </w:pPr>
    </w:p>
    <w:p w:rsidR="00FA082E" w:rsidRDefault="00FA082E" w:rsidP="00FA082E">
      <w:pPr>
        <w:jc w:val="center"/>
      </w:pPr>
    </w:p>
    <w:p w:rsidR="00FA082E" w:rsidRDefault="00D628BA" w:rsidP="00FA082E">
      <w:pPr>
        <w:jc w:val="center"/>
      </w:pPr>
      <w:r>
        <w:object w:dxaOrig="5094" w:dyaOrig="4285">
          <v:shape id="_x0000_i1033" type="#_x0000_t75" style="width:254.4pt;height:213.6pt" o:ole="">
            <v:imagedata r:id="rId25" o:title=""/>
          </v:shape>
          <o:OLEObject Type="Embed" ProgID="Visio.Drawing.11" ShapeID="_x0000_i1033" DrawAspect="Content" ObjectID="_1525255608" r:id="rId26"/>
        </w:object>
      </w:r>
    </w:p>
    <w:p w:rsidR="00FA082E" w:rsidRDefault="00FA082E" w:rsidP="00FA082E">
      <w:pPr>
        <w:jc w:val="center"/>
      </w:pPr>
    </w:p>
    <w:p w:rsidR="00FA082E" w:rsidRDefault="006A4A3B" w:rsidP="00FA082E">
      <w:pPr>
        <w:jc w:val="center"/>
      </w:pPr>
      <w:r>
        <w:object w:dxaOrig="5905" w:dyaOrig="4465">
          <v:shape id="_x0000_i1034" type="#_x0000_t75" style="width:295.8pt;height:223.2pt" o:ole="">
            <v:imagedata r:id="rId27" o:title=""/>
          </v:shape>
          <o:OLEObject Type="Embed" ProgID="Visio.Drawing.11" ShapeID="_x0000_i1034" DrawAspect="Content" ObjectID="_1525255609" r:id="rId28"/>
        </w:object>
      </w:r>
    </w:p>
    <w:p w:rsidR="00DE2900" w:rsidRDefault="00DE2900" w:rsidP="00DE2900">
      <w:pPr>
        <w:jc w:val="center"/>
      </w:pPr>
    </w:p>
    <w:p w:rsidR="00DE2900" w:rsidRDefault="00DE2900" w:rsidP="00DE2900">
      <w:pPr>
        <w:pStyle w:val="Heading4"/>
      </w:pPr>
      <w:r>
        <w:t>Store Local copy of outputs into Module Outputs</w:t>
      </w:r>
    </w:p>
    <w:p w:rsidR="00006EF0" w:rsidRDefault="00DE2900" w:rsidP="00DE2900">
      <w:pPr>
        <w:rPr>
          <w:rFonts w:ascii="Arial" w:hAnsi="Arial" w:cs="Arial"/>
          <w:sz w:val="18"/>
          <w:szCs w:val="18"/>
        </w:rPr>
      </w:pPr>
      <w:r w:rsidRPr="00DE2900">
        <w:rPr>
          <w:rFonts w:ascii="Arial" w:hAnsi="Arial" w:cs="Arial"/>
          <w:sz w:val="18"/>
          <w:szCs w:val="18"/>
        </w:rPr>
        <w:t>Rte_I</w:t>
      </w:r>
      <w:r w:rsidR="002841DE" w:rsidRPr="00DE2900">
        <w:rPr>
          <w:rFonts w:ascii="Arial" w:hAnsi="Arial" w:cs="Arial"/>
          <w:sz w:val="18"/>
          <w:szCs w:val="18"/>
        </w:rPr>
        <w:t>w</w:t>
      </w:r>
      <w:r w:rsidRPr="00DE2900">
        <w:rPr>
          <w:rFonts w:ascii="Arial" w:hAnsi="Arial" w:cs="Arial"/>
          <w:sz w:val="18"/>
          <w:szCs w:val="18"/>
        </w:rPr>
        <w:t>rite_CmMtrCurr_Per3_ComOffs</w:t>
      </w:r>
      <w:r>
        <w:rPr>
          <w:rFonts w:ascii="Arial" w:hAnsi="Arial" w:cs="Arial"/>
          <w:sz w:val="18"/>
          <w:szCs w:val="18"/>
        </w:rPr>
        <w:t>et_Cnt_u16(ComOffset_Cnt_T_u16)</w:t>
      </w:r>
    </w:p>
    <w:p w:rsidR="00DE2900" w:rsidRDefault="00DE2900" w:rsidP="00DE2900">
      <w:pPr>
        <w:pStyle w:val="Heading4"/>
      </w:pPr>
      <w:r>
        <w:t>Program Flow End</w:t>
      </w:r>
    </w:p>
    <w:p w:rsidR="005B0264" w:rsidRDefault="005B0264" w:rsidP="005B0264">
      <w:r w:rsidRPr="005B0264">
        <w:t>Rte_Call_CmMtrCu</w:t>
      </w:r>
      <w:r>
        <w:t>rr_Per3_CP1_CheckpointReached()</w:t>
      </w:r>
    </w:p>
    <w:p w:rsidR="004A781C" w:rsidRDefault="004A781C"/>
    <w:p w:rsidR="004A781C" w:rsidRDefault="004A781C">
      <w:pPr>
        <w:pStyle w:val="Heading2"/>
      </w:pPr>
      <w:r>
        <w:br w:type="page"/>
      </w:r>
      <w:r>
        <w:lastRenderedPageBreak/>
        <w:t>Fault Recovery Functions</w:t>
      </w:r>
    </w:p>
    <w:p w:rsidR="003F29F0" w:rsidRDefault="003F29F0" w:rsidP="003F29F0"/>
    <w:p w:rsidR="00937EAD" w:rsidRDefault="003F29F0" w:rsidP="00937EAD">
      <w:r>
        <w:t>None</w:t>
      </w:r>
    </w:p>
    <w:p w:rsidR="00937EAD" w:rsidRDefault="00937EAD" w:rsidP="00937EAD"/>
    <w:p w:rsidR="004A781C" w:rsidRDefault="004A781C" w:rsidP="00937EAD">
      <w:pPr>
        <w:pStyle w:val="Heading2"/>
      </w:pPr>
      <w:r>
        <w:t>Shutdown Functions</w:t>
      </w:r>
    </w:p>
    <w:p w:rsidR="003F29F0" w:rsidRDefault="003F29F0" w:rsidP="003F29F0"/>
    <w:p w:rsidR="00937EAD" w:rsidRDefault="003F29F0" w:rsidP="00937EAD">
      <w:r>
        <w:t>None</w:t>
      </w:r>
    </w:p>
    <w:p w:rsidR="00937EAD" w:rsidRDefault="00937EAD" w:rsidP="00937EAD"/>
    <w:p w:rsidR="004A781C" w:rsidRDefault="004A781C" w:rsidP="00937EAD">
      <w:pPr>
        <w:pStyle w:val="Heading2"/>
      </w:pPr>
      <w:r>
        <w:t>Interrupt Functions</w:t>
      </w:r>
    </w:p>
    <w:p w:rsidR="003F29F0" w:rsidRDefault="003B09E1" w:rsidP="003B09E1">
      <w:pPr>
        <w:pStyle w:val="Heading3"/>
      </w:pPr>
      <w:r w:rsidRPr="003B09E1">
        <w:t>CurrDQPer1</w:t>
      </w:r>
    </w:p>
    <w:p w:rsidR="003B09E1" w:rsidRDefault="003B09E1" w:rsidP="003B09E1">
      <w:pPr>
        <w:pStyle w:val="Heading4"/>
      </w:pPr>
      <w:r>
        <w:t>Design Rationale</w:t>
      </w:r>
    </w:p>
    <w:p w:rsidR="003B09E1" w:rsidRDefault="003B09E1" w:rsidP="003B09E1">
      <w:r>
        <w:t>None</w:t>
      </w:r>
    </w:p>
    <w:p w:rsidR="003B09E1" w:rsidRDefault="003B09E1" w:rsidP="003B09E1">
      <w:pPr>
        <w:pStyle w:val="Heading4"/>
      </w:pPr>
      <w:r>
        <w:t>Program Flow Start</w:t>
      </w:r>
    </w:p>
    <w:p w:rsidR="003B09E1" w:rsidRPr="003B09E1" w:rsidRDefault="003B09E1" w:rsidP="003B09E1">
      <w:r>
        <w:t>N/A</w:t>
      </w:r>
    </w:p>
    <w:p w:rsidR="003B09E1" w:rsidRDefault="003B09E1" w:rsidP="003B09E1">
      <w:pPr>
        <w:pStyle w:val="Heading4"/>
      </w:pPr>
      <w:r>
        <w:t>Store Module Inputs to Local Copies</w:t>
      </w:r>
    </w:p>
    <w:p w:rsidR="003B09E1" w:rsidRDefault="003B09E1" w:rsidP="003B09E1">
      <w:r>
        <w:t>CmMtrCurr_Read_MRFMtrVel_MtrRadpS_f32(&amp;MRFMtrVel_MtrRadpS_T_f32)</w:t>
      </w:r>
    </w:p>
    <w:p w:rsidR="003B09E1" w:rsidRDefault="003B09E1" w:rsidP="003B09E1">
      <w:r>
        <w:t>CmMtrCurr_Read_Vecu_Volt_f32(&amp;Vecu_Volt_T_f32)</w:t>
      </w:r>
    </w:p>
    <w:p w:rsidR="003B09E1" w:rsidRDefault="003B09E1" w:rsidP="003B09E1">
      <w:r>
        <w:t>CmMtrCurr_Read_Phs</w:t>
      </w:r>
      <w:r w:rsidR="006A10C3">
        <w:t>1</w:t>
      </w:r>
      <w:r>
        <w:t>Curr_Cnt_u16(&amp;Phs</w:t>
      </w:r>
      <w:r w:rsidR="006A10C3">
        <w:t>1</w:t>
      </w:r>
      <w:r>
        <w:t>Curr_Cnt_T_u16)</w:t>
      </w:r>
    </w:p>
    <w:p w:rsidR="003B09E1" w:rsidRDefault="003B09E1" w:rsidP="003B09E1">
      <w:r>
        <w:t>CmMtrCurr_Read_Phs</w:t>
      </w:r>
      <w:r w:rsidR="006A10C3">
        <w:t>2</w:t>
      </w:r>
      <w:r>
        <w:t>Curr_Cnt_u16(&amp;Phs</w:t>
      </w:r>
      <w:r w:rsidR="006A10C3">
        <w:t>2</w:t>
      </w:r>
      <w:r>
        <w:t>Curr_Cnt_T_u16)</w:t>
      </w:r>
    </w:p>
    <w:p w:rsidR="003B09E1" w:rsidRDefault="003B09E1" w:rsidP="003B09E1">
      <w:r>
        <w:t>CmMtrCurr_Read_MtrCurr1TempOffset_Volt_f32(&amp;MtrCurr1TempOffset_Volt_T_f32)</w:t>
      </w:r>
    </w:p>
    <w:p w:rsidR="003B09E1" w:rsidRDefault="003B09E1" w:rsidP="003B09E1">
      <w:r>
        <w:t>CmMtrCurr_Read_MtrCurr2TempOffset_Volt_f32(&amp;MtrCurr2TempOffset_Volt_T_f32)</w:t>
      </w:r>
    </w:p>
    <w:p w:rsidR="003B09E1" w:rsidRDefault="003B09E1" w:rsidP="003B09E1">
      <w:r>
        <w:t>CmMtrCurr_Read_MtrElecPol_Cnt_s08(&amp;MtrElecPol_Cnt_T_s08)</w:t>
      </w:r>
    </w:p>
    <w:p w:rsidR="003B09E1" w:rsidRDefault="003B09E1" w:rsidP="003B09E1">
      <w:r>
        <w:t>CmMtrCurr_Read_MtrPosElec_Rev_u0p16(&amp;MtrPosElec_Rev_T_u0p16)</w:t>
      </w:r>
    </w:p>
    <w:p w:rsidR="00D6479E" w:rsidRDefault="00D6479E" w:rsidP="003B09E1">
      <w:r w:rsidRPr="00D6479E">
        <w:t>CmMtrCurr_Read_ADC2OffsetComp_Cnt_u8p8(&amp;ADC2OffsetComp_Cnt_T_u8p8)</w:t>
      </w:r>
    </w:p>
    <w:p w:rsidR="00797D3A" w:rsidRPr="00797D3A" w:rsidRDefault="00797D3A" w:rsidP="00797D3A">
      <w:pPr>
        <w:rPr>
          <w:rFonts w:ascii="Arial" w:hAnsi="Arial" w:cs="Arial"/>
          <w:sz w:val="18"/>
          <w:szCs w:val="18"/>
        </w:rPr>
      </w:pPr>
      <w:r w:rsidRPr="00797D3A">
        <w:rPr>
          <w:rFonts w:ascii="Arial" w:hAnsi="Arial" w:cs="Arial"/>
          <w:sz w:val="18"/>
          <w:szCs w:val="18"/>
        </w:rPr>
        <w:t>Phs1Cu</w:t>
      </w:r>
      <w:r>
        <w:rPr>
          <w:rFonts w:ascii="Arial" w:hAnsi="Arial" w:cs="Arial"/>
          <w:sz w:val="18"/>
          <w:szCs w:val="18"/>
        </w:rPr>
        <w:t>rr_Volts_T_f32 = D_ZERO_ULS_F32</w:t>
      </w:r>
    </w:p>
    <w:p w:rsidR="00797D3A" w:rsidRPr="0003090F" w:rsidRDefault="00797D3A" w:rsidP="00797D3A">
      <w:pPr>
        <w:rPr>
          <w:rFonts w:ascii="Arial" w:hAnsi="Arial" w:cs="Arial"/>
          <w:sz w:val="18"/>
          <w:szCs w:val="18"/>
        </w:rPr>
      </w:pPr>
      <w:r w:rsidRPr="00797D3A">
        <w:rPr>
          <w:rFonts w:ascii="Arial" w:hAnsi="Arial" w:cs="Arial"/>
          <w:sz w:val="18"/>
          <w:szCs w:val="18"/>
        </w:rPr>
        <w:t>Phs2Curr_Volts_T_f32 = D_ZERO_ULS_F32</w:t>
      </w:r>
    </w:p>
    <w:p w:rsidR="00797D3A" w:rsidRDefault="00797D3A" w:rsidP="003B09E1"/>
    <w:p w:rsidR="003B09E1" w:rsidRDefault="003B09E1" w:rsidP="003B09E1">
      <w:pPr>
        <w:pStyle w:val="Heading4"/>
      </w:pPr>
      <w:r>
        <w:t>Processing</w:t>
      </w:r>
    </w:p>
    <w:p w:rsidR="006A10C3" w:rsidRDefault="006A10C3" w:rsidP="006A10C3"/>
    <w:p w:rsidR="006A10C3" w:rsidRPr="006A10C3" w:rsidRDefault="00C36377" w:rsidP="006A10C3">
      <w:r>
        <w:object w:dxaOrig="5760" w:dyaOrig="10405">
          <v:shape id="_x0000_i1035" type="#_x0000_t75" style="width:4in;height:519.6pt" o:ole="">
            <v:imagedata r:id="rId29" o:title=""/>
          </v:shape>
          <o:OLEObject Type="Embed" ProgID="Visio.Drawing.11" ShapeID="_x0000_i1035" DrawAspect="Content" ObjectID="_1525255610" r:id="rId30"/>
        </w:object>
      </w:r>
    </w:p>
    <w:p w:rsidR="003B09E1" w:rsidRDefault="006A10C3" w:rsidP="003B09E1">
      <w:pPr>
        <w:jc w:val="center"/>
      </w:pPr>
      <w:r w:rsidRPr="006A10C3">
        <w:lastRenderedPageBreak/>
        <w:t xml:space="preserve"> </w:t>
      </w:r>
      <w:r w:rsidR="00960623">
        <w:object w:dxaOrig="7435" w:dyaOrig="11035">
          <v:shape id="_x0000_i1036" type="#_x0000_t75" style="width:372pt;height:552pt" o:ole="">
            <v:imagedata r:id="rId31" o:title=""/>
          </v:shape>
          <o:OLEObject Type="Embed" ProgID="Visio.Drawing.11" ShapeID="_x0000_i1036" DrawAspect="Content" ObjectID="_1525255611" r:id="rId32"/>
        </w:object>
      </w:r>
    </w:p>
    <w:p w:rsidR="003753A8" w:rsidRDefault="00D6479E" w:rsidP="003B09E1">
      <w:pPr>
        <w:jc w:val="center"/>
      </w:pPr>
      <w:r>
        <w:object w:dxaOrig="5455" w:dyaOrig="9775">
          <v:shape id="_x0000_i1037" type="#_x0000_t75" style="width:273pt;height:489pt" o:ole="">
            <v:imagedata r:id="rId33" o:title=""/>
          </v:shape>
          <o:OLEObject Type="Embed" ProgID="Visio.Drawing.11" ShapeID="_x0000_i1037" DrawAspect="Content" ObjectID="_1525255612" r:id="rId34"/>
        </w:object>
      </w:r>
    </w:p>
    <w:p w:rsidR="00D7526C" w:rsidRDefault="00D7526C" w:rsidP="003B09E1">
      <w:pPr>
        <w:jc w:val="center"/>
      </w:pPr>
      <w:r>
        <w:object w:dxaOrig="6050" w:dyaOrig="5914">
          <v:shape id="_x0000_i1038" type="#_x0000_t75" style="width:302.4pt;height:295.2pt" o:ole="">
            <v:imagedata r:id="rId35" o:title=""/>
          </v:shape>
          <o:OLEObject Type="Embed" ProgID="Visio.Drawing.11" ShapeID="_x0000_i1038" DrawAspect="Content" ObjectID="_1525255613" r:id="rId36"/>
        </w:object>
      </w:r>
    </w:p>
    <w:p w:rsidR="00D7526C" w:rsidRDefault="00D7526C" w:rsidP="003B09E1">
      <w:pPr>
        <w:jc w:val="center"/>
      </w:pPr>
      <w:r>
        <w:object w:dxaOrig="6050" w:dyaOrig="5914">
          <v:shape id="_x0000_i1039" type="#_x0000_t75" style="width:302.4pt;height:295.2pt" o:ole="">
            <v:imagedata r:id="rId37" o:title=""/>
          </v:shape>
          <o:OLEObject Type="Embed" ProgID="Visio.Drawing.11" ShapeID="_x0000_i1039" DrawAspect="Content" ObjectID="_1525255614" r:id="rId38"/>
        </w:object>
      </w:r>
    </w:p>
    <w:p w:rsidR="00D7526C" w:rsidRDefault="00D7526C" w:rsidP="003B09E1">
      <w:pPr>
        <w:jc w:val="center"/>
      </w:pPr>
      <w:r>
        <w:object w:dxaOrig="6050" w:dyaOrig="5914">
          <v:shape id="_x0000_i1040" type="#_x0000_t75" style="width:302.4pt;height:295.2pt" o:ole="">
            <v:imagedata r:id="rId39" o:title=""/>
          </v:shape>
          <o:OLEObject Type="Embed" ProgID="Visio.Drawing.11" ShapeID="_x0000_i1040" DrawAspect="Content" ObjectID="_1525255615" r:id="rId40"/>
        </w:object>
      </w:r>
    </w:p>
    <w:p w:rsidR="00D7526C" w:rsidRDefault="00D7526C" w:rsidP="003B09E1">
      <w:pPr>
        <w:jc w:val="center"/>
      </w:pPr>
      <w:r>
        <w:object w:dxaOrig="6050" w:dyaOrig="5914">
          <v:shape id="_x0000_i1041" type="#_x0000_t75" style="width:302.4pt;height:295.2pt" o:ole="">
            <v:imagedata r:id="rId41" o:title=""/>
          </v:shape>
          <o:OLEObject Type="Embed" ProgID="Visio.Drawing.11" ShapeID="_x0000_i1041" DrawAspect="Content" ObjectID="_1525255616" r:id="rId42"/>
        </w:object>
      </w:r>
    </w:p>
    <w:p w:rsidR="00D7526C" w:rsidRDefault="00931E99" w:rsidP="003B09E1">
      <w:pPr>
        <w:jc w:val="center"/>
      </w:pPr>
      <w:r>
        <w:object w:dxaOrig="6049" w:dyaOrig="5913">
          <v:shape id="_x0000_i1042" type="#_x0000_t75" style="width:302.4pt;height:295.2pt" o:ole="">
            <v:imagedata r:id="rId43" o:title=""/>
          </v:shape>
          <o:OLEObject Type="Embed" ProgID="Visio.Drawing.11" ShapeID="_x0000_i1042" DrawAspect="Content" ObjectID="_1525255617" r:id="rId44"/>
        </w:object>
      </w:r>
      <w:r w:rsidR="00D7526C" w:rsidRPr="00D7526C">
        <w:t xml:space="preserve"> </w:t>
      </w:r>
      <w:r>
        <w:object w:dxaOrig="6049" w:dyaOrig="5913">
          <v:shape id="_x0000_i1043" type="#_x0000_t75" style="width:302.4pt;height:295.2pt" o:ole="">
            <v:imagedata r:id="rId45" o:title=""/>
          </v:shape>
          <o:OLEObject Type="Embed" ProgID="Visio.Drawing.11" ShapeID="_x0000_i1043" DrawAspect="Content" ObjectID="_1525255618" r:id="rId46"/>
        </w:object>
      </w:r>
    </w:p>
    <w:p w:rsidR="00D7526C" w:rsidRDefault="00960623" w:rsidP="003B09E1">
      <w:pPr>
        <w:jc w:val="center"/>
      </w:pPr>
      <w:r>
        <w:object w:dxaOrig="7614" w:dyaOrig="13554">
          <v:shape id="_x0000_i1044" type="#_x0000_t75" style="width:363pt;height:571.8pt" o:ole="">
            <v:imagedata r:id="rId47" o:title=""/>
          </v:shape>
          <o:OLEObject Type="Embed" ProgID="Visio.Drawing.11" ShapeID="_x0000_i1044" DrawAspect="Content" ObjectID="_1525255619" r:id="rId48"/>
        </w:object>
      </w:r>
    </w:p>
    <w:p w:rsidR="003753A8" w:rsidRDefault="003753A8" w:rsidP="003B09E1">
      <w:pPr>
        <w:jc w:val="center"/>
      </w:pPr>
    </w:p>
    <w:p w:rsidR="00D7526C" w:rsidRDefault="00D7526C" w:rsidP="003B09E1">
      <w:pPr>
        <w:jc w:val="center"/>
      </w:pPr>
    </w:p>
    <w:p w:rsidR="003B09E1" w:rsidRDefault="003B09E1" w:rsidP="003B09E1">
      <w:pPr>
        <w:pStyle w:val="Heading4"/>
      </w:pPr>
      <w:r>
        <w:t>Store Local copy of outputs into Module Outputs</w:t>
      </w:r>
    </w:p>
    <w:p w:rsidR="003B09E1" w:rsidRDefault="003B09E1" w:rsidP="003B09E1">
      <w:r>
        <w:t>CmMtrCurr_Write_ElecPosDelayComp_Rad_f32(ElecPosDelayComp_Rad_T_f32)</w:t>
      </w:r>
    </w:p>
    <w:p w:rsidR="003B09E1" w:rsidRDefault="003B09E1" w:rsidP="003B09E1">
      <w:r>
        <w:t>CmMtrCurr_Write_MtrCurrQax_Amp_f32(MtrCurrFinalQax_Amps_T_f32)</w:t>
      </w:r>
    </w:p>
    <w:p w:rsidR="003B09E1" w:rsidRDefault="003B09E1" w:rsidP="003B09E1">
      <w:r>
        <w:t>CmMtrCurr_Write_MtrCurrDax_Amp_f32(MtrCurrFinalDax_Amps_T_f32)</w:t>
      </w:r>
    </w:p>
    <w:p w:rsidR="003B09E1" w:rsidRDefault="003B09E1" w:rsidP="003B09E1">
      <w:r>
        <w:t>CmMtrCurr_Write_CorrMtrPosElec_Rev_f32(CorrMtrPosElec_Rev_T_f32)</w:t>
      </w:r>
    </w:p>
    <w:p w:rsidR="003B09E1" w:rsidRDefault="003B09E1" w:rsidP="003B09E1">
      <w:r>
        <w:t>CmMtrCurr_Write_MtrCurrK1_Amps_f32(MtrCurrK1_Amps_T_f32)</w:t>
      </w:r>
    </w:p>
    <w:p w:rsidR="003B09E1" w:rsidRDefault="003B09E1" w:rsidP="003B09E1">
      <w:r>
        <w:t>CmMtrCurr_Write_MtrCurrK2_Amps_f32(MtrCurrK2_Amps_T_f32)</w:t>
      </w:r>
    </w:p>
    <w:p w:rsidR="003B09E1" w:rsidRDefault="003B09E1" w:rsidP="003B09E1">
      <w:r>
        <w:t>CmMtrCurr_Write_MtrCurr1_Volts_f32(</w:t>
      </w:r>
      <w:r w:rsidR="00855AB6">
        <w:t>Phs1Curr</w:t>
      </w:r>
      <w:r>
        <w:t>_Volts_T_f32)</w:t>
      </w:r>
    </w:p>
    <w:p w:rsidR="003B09E1" w:rsidRDefault="003B09E1" w:rsidP="003B09E1">
      <w:r>
        <w:t>CmMtrCurr_Write_MtrCurr2_Volts_f32(</w:t>
      </w:r>
      <w:r w:rsidR="00855AB6">
        <w:t>Phs2Curr</w:t>
      </w:r>
      <w:r>
        <w:t>_Volts_T_f32)</w:t>
      </w:r>
    </w:p>
    <w:p w:rsidR="003B09E1" w:rsidRDefault="003B09E1" w:rsidP="003B09E1">
      <w:pPr>
        <w:pStyle w:val="Heading4"/>
      </w:pPr>
      <w:r>
        <w:t>Program Flow End</w:t>
      </w:r>
    </w:p>
    <w:p w:rsidR="003B09E1" w:rsidRPr="003B09E1" w:rsidRDefault="003B09E1" w:rsidP="003B09E1">
      <w:r>
        <w:t>N/A</w:t>
      </w:r>
    </w:p>
    <w:p w:rsidR="001E6632" w:rsidRDefault="001E6632" w:rsidP="00B0464F"/>
    <w:p w:rsidR="00937EAD" w:rsidRDefault="00937EAD">
      <w:pPr>
        <w:spacing w:after="0"/>
        <w:rPr>
          <w:rFonts w:ascii="Arial" w:hAnsi="Arial"/>
          <w:b/>
          <w:sz w:val="24"/>
        </w:rPr>
      </w:pPr>
      <w:r>
        <w:br w:type="page"/>
      </w:r>
    </w:p>
    <w:p w:rsidR="004A781C" w:rsidRDefault="001E6632" w:rsidP="001E6632">
      <w:pPr>
        <w:pStyle w:val="Heading2"/>
      </w:pPr>
      <w:r>
        <w:lastRenderedPageBreak/>
        <w:t>Serial Communication Functions</w:t>
      </w:r>
    </w:p>
    <w:p w:rsidR="00A02100" w:rsidRDefault="00A02100" w:rsidP="00A02100">
      <w:pPr>
        <w:pStyle w:val="Heading3"/>
      </w:pPr>
      <w:r>
        <w:t>S</w:t>
      </w:r>
      <w:r w:rsidR="002841DE">
        <w:t>c</w:t>
      </w:r>
      <w:r>
        <w:t xml:space="preserve">omm: </w:t>
      </w:r>
      <w:r w:rsidRPr="00A02100">
        <w:t>CmMtrCurrTempOffset_Scom_Get</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4"/>
        <w:gridCol w:w="3521"/>
        <w:gridCol w:w="1719"/>
        <w:gridCol w:w="720"/>
        <w:gridCol w:w="683"/>
        <w:gridCol w:w="581"/>
      </w:tblGrid>
      <w:tr w:rsidR="00A02100" w:rsidTr="00505B18">
        <w:tc>
          <w:tcPr>
            <w:tcW w:w="1981" w:type="dxa"/>
          </w:tcPr>
          <w:p w:rsidR="00A02100" w:rsidRDefault="00A02100" w:rsidP="00505B18">
            <w:pPr>
              <w:spacing w:before="60"/>
              <w:rPr>
                <w:rFonts w:ascii="Arial" w:hAnsi="Arial" w:cs="Arial"/>
                <w:b/>
                <w:bCs/>
                <w:sz w:val="16"/>
              </w:rPr>
            </w:pPr>
            <w:r>
              <w:rPr>
                <w:rFonts w:ascii="Arial" w:hAnsi="Arial" w:cs="Arial"/>
                <w:b/>
                <w:bCs/>
                <w:sz w:val="16"/>
              </w:rPr>
              <w:t>Function Name</w:t>
            </w:r>
          </w:p>
        </w:tc>
        <w:tc>
          <w:tcPr>
            <w:tcW w:w="3735" w:type="dxa"/>
          </w:tcPr>
          <w:p w:rsidR="00A02100" w:rsidRPr="00A02100" w:rsidRDefault="00A02100" w:rsidP="00A02100">
            <w:pPr>
              <w:pStyle w:val="Heading3"/>
              <w:numPr>
                <w:ilvl w:val="0"/>
                <w:numId w:val="0"/>
              </w:numPr>
              <w:ind w:left="720" w:hanging="720"/>
              <w:rPr>
                <w:b w:val="0"/>
                <w:sz w:val="18"/>
                <w:szCs w:val="18"/>
              </w:rPr>
            </w:pPr>
            <w:r w:rsidRPr="00A02100">
              <w:rPr>
                <w:b w:val="0"/>
                <w:sz w:val="18"/>
                <w:szCs w:val="18"/>
              </w:rPr>
              <w:t>CmMtrCurrTempOffset_Scom_Get</w:t>
            </w:r>
          </w:p>
          <w:p w:rsidR="00A02100" w:rsidRDefault="00A02100" w:rsidP="00505B18">
            <w:pPr>
              <w:spacing w:before="60"/>
              <w:rPr>
                <w:rFonts w:ascii="Arial" w:hAnsi="Arial" w:cs="Arial"/>
                <w:sz w:val="16"/>
              </w:rPr>
            </w:pPr>
          </w:p>
        </w:tc>
        <w:tc>
          <w:tcPr>
            <w:tcW w:w="1052" w:type="dxa"/>
            <w:shd w:val="pct30" w:color="FFFF00" w:fill="auto"/>
          </w:tcPr>
          <w:p w:rsidR="00A02100" w:rsidRDefault="00A02100" w:rsidP="00505B18">
            <w:pPr>
              <w:spacing w:before="60"/>
              <w:jc w:val="center"/>
              <w:rPr>
                <w:rFonts w:ascii="Arial" w:hAnsi="Arial" w:cs="Arial"/>
                <w:sz w:val="16"/>
              </w:rPr>
            </w:pPr>
            <w:r>
              <w:rPr>
                <w:rFonts w:ascii="Arial" w:hAnsi="Arial" w:cs="Arial"/>
                <w:sz w:val="16"/>
              </w:rPr>
              <w:t>Type</w:t>
            </w:r>
          </w:p>
        </w:tc>
        <w:tc>
          <w:tcPr>
            <w:tcW w:w="820" w:type="dxa"/>
            <w:shd w:val="pct30" w:color="FFFF00" w:fill="auto"/>
          </w:tcPr>
          <w:p w:rsidR="00A02100" w:rsidRDefault="00A02100" w:rsidP="00505B18">
            <w:pPr>
              <w:spacing w:before="60"/>
              <w:jc w:val="center"/>
              <w:rPr>
                <w:rFonts w:ascii="Arial" w:hAnsi="Arial" w:cs="Arial"/>
                <w:sz w:val="16"/>
              </w:rPr>
            </w:pPr>
            <w:r>
              <w:rPr>
                <w:rFonts w:ascii="Arial" w:hAnsi="Arial" w:cs="Arial"/>
                <w:sz w:val="16"/>
              </w:rPr>
              <w:t>Min</w:t>
            </w:r>
          </w:p>
        </w:tc>
        <w:tc>
          <w:tcPr>
            <w:tcW w:w="750" w:type="dxa"/>
            <w:shd w:val="pct30" w:color="FFFF00" w:fill="auto"/>
          </w:tcPr>
          <w:p w:rsidR="00A02100" w:rsidRDefault="00A02100" w:rsidP="00505B18">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A02100" w:rsidRDefault="00A02100" w:rsidP="00505B18">
            <w:pPr>
              <w:spacing w:before="60"/>
              <w:jc w:val="center"/>
              <w:rPr>
                <w:rFonts w:ascii="Arial" w:hAnsi="Arial" w:cs="Arial"/>
                <w:sz w:val="16"/>
              </w:rPr>
            </w:pPr>
            <w:r>
              <w:rPr>
                <w:rFonts w:ascii="Arial" w:hAnsi="Arial" w:cs="Arial"/>
                <w:sz w:val="16"/>
              </w:rPr>
              <w:t>UTP Tol.</w:t>
            </w:r>
          </w:p>
        </w:tc>
      </w:tr>
      <w:tr w:rsidR="00A02100" w:rsidTr="00505B18">
        <w:tc>
          <w:tcPr>
            <w:tcW w:w="1981" w:type="dxa"/>
          </w:tcPr>
          <w:p w:rsidR="00A02100" w:rsidRDefault="00A02100" w:rsidP="00505B18">
            <w:pPr>
              <w:spacing w:before="60"/>
              <w:rPr>
                <w:rFonts w:ascii="Arial" w:hAnsi="Arial" w:cs="Arial"/>
                <w:b/>
                <w:bCs/>
                <w:sz w:val="16"/>
              </w:rPr>
            </w:pPr>
            <w:r>
              <w:rPr>
                <w:rFonts w:ascii="Arial" w:hAnsi="Arial" w:cs="Arial"/>
                <w:b/>
                <w:bCs/>
                <w:sz w:val="16"/>
              </w:rPr>
              <w:t xml:space="preserve">Arguments Passed </w:t>
            </w:r>
          </w:p>
        </w:tc>
        <w:tc>
          <w:tcPr>
            <w:tcW w:w="3735" w:type="dxa"/>
          </w:tcPr>
          <w:p w:rsidR="00A02100" w:rsidRDefault="00A02100" w:rsidP="00505B18">
            <w:pPr>
              <w:spacing w:before="60"/>
              <w:rPr>
                <w:rFonts w:ascii="Arial" w:hAnsi="Arial" w:cs="Arial"/>
                <w:sz w:val="16"/>
              </w:rPr>
            </w:pPr>
            <w:r>
              <w:t xml:space="preserve"> </w:t>
            </w:r>
            <w:r w:rsidRPr="00A02100">
              <w:rPr>
                <w:rFonts w:ascii="Arial" w:hAnsi="Arial" w:cs="Arial"/>
                <w:sz w:val="16"/>
              </w:rPr>
              <w:t>CurrTempOffCal</w:t>
            </w:r>
          </w:p>
        </w:tc>
        <w:tc>
          <w:tcPr>
            <w:tcW w:w="1052" w:type="dxa"/>
          </w:tcPr>
          <w:p w:rsidR="00A02100" w:rsidRDefault="00996173" w:rsidP="00505B18">
            <w:pPr>
              <w:spacing w:before="60"/>
              <w:rPr>
                <w:rFonts w:ascii="Arial" w:hAnsi="Arial" w:cs="Arial"/>
                <w:sz w:val="16"/>
              </w:rPr>
            </w:pPr>
            <w:r w:rsidRPr="00996173">
              <w:rPr>
                <w:rFonts w:ascii="Arial" w:hAnsi="Arial" w:cs="Arial"/>
                <w:sz w:val="16"/>
              </w:rPr>
              <w:t>CurrTempOffsetType</w:t>
            </w:r>
            <w:r w:rsidR="009C5041">
              <w:rPr>
                <w:rFonts w:ascii="Arial" w:hAnsi="Arial" w:cs="Arial"/>
                <w:sz w:val="16"/>
              </w:rPr>
              <w:t xml:space="preserve"> *</w:t>
            </w:r>
          </w:p>
        </w:tc>
        <w:tc>
          <w:tcPr>
            <w:tcW w:w="820" w:type="dxa"/>
          </w:tcPr>
          <w:p w:rsidR="00A02100" w:rsidRDefault="00A02100" w:rsidP="00505B18">
            <w:pPr>
              <w:spacing w:before="60"/>
              <w:rPr>
                <w:rFonts w:ascii="Arial" w:hAnsi="Arial" w:cs="Arial"/>
                <w:sz w:val="16"/>
              </w:rPr>
            </w:pPr>
          </w:p>
        </w:tc>
        <w:tc>
          <w:tcPr>
            <w:tcW w:w="750" w:type="dxa"/>
          </w:tcPr>
          <w:p w:rsidR="00A02100" w:rsidRDefault="00A02100" w:rsidP="00505B18">
            <w:pPr>
              <w:spacing w:before="60"/>
              <w:rPr>
                <w:rFonts w:ascii="Arial" w:hAnsi="Arial" w:cs="Arial"/>
                <w:sz w:val="16"/>
              </w:rPr>
            </w:pPr>
          </w:p>
        </w:tc>
        <w:tc>
          <w:tcPr>
            <w:tcW w:w="600" w:type="dxa"/>
            <w:shd w:val="pct15" w:color="auto" w:fill="auto"/>
          </w:tcPr>
          <w:p w:rsidR="00A02100" w:rsidRDefault="00A02100" w:rsidP="00505B18">
            <w:pPr>
              <w:spacing w:before="60"/>
              <w:rPr>
                <w:rFonts w:ascii="Arial" w:hAnsi="Arial" w:cs="Arial"/>
                <w:sz w:val="16"/>
              </w:rPr>
            </w:pPr>
          </w:p>
        </w:tc>
      </w:tr>
      <w:tr w:rsidR="00A02100" w:rsidTr="00505B18">
        <w:tc>
          <w:tcPr>
            <w:tcW w:w="1981" w:type="dxa"/>
          </w:tcPr>
          <w:p w:rsidR="00A02100" w:rsidRDefault="00A02100" w:rsidP="00505B18">
            <w:pPr>
              <w:spacing w:before="60"/>
              <w:rPr>
                <w:rFonts w:ascii="Arial" w:hAnsi="Arial" w:cs="Arial"/>
                <w:b/>
                <w:bCs/>
                <w:sz w:val="16"/>
              </w:rPr>
            </w:pPr>
            <w:r>
              <w:rPr>
                <w:rFonts w:ascii="Arial" w:hAnsi="Arial" w:cs="Arial"/>
                <w:b/>
                <w:bCs/>
                <w:sz w:val="16"/>
              </w:rPr>
              <w:t>Return Value</w:t>
            </w:r>
          </w:p>
        </w:tc>
        <w:tc>
          <w:tcPr>
            <w:tcW w:w="3735" w:type="dxa"/>
          </w:tcPr>
          <w:p w:rsidR="00A02100" w:rsidRDefault="00A02100" w:rsidP="00505B18">
            <w:pPr>
              <w:spacing w:before="60"/>
              <w:rPr>
                <w:rFonts w:ascii="Arial" w:hAnsi="Arial" w:cs="Arial"/>
                <w:sz w:val="16"/>
              </w:rPr>
            </w:pPr>
            <w:r>
              <w:rPr>
                <w:rFonts w:ascii="Arial" w:hAnsi="Arial" w:cs="Arial"/>
                <w:sz w:val="16"/>
              </w:rPr>
              <w:t>void</w:t>
            </w:r>
          </w:p>
        </w:tc>
        <w:tc>
          <w:tcPr>
            <w:tcW w:w="1052" w:type="dxa"/>
          </w:tcPr>
          <w:p w:rsidR="00A02100" w:rsidRDefault="00A02100" w:rsidP="00505B18">
            <w:pPr>
              <w:spacing w:before="60"/>
              <w:rPr>
                <w:rFonts w:ascii="Arial" w:hAnsi="Arial" w:cs="Arial"/>
                <w:sz w:val="16"/>
              </w:rPr>
            </w:pPr>
            <w:r>
              <w:rPr>
                <w:rFonts w:ascii="Arial" w:hAnsi="Arial" w:cs="Arial"/>
                <w:sz w:val="16"/>
              </w:rPr>
              <w:t>NA</w:t>
            </w:r>
          </w:p>
        </w:tc>
        <w:tc>
          <w:tcPr>
            <w:tcW w:w="820" w:type="dxa"/>
          </w:tcPr>
          <w:p w:rsidR="00A02100" w:rsidRDefault="00A02100" w:rsidP="00505B18">
            <w:pPr>
              <w:spacing w:before="60"/>
              <w:rPr>
                <w:rFonts w:ascii="Arial" w:hAnsi="Arial" w:cs="Arial"/>
                <w:sz w:val="16"/>
              </w:rPr>
            </w:pPr>
            <w:r>
              <w:rPr>
                <w:rFonts w:ascii="Arial" w:hAnsi="Arial" w:cs="Arial"/>
                <w:sz w:val="16"/>
              </w:rPr>
              <w:t>NA</w:t>
            </w:r>
          </w:p>
        </w:tc>
        <w:tc>
          <w:tcPr>
            <w:tcW w:w="750" w:type="dxa"/>
          </w:tcPr>
          <w:p w:rsidR="00A02100" w:rsidRDefault="00A02100" w:rsidP="00505B18">
            <w:pPr>
              <w:spacing w:before="60"/>
              <w:rPr>
                <w:rFonts w:ascii="Arial" w:hAnsi="Arial" w:cs="Arial"/>
                <w:sz w:val="16"/>
              </w:rPr>
            </w:pPr>
            <w:r>
              <w:rPr>
                <w:rFonts w:ascii="Arial" w:hAnsi="Arial" w:cs="Arial"/>
                <w:sz w:val="16"/>
              </w:rPr>
              <w:t>NA</w:t>
            </w:r>
          </w:p>
        </w:tc>
        <w:tc>
          <w:tcPr>
            <w:tcW w:w="600" w:type="dxa"/>
          </w:tcPr>
          <w:p w:rsidR="00A02100" w:rsidRDefault="00A02100" w:rsidP="00505B18">
            <w:pPr>
              <w:spacing w:before="60"/>
              <w:rPr>
                <w:rFonts w:ascii="Arial" w:hAnsi="Arial" w:cs="Arial"/>
                <w:sz w:val="16"/>
              </w:rPr>
            </w:pPr>
          </w:p>
        </w:tc>
      </w:tr>
    </w:tbl>
    <w:p w:rsidR="00A02100" w:rsidRDefault="00A02100" w:rsidP="00A02100">
      <w:pPr>
        <w:pStyle w:val="Heading4"/>
      </w:pPr>
      <w:r>
        <w:t>Design Rationale</w:t>
      </w:r>
    </w:p>
    <w:p w:rsidR="00A02100" w:rsidRDefault="00A02100" w:rsidP="00A02100">
      <w:r>
        <w:t>None</w:t>
      </w:r>
    </w:p>
    <w:p w:rsidR="00A02100" w:rsidRDefault="00A02100" w:rsidP="00A02100">
      <w:pPr>
        <w:pStyle w:val="Heading4"/>
      </w:pPr>
      <w:r>
        <w:t>Program Flow Start</w:t>
      </w:r>
    </w:p>
    <w:p w:rsidR="00A02100" w:rsidRDefault="00A02100" w:rsidP="00A02100">
      <w:r>
        <w:t>None</w:t>
      </w:r>
    </w:p>
    <w:p w:rsidR="00A02100" w:rsidRDefault="00A02100" w:rsidP="00A02100">
      <w:pPr>
        <w:pStyle w:val="Heading4"/>
      </w:pPr>
      <w:r>
        <w:t>Store Module Inputs to Local copies</w:t>
      </w:r>
    </w:p>
    <w:p w:rsidR="00A02100" w:rsidRDefault="00A02100" w:rsidP="00A02100">
      <w:r>
        <w:t>None</w:t>
      </w:r>
    </w:p>
    <w:p w:rsidR="00A02100" w:rsidRDefault="00A02100" w:rsidP="00A02100">
      <w:pPr>
        <w:pStyle w:val="Heading4"/>
      </w:pPr>
      <w:r>
        <w:t>Processing</w:t>
      </w:r>
    </w:p>
    <w:p w:rsidR="00A02100" w:rsidRDefault="00B46CB6" w:rsidP="00A02100">
      <w:pPr>
        <w:jc w:val="center"/>
      </w:pPr>
      <w:r>
        <w:object w:dxaOrig="4015" w:dyaOrig="2935">
          <v:shape id="_x0000_i1045" type="#_x0000_t75" style="width:201pt;height:147pt" o:ole="">
            <v:imagedata r:id="rId49" o:title=""/>
          </v:shape>
          <o:OLEObject Type="Embed" ProgID="Visio.Drawing.11" ShapeID="_x0000_i1045" DrawAspect="Content" ObjectID="_1525255620" r:id="rId50"/>
        </w:object>
      </w:r>
    </w:p>
    <w:p w:rsidR="00A02100" w:rsidRDefault="00A02100" w:rsidP="00A02100">
      <w:pPr>
        <w:pStyle w:val="Heading4"/>
      </w:pPr>
      <w:r>
        <w:t>Store Local copy of outputs into Module Outputs</w:t>
      </w:r>
    </w:p>
    <w:p w:rsidR="00A02100" w:rsidRDefault="00A02100" w:rsidP="00A02100">
      <w:r>
        <w:t>None</w:t>
      </w:r>
    </w:p>
    <w:p w:rsidR="00A02100" w:rsidRDefault="00A02100" w:rsidP="00A02100">
      <w:pPr>
        <w:pStyle w:val="Heading4"/>
      </w:pPr>
      <w:r>
        <w:t>Program Flow End</w:t>
      </w:r>
    </w:p>
    <w:p w:rsidR="00A02100" w:rsidRDefault="00A02100" w:rsidP="00A02100">
      <w:r>
        <w:t>None</w:t>
      </w:r>
    </w:p>
    <w:p w:rsidR="00937EAD" w:rsidRDefault="00937EAD">
      <w:pPr>
        <w:spacing w:after="0"/>
        <w:rPr>
          <w:rFonts w:ascii="Arial" w:hAnsi="Arial"/>
          <w:b/>
          <w:sz w:val="24"/>
        </w:rPr>
      </w:pPr>
      <w:r>
        <w:br w:type="page"/>
      </w:r>
    </w:p>
    <w:p w:rsidR="00E87AEA" w:rsidRDefault="00E87AEA" w:rsidP="00E87AEA">
      <w:pPr>
        <w:pStyle w:val="Heading3"/>
      </w:pPr>
      <w:r>
        <w:lastRenderedPageBreak/>
        <w:t>S</w:t>
      </w:r>
      <w:r w:rsidR="002841DE">
        <w:t>c</w:t>
      </w:r>
      <w:r>
        <w:t xml:space="preserve">omm: </w:t>
      </w:r>
      <w:r w:rsidRPr="00E87AEA">
        <w:t>CmMtrCurrTempOffset_Scom_Set</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6"/>
        <w:gridCol w:w="3517"/>
        <w:gridCol w:w="1719"/>
        <w:gridCol w:w="720"/>
        <w:gridCol w:w="684"/>
        <w:gridCol w:w="582"/>
      </w:tblGrid>
      <w:tr w:rsidR="00E87AEA" w:rsidTr="00505B18">
        <w:tc>
          <w:tcPr>
            <w:tcW w:w="1981" w:type="dxa"/>
          </w:tcPr>
          <w:p w:rsidR="00E87AEA" w:rsidRDefault="00E87AEA" w:rsidP="00505B18">
            <w:pPr>
              <w:spacing w:before="60"/>
              <w:rPr>
                <w:rFonts w:ascii="Arial" w:hAnsi="Arial" w:cs="Arial"/>
                <w:b/>
                <w:bCs/>
                <w:sz w:val="16"/>
              </w:rPr>
            </w:pPr>
            <w:r>
              <w:rPr>
                <w:rFonts w:ascii="Arial" w:hAnsi="Arial" w:cs="Arial"/>
                <w:b/>
                <w:bCs/>
                <w:sz w:val="16"/>
              </w:rPr>
              <w:t>Function Name</w:t>
            </w:r>
          </w:p>
        </w:tc>
        <w:tc>
          <w:tcPr>
            <w:tcW w:w="3735" w:type="dxa"/>
          </w:tcPr>
          <w:p w:rsidR="00E87AEA" w:rsidRDefault="00E87AEA" w:rsidP="00505B18">
            <w:pPr>
              <w:spacing w:before="60"/>
              <w:rPr>
                <w:rFonts w:ascii="Arial" w:hAnsi="Arial" w:cs="Arial"/>
                <w:sz w:val="16"/>
              </w:rPr>
            </w:pPr>
            <w:r w:rsidRPr="00E87AEA">
              <w:rPr>
                <w:rFonts w:ascii="Arial" w:hAnsi="Arial"/>
                <w:sz w:val="18"/>
                <w:szCs w:val="18"/>
              </w:rPr>
              <w:t>CmMtrCurrTempOffset_Scom_Set</w:t>
            </w:r>
          </w:p>
        </w:tc>
        <w:tc>
          <w:tcPr>
            <w:tcW w:w="1052" w:type="dxa"/>
            <w:shd w:val="pct30" w:color="FFFF00" w:fill="auto"/>
          </w:tcPr>
          <w:p w:rsidR="00E87AEA" w:rsidRDefault="00E87AEA" w:rsidP="00505B18">
            <w:pPr>
              <w:spacing w:before="60"/>
              <w:jc w:val="center"/>
              <w:rPr>
                <w:rFonts w:ascii="Arial" w:hAnsi="Arial" w:cs="Arial"/>
                <w:sz w:val="16"/>
              </w:rPr>
            </w:pPr>
            <w:r>
              <w:rPr>
                <w:rFonts w:ascii="Arial" w:hAnsi="Arial" w:cs="Arial"/>
                <w:sz w:val="16"/>
              </w:rPr>
              <w:t>Type</w:t>
            </w:r>
          </w:p>
        </w:tc>
        <w:tc>
          <w:tcPr>
            <w:tcW w:w="820" w:type="dxa"/>
            <w:shd w:val="pct30" w:color="FFFF00" w:fill="auto"/>
          </w:tcPr>
          <w:p w:rsidR="00E87AEA" w:rsidRDefault="00E87AEA" w:rsidP="00505B18">
            <w:pPr>
              <w:spacing w:before="60"/>
              <w:jc w:val="center"/>
              <w:rPr>
                <w:rFonts w:ascii="Arial" w:hAnsi="Arial" w:cs="Arial"/>
                <w:sz w:val="16"/>
              </w:rPr>
            </w:pPr>
            <w:r>
              <w:rPr>
                <w:rFonts w:ascii="Arial" w:hAnsi="Arial" w:cs="Arial"/>
                <w:sz w:val="16"/>
              </w:rPr>
              <w:t>Min</w:t>
            </w:r>
          </w:p>
        </w:tc>
        <w:tc>
          <w:tcPr>
            <w:tcW w:w="750" w:type="dxa"/>
            <w:shd w:val="pct30" w:color="FFFF00" w:fill="auto"/>
          </w:tcPr>
          <w:p w:rsidR="00E87AEA" w:rsidRDefault="00E87AEA" w:rsidP="00505B18">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E87AEA" w:rsidRDefault="00E87AEA" w:rsidP="00505B18">
            <w:pPr>
              <w:spacing w:before="60"/>
              <w:jc w:val="center"/>
              <w:rPr>
                <w:rFonts w:ascii="Arial" w:hAnsi="Arial" w:cs="Arial"/>
                <w:sz w:val="16"/>
              </w:rPr>
            </w:pPr>
            <w:r>
              <w:rPr>
                <w:rFonts w:ascii="Arial" w:hAnsi="Arial" w:cs="Arial"/>
                <w:sz w:val="16"/>
              </w:rPr>
              <w:t>UTP Tol.</w:t>
            </w:r>
          </w:p>
        </w:tc>
      </w:tr>
      <w:tr w:rsidR="00E87AEA" w:rsidTr="00505B18">
        <w:tc>
          <w:tcPr>
            <w:tcW w:w="1981" w:type="dxa"/>
          </w:tcPr>
          <w:p w:rsidR="00E87AEA" w:rsidRDefault="00E87AEA" w:rsidP="00505B18">
            <w:pPr>
              <w:spacing w:before="60"/>
              <w:rPr>
                <w:rFonts w:ascii="Arial" w:hAnsi="Arial" w:cs="Arial"/>
                <w:b/>
                <w:bCs/>
                <w:sz w:val="16"/>
              </w:rPr>
            </w:pPr>
            <w:r>
              <w:rPr>
                <w:rFonts w:ascii="Arial" w:hAnsi="Arial" w:cs="Arial"/>
                <w:b/>
                <w:bCs/>
                <w:sz w:val="16"/>
              </w:rPr>
              <w:t xml:space="preserve">Arguments Passed </w:t>
            </w:r>
          </w:p>
        </w:tc>
        <w:tc>
          <w:tcPr>
            <w:tcW w:w="3735" w:type="dxa"/>
          </w:tcPr>
          <w:p w:rsidR="00E87AEA" w:rsidRDefault="00E87AEA" w:rsidP="00505B18">
            <w:pPr>
              <w:spacing w:before="60"/>
              <w:rPr>
                <w:rFonts w:ascii="Arial" w:hAnsi="Arial" w:cs="Arial"/>
                <w:sz w:val="16"/>
              </w:rPr>
            </w:pPr>
            <w:r w:rsidRPr="00A02100">
              <w:rPr>
                <w:rFonts w:ascii="Arial" w:hAnsi="Arial" w:cs="Arial"/>
                <w:sz w:val="16"/>
              </w:rPr>
              <w:t>CurrTempOffCal</w:t>
            </w:r>
          </w:p>
        </w:tc>
        <w:tc>
          <w:tcPr>
            <w:tcW w:w="1052" w:type="dxa"/>
          </w:tcPr>
          <w:p w:rsidR="00E87AEA" w:rsidRDefault="00996173" w:rsidP="00505B18">
            <w:pPr>
              <w:spacing w:before="60"/>
              <w:rPr>
                <w:rFonts w:ascii="Arial" w:hAnsi="Arial" w:cs="Arial"/>
                <w:sz w:val="16"/>
              </w:rPr>
            </w:pPr>
            <w:r w:rsidRPr="00996173">
              <w:rPr>
                <w:rFonts w:ascii="Arial" w:hAnsi="Arial" w:cs="Arial"/>
                <w:sz w:val="16"/>
              </w:rPr>
              <w:t>CurrTempOffsetType</w:t>
            </w:r>
            <w:r w:rsidR="009C5041">
              <w:rPr>
                <w:rFonts w:ascii="Arial" w:hAnsi="Arial" w:cs="Arial"/>
                <w:sz w:val="16"/>
              </w:rPr>
              <w:t xml:space="preserve"> *</w:t>
            </w:r>
          </w:p>
        </w:tc>
        <w:tc>
          <w:tcPr>
            <w:tcW w:w="820" w:type="dxa"/>
          </w:tcPr>
          <w:p w:rsidR="00E87AEA" w:rsidRDefault="00E87AEA" w:rsidP="00505B18">
            <w:pPr>
              <w:spacing w:before="60"/>
              <w:rPr>
                <w:rFonts w:ascii="Arial" w:hAnsi="Arial" w:cs="Arial"/>
                <w:sz w:val="16"/>
              </w:rPr>
            </w:pPr>
          </w:p>
        </w:tc>
        <w:tc>
          <w:tcPr>
            <w:tcW w:w="750" w:type="dxa"/>
          </w:tcPr>
          <w:p w:rsidR="00E87AEA" w:rsidRDefault="00E87AEA" w:rsidP="00505B18">
            <w:pPr>
              <w:spacing w:before="60"/>
              <w:rPr>
                <w:rFonts w:ascii="Arial" w:hAnsi="Arial" w:cs="Arial"/>
                <w:sz w:val="16"/>
              </w:rPr>
            </w:pPr>
          </w:p>
        </w:tc>
        <w:tc>
          <w:tcPr>
            <w:tcW w:w="600" w:type="dxa"/>
            <w:shd w:val="pct15" w:color="auto" w:fill="auto"/>
          </w:tcPr>
          <w:p w:rsidR="00E87AEA" w:rsidRDefault="00E87AEA" w:rsidP="00505B18">
            <w:pPr>
              <w:spacing w:before="60"/>
              <w:rPr>
                <w:rFonts w:ascii="Arial" w:hAnsi="Arial" w:cs="Arial"/>
                <w:sz w:val="16"/>
              </w:rPr>
            </w:pPr>
          </w:p>
        </w:tc>
      </w:tr>
      <w:tr w:rsidR="00E87AEA" w:rsidTr="00505B18">
        <w:tc>
          <w:tcPr>
            <w:tcW w:w="1981" w:type="dxa"/>
          </w:tcPr>
          <w:p w:rsidR="00E87AEA" w:rsidRDefault="00E87AEA" w:rsidP="00505B18">
            <w:pPr>
              <w:spacing w:before="60"/>
              <w:rPr>
                <w:rFonts w:ascii="Arial" w:hAnsi="Arial" w:cs="Arial"/>
                <w:b/>
                <w:bCs/>
                <w:sz w:val="16"/>
              </w:rPr>
            </w:pPr>
            <w:r>
              <w:rPr>
                <w:rFonts w:ascii="Arial" w:hAnsi="Arial" w:cs="Arial"/>
                <w:b/>
                <w:bCs/>
                <w:sz w:val="16"/>
              </w:rPr>
              <w:t>Return Value</w:t>
            </w:r>
          </w:p>
        </w:tc>
        <w:tc>
          <w:tcPr>
            <w:tcW w:w="3735" w:type="dxa"/>
          </w:tcPr>
          <w:p w:rsidR="00E87AEA" w:rsidRDefault="00E87AEA" w:rsidP="00505B18">
            <w:pPr>
              <w:spacing w:before="60"/>
              <w:rPr>
                <w:rFonts w:ascii="Arial" w:hAnsi="Arial" w:cs="Arial"/>
                <w:sz w:val="16"/>
              </w:rPr>
            </w:pPr>
            <w:r>
              <w:rPr>
                <w:rFonts w:ascii="Arial" w:hAnsi="Arial" w:cs="Arial"/>
                <w:sz w:val="16"/>
              </w:rPr>
              <w:t>void</w:t>
            </w:r>
          </w:p>
        </w:tc>
        <w:tc>
          <w:tcPr>
            <w:tcW w:w="1052" w:type="dxa"/>
          </w:tcPr>
          <w:p w:rsidR="00E87AEA" w:rsidRDefault="00E87AEA" w:rsidP="00505B18">
            <w:pPr>
              <w:spacing w:before="60"/>
              <w:rPr>
                <w:rFonts w:ascii="Arial" w:hAnsi="Arial" w:cs="Arial"/>
                <w:sz w:val="16"/>
              </w:rPr>
            </w:pPr>
            <w:r>
              <w:rPr>
                <w:rFonts w:ascii="Arial" w:hAnsi="Arial" w:cs="Arial"/>
                <w:sz w:val="16"/>
              </w:rPr>
              <w:t>NA</w:t>
            </w:r>
          </w:p>
        </w:tc>
        <w:tc>
          <w:tcPr>
            <w:tcW w:w="820" w:type="dxa"/>
          </w:tcPr>
          <w:p w:rsidR="00E87AEA" w:rsidRDefault="00E87AEA" w:rsidP="00505B18">
            <w:pPr>
              <w:spacing w:before="60"/>
              <w:rPr>
                <w:rFonts w:ascii="Arial" w:hAnsi="Arial" w:cs="Arial"/>
                <w:sz w:val="16"/>
              </w:rPr>
            </w:pPr>
            <w:r>
              <w:rPr>
                <w:rFonts w:ascii="Arial" w:hAnsi="Arial" w:cs="Arial"/>
                <w:sz w:val="16"/>
              </w:rPr>
              <w:t>NA</w:t>
            </w:r>
          </w:p>
        </w:tc>
        <w:tc>
          <w:tcPr>
            <w:tcW w:w="750" w:type="dxa"/>
          </w:tcPr>
          <w:p w:rsidR="00E87AEA" w:rsidRDefault="00E87AEA" w:rsidP="00505B18">
            <w:pPr>
              <w:spacing w:before="60"/>
              <w:rPr>
                <w:rFonts w:ascii="Arial" w:hAnsi="Arial" w:cs="Arial"/>
                <w:sz w:val="16"/>
              </w:rPr>
            </w:pPr>
            <w:r>
              <w:rPr>
                <w:rFonts w:ascii="Arial" w:hAnsi="Arial" w:cs="Arial"/>
                <w:sz w:val="16"/>
              </w:rPr>
              <w:t>NA</w:t>
            </w:r>
          </w:p>
        </w:tc>
        <w:tc>
          <w:tcPr>
            <w:tcW w:w="600" w:type="dxa"/>
          </w:tcPr>
          <w:p w:rsidR="00E87AEA" w:rsidRDefault="00E87AEA" w:rsidP="00505B18">
            <w:pPr>
              <w:spacing w:before="60"/>
              <w:rPr>
                <w:rFonts w:ascii="Arial" w:hAnsi="Arial" w:cs="Arial"/>
                <w:sz w:val="16"/>
              </w:rPr>
            </w:pPr>
          </w:p>
        </w:tc>
      </w:tr>
    </w:tbl>
    <w:p w:rsidR="00E87AEA" w:rsidRDefault="00E87AEA" w:rsidP="00E87AEA">
      <w:pPr>
        <w:pStyle w:val="Heading4"/>
      </w:pPr>
      <w:r>
        <w:t>Design Rationale</w:t>
      </w:r>
    </w:p>
    <w:p w:rsidR="00E87AEA" w:rsidRDefault="00E87AEA" w:rsidP="00E87AEA">
      <w:r>
        <w:t>None</w:t>
      </w:r>
    </w:p>
    <w:p w:rsidR="00E87AEA" w:rsidRDefault="00E87AEA" w:rsidP="00E87AEA">
      <w:pPr>
        <w:pStyle w:val="Heading4"/>
      </w:pPr>
      <w:r>
        <w:t>Program Flow Start</w:t>
      </w:r>
    </w:p>
    <w:p w:rsidR="00E87AEA" w:rsidRDefault="00E87AEA" w:rsidP="00E87AEA">
      <w:r>
        <w:t>None</w:t>
      </w:r>
    </w:p>
    <w:p w:rsidR="00E87AEA" w:rsidRDefault="00E87AEA" w:rsidP="00E87AEA">
      <w:pPr>
        <w:pStyle w:val="Heading4"/>
      </w:pPr>
      <w:r>
        <w:t>Store Module Inputs to Local copies</w:t>
      </w:r>
    </w:p>
    <w:p w:rsidR="00E87AEA" w:rsidRDefault="00E87AEA" w:rsidP="00E87AEA">
      <w:r>
        <w:t>None</w:t>
      </w:r>
    </w:p>
    <w:p w:rsidR="00E87AEA" w:rsidRDefault="00E87AEA" w:rsidP="00E87AEA">
      <w:pPr>
        <w:pStyle w:val="Heading4"/>
      </w:pPr>
      <w:r>
        <w:t>Processing</w:t>
      </w:r>
    </w:p>
    <w:p w:rsidR="00E87AEA" w:rsidRDefault="00A776E9" w:rsidP="00E87AEA">
      <w:pPr>
        <w:jc w:val="center"/>
      </w:pPr>
      <w:r>
        <w:object w:dxaOrig="4195" w:dyaOrig="4105">
          <v:shape id="_x0000_i1046" type="#_x0000_t75" style="width:210.6pt;height:205.2pt" o:ole="">
            <v:imagedata r:id="rId51" o:title=""/>
          </v:shape>
          <o:OLEObject Type="Embed" ProgID="Visio.Drawing.11" ShapeID="_x0000_i1046" DrawAspect="Content" ObjectID="_1525255621" r:id="rId52"/>
        </w:object>
      </w:r>
    </w:p>
    <w:p w:rsidR="00E87AEA" w:rsidRDefault="00E87AEA" w:rsidP="00E87AEA">
      <w:pPr>
        <w:pStyle w:val="Heading4"/>
      </w:pPr>
      <w:r>
        <w:t>Store Local copy of outputs into Module Outputs</w:t>
      </w:r>
    </w:p>
    <w:p w:rsidR="00E87AEA" w:rsidRDefault="00E87AEA" w:rsidP="00E87AEA">
      <w:r>
        <w:t>None</w:t>
      </w:r>
    </w:p>
    <w:p w:rsidR="00E87AEA" w:rsidRDefault="00E87AEA" w:rsidP="00E87AEA">
      <w:pPr>
        <w:pStyle w:val="Heading4"/>
      </w:pPr>
      <w:r>
        <w:t>Program Flow End</w:t>
      </w:r>
    </w:p>
    <w:p w:rsidR="00E87AEA" w:rsidRDefault="00E87AEA" w:rsidP="00E87AEA">
      <w:r>
        <w:t>None</w:t>
      </w:r>
    </w:p>
    <w:p w:rsidR="00937EAD" w:rsidRDefault="00937EAD">
      <w:pPr>
        <w:spacing w:after="0"/>
        <w:rPr>
          <w:rFonts w:ascii="Arial" w:hAnsi="Arial"/>
          <w:b/>
          <w:sz w:val="24"/>
        </w:rPr>
      </w:pPr>
      <w:r>
        <w:br w:type="page"/>
      </w:r>
    </w:p>
    <w:p w:rsidR="004A781C" w:rsidRDefault="004A781C">
      <w:pPr>
        <w:pStyle w:val="Heading3"/>
      </w:pPr>
      <w:r>
        <w:lastRenderedPageBreak/>
        <w:t>S</w:t>
      </w:r>
      <w:r w:rsidR="002841DE">
        <w:t>c</w:t>
      </w:r>
      <w:r>
        <w:t xml:space="preserve">omm: </w:t>
      </w:r>
      <w:r w:rsidR="004313D1" w:rsidRPr="004313D1">
        <w:t>CmMtrCurr_S</w:t>
      </w:r>
      <w:r w:rsidR="002841DE" w:rsidRPr="004313D1">
        <w:t>c</w:t>
      </w:r>
      <w:r w:rsidR="004313D1" w:rsidRPr="004313D1">
        <w:t>om_CalGain</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3"/>
        <w:gridCol w:w="3589"/>
        <w:gridCol w:w="1382"/>
        <w:gridCol w:w="779"/>
        <w:gridCol w:w="723"/>
        <w:gridCol w:w="592"/>
      </w:tblGrid>
      <w:tr w:rsidR="00AA4F80" w:rsidTr="00C8047B">
        <w:tc>
          <w:tcPr>
            <w:tcW w:w="1981" w:type="dxa"/>
          </w:tcPr>
          <w:p w:rsidR="00AA4F80" w:rsidRDefault="00AA4F80" w:rsidP="00C8047B">
            <w:pPr>
              <w:spacing w:before="60"/>
              <w:rPr>
                <w:rFonts w:ascii="Arial" w:hAnsi="Arial" w:cs="Arial"/>
                <w:b/>
                <w:bCs/>
                <w:sz w:val="16"/>
              </w:rPr>
            </w:pPr>
            <w:r>
              <w:rPr>
                <w:rFonts w:ascii="Arial" w:hAnsi="Arial" w:cs="Arial"/>
                <w:b/>
                <w:bCs/>
                <w:sz w:val="16"/>
              </w:rPr>
              <w:t>Function Name</w:t>
            </w:r>
          </w:p>
        </w:tc>
        <w:tc>
          <w:tcPr>
            <w:tcW w:w="3735" w:type="dxa"/>
          </w:tcPr>
          <w:p w:rsidR="00AA4F80" w:rsidRDefault="00AA4F80" w:rsidP="00C8047B">
            <w:pPr>
              <w:spacing w:before="60"/>
              <w:rPr>
                <w:rFonts w:ascii="Arial" w:hAnsi="Arial" w:cs="Arial"/>
                <w:sz w:val="16"/>
              </w:rPr>
            </w:pPr>
            <w:r w:rsidRPr="004313D1">
              <w:t>CmMtrCurr_S</w:t>
            </w:r>
            <w:r w:rsidR="002841DE" w:rsidRPr="004313D1">
              <w:t>c</w:t>
            </w:r>
            <w:r w:rsidRPr="004313D1">
              <w:t>om_CalGain</w:t>
            </w:r>
          </w:p>
        </w:tc>
        <w:tc>
          <w:tcPr>
            <w:tcW w:w="1052" w:type="dxa"/>
            <w:shd w:val="pct30" w:color="FFFF00" w:fill="auto"/>
          </w:tcPr>
          <w:p w:rsidR="00AA4F80" w:rsidRDefault="00AA4F80" w:rsidP="00C8047B">
            <w:pPr>
              <w:spacing w:before="60"/>
              <w:jc w:val="center"/>
              <w:rPr>
                <w:rFonts w:ascii="Arial" w:hAnsi="Arial" w:cs="Arial"/>
                <w:sz w:val="16"/>
              </w:rPr>
            </w:pPr>
            <w:r>
              <w:rPr>
                <w:rFonts w:ascii="Arial" w:hAnsi="Arial" w:cs="Arial"/>
                <w:sz w:val="16"/>
              </w:rPr>
              <w:t>Type</w:t>
            </w:r>
          </w:p>
        </w:tc>
        <w:tc>
          <w:tcPr>
            <w:tcW w:w="820" w:type="dxa"/>
            <w:shd w:val="pct30" w:color="FFFF00" w:fill="auto"/>
          </w:tcPr>
          <w:p w:rsidR="00AA4F80" w:rsidRDefault="00AA4F80" w:rsidP="00C8047B">
            <w:pPr>
              <w:spacing w:before="60"/>
              <w:jc w:val="center"/>
              <w:rPr>
                <w:rFonts w:ascii="Arial" w:hAnsi="Arial" w:cs="Arial"/>
                <w:sz w:val="16"/>
              </w:rPr>
            </w:pPr>
            <w:r>
              <w:rPr>
                <w:rFonts w:ascii="Arial" w:hAnsi="Arial" w:cs="Arial"/>
                <w:sz w:val="16"/>
              </w:rPr>
              <w:t>Min</w:t>
            </w:r>
          </w:p>
        </w:tc>
        <w:tc>
          <w:tcPr>
            <w:tcW w:w="750" w:type="dxa"/>
            <w:shd w:val="pct30" w:color="FFFF00" w:fill="auto"/>
          </w:tcPr>
          <w:p w:rsidR="00AA4F80" w:rsidRDefault="00AA4F80" w:rsidP="00C8047B">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AA4F80" w:rsidRDefault="00AA4F80" w:rsidP="00C8047B">
            <w:pPr>
              <w:spacing w:before="60"/>
              <w:jc w:val="center"/>
              <w:rPr>
                <w:rFonts w:ascii="Arial" w:hAnsi="Arial" w:cs="Arial"/>
                <w:sz w:val="16"/>
              </w:rPr>
            </w:pPr>
            <w:r>
              <w:rPr>
                <w:rFonts w:ascii="Arial" w:hAnsi="Arial" w:cs="Arial"/>
                <w:sz w:val="16"/>
              </w:rPr>
              <w:t>UTP Tol.</w:t>
            </w:r>
          </w:p>
        </w:tc>
      </w:tr>
      <w:tr w:rsidR="00AA4F80" w:rsidTr="00C8047B">
        <w:tc>
          <w:tcPr>
            <w:tcW w:w="1981" w:type="dxa"/>
          </w:tcPr>
          <w:p w:rsidR="00AA4F80" w:rsidRDefault="00AA4F80" w:rsidP="00C8047B">
            <w:pPr>
              <w:spacing w:before="60"/>
              <w:rPr>
                <w:rFonts w:ascii="Arial" w:hAnsi="Arial" w:cs="Arial"/>
                <w:b/>
                <w:bCs/>
                <w:sz w:val="16"/>
              </w:rPr>
            </w:pPr>
            <w:r>
              <w:rPr>
                <w:rFonts w:ascii="Arial" w:hAnsi="Arial" w:cs="Arial"/>
                <w:b/>
                <w:bCs/>
                <w:sz w:val="16"/>
              </w:rPr>
              <w:t xml:space="preserve">Arguments Passed </w:t>
            </w:r>
          </w:p>
        </w:tc>
        <w:tc>
          <w:tcPr>
            <w:tcW w:w="3735" w:type="dxa"/>
          </w:tcPr>
          <w:p w:rsidR="00AA4F80" w:rsidRDefault="00AA4F80" w:rsidP="00C8047B">
            <w:pPr>
              <w:spacing w:before="60"/>
              <w:rPr>
                <w:rFonts w:ascii="Arial" w:hAnsi="Arial" w:cs="Arial"/>
                <w:sz w:val="16"/>
              </w:rPr>
            </w:pPr>
            <w:r>
              <w:rPr>
                <w:rFonts w:ascii="Arial" w:hAnsi="Arial" w:cs="Arial"/>
                <w:sz w:val="16"/>
              </w:rPr>
              <w:t xml:space="preserve">None </w:t>
            </w:r>
          </w:p>
        </w:tc>
        <w:tc>
          <w:tcPr>
            <w:tcW w:w="1052" w:type="dxa"/>
          </w:tcPr>
          <w:p w:rsidR="00AA4F80" w:rsidRDefault="00AA4F80" w:rsidP="00C8047B">
            <w:pPr>
              <w:spacing w:before="60"/>
              <w:rPr>
                <w:rFonts w:ascii="Arial" w:hAnsi="Arial" w:cs="Arial"/>
                <w:sz w:val="16"/>
              </w:rPr>
            </w:pPr>
            <w:r>
              <w:rPr>
                <w:rFonts w:ascii="Arial" w:hAnsi="Arial" w:cs="Arial"/>
                <w:sz w:val="16"/>
              </w:rPr>
              <w:t>None</w:t>
            </w:r>
          </w:p>
        </w:tc>
        <w:tc>
          <w:tcPr>
            <w:tcW w:w="820" w:type="dxa"/>
          </w:tcPr>
          <w:p w:rsidR="00AA4F80" w:rsidRDefault="00AA4F80" w:rsidP="00C8047B">
            <w:pPr>
              <w:spacing w:before="60"/>
              <w:rPr>
                <w:rFonts w:ascii="Arial" w:hAnsi="Arial" w:cs="Arial"/>
                <w:sz w:val="16"/>
              </w:rPr>
            </w:pPr>
          </w:p>
        </w:tc>
        <w:tc>
          <w:tcPr>
            <w:tcW w:w="750" w:type="dxa"/>
          </w:tcPr>
          <w:p w:rsidR="00AA4F80" w:rsidRDefault="00AA4F80" w:rsidP="00C8047B">
            <w:pPr>
              <w:spacing w:before="60"/>
              <w:rPr>
                <w:rFonts w:ascii="Arial" w:hAnsi="Arial" w:cs="Arial"/>
                <w:sz w:val="16"/>
              </w:rPr>
            </w:pPr>
          </w:p>
        </w:tc>
        <w:tc>
          <w:tcPr>
            <w:tcW w:w="600" w:type="dxa"/>
            <w:shd w:val="pct15" w:color="auto" w:fill="auto"/>
          </w:tcPr>
          <w:p w:rsidR="00AA4F80" w:rsidRDefault="00AA4F80" w:rsidP="00C8047B">
            <w:pPr>
              <w:spacing w:before="60"/>
              <w:rPr>
                <w:rFonts w:ascii="Arial" w:hAnsi="Arial" w:cs="Arial"/>
                <w:sz w:val="16"/>
              </w:rPr>
            </w:pPr>
          </w:p>
        </w:tc>
      </w:tr>
      <w:tr w:rsidR="00AA4F80" w:rsidTr="00C8047B">
        <w:tc>
          <w:tcPr>
            <w:tcW w:w="1981" w:type="dxa"/>
          </w:tcPr>
          <w:p w:rsidR="00AA4F80" w:rsidRDefault="00AA4F80" w:rsidP="00C8047B">
            <w:pPr>
              <w:spacing w:before="60"/>
              <w:rPr>
                <w:rFonts w:ascii="Arial" w:hAnsi="Arial" w:cs="Arial"/>
                <w:b/>
                <w:bCs/>
                <w:sz w:val="16"/>
              </w:rPr>
            </w:pPr>
            <w:r>
              <w:rPr>
                <w:rFonts w:ascii="Arial" w:hAnsi="Arial" w:cs="Arial"/>
                <w:b/>
                <w:bCs/>
                <w:sz w:val="16"/>
              </w:rPr>
              <w:t>Return Value</w:t>
            </w:r>
          </w:p>
        </w:tc>
        <w:tc>
          <w:tcPr>
            <w:tcW w:w="3735" w:type="dxa"/>
          </w:tcPr>
          <w:p w:rsidR="00AA4F80" w:rsidRDefault="00AA4F80" w:rsidP="00C8047B">
            <w:pPr>
              <w:spacing w:before="60"/>
              <w:rPr>
                <w:rFonts w:ascii="Arial" w:hAnsi="Arial" w:cs="Arial"/>
                <w:sz w:val="16"/>
              </w:rPr>
            </w:pPr>
            <w:r w:rsidRPr="00AA4F80">
              <w:rPr>
                <w:rFonts w:ascii="Arial" w:hAnsi="Arial" w:cs="Arial"/>
                <w:sz w:val="16"/>
              </w:rPr>
              <w:t>RetrunValue</w:t>
            </w:r>
          </w:p>
        </w:tc>
        <w:tc>
          <w:tcPr>
            <w:tcW w:w="1052" w:type="dxa"/>
          </w:tcPr>
          <w:p w:rsidR="00AA4F80" w:rsidRDefault="00AA4F80" w:rsidP="00C8047B">
            <w:pPr>
              <w:spacing w:before="60"/>
              <w:rPr>
                <w:rFonts w:ascii="Arial" w:hAnsi="Arial" w:cs="Arial"/>
                <w:sz w:val="16"/>
              </w:rPr>
            </w:pPr>
            <w:r w:rsidRPr="00AA4F80">
              <w:rPr>
                <w:rFonts w:ascii="Arial" w:hAnsi="Arial" w:cs="Arial"/>
                <w:sz w:val="16"/>
              </w:rPr>
              <w:t>Std_ReturnType</w:t>
            </w:r>
          </w:p>
        </w:tc>
        <w:tc>
          <w:tcPr>
            <w:tcW w:w="820" w:type="dxa"/>
          </w:tcPr>
          <w:p w:rsidR="00AA4F80" w:rsidRDefault="00AA4F80" w:rsidP="00C8047B">
            <w:pPr>
              <w:spacing w:before="60"/>
              <w:rPr>
                <w:rFonts w:ascii="Arial" w:hAnsi="Arial" w:cs="Arial"/>
                <w:sz w:val="16"/>
              </w:rPr>
            </w:pPr>
          </w:p>
        </w:tc>
        <w:tc>
          <w:tcPr>
            <w:tcW w:w="750" w:type="dxa"/>
          </w:tcPr>
          <w:p w:rsidR="00AA4F80" w:rsidRDefault="00AA4F80" w:rsidP="00C8047B">
            <w:pPr>
              <w:spacing w:before="60"/>
              <w:rPr>
                <w:rFonts w:ascii="Arial" w:hAnsi="Arial" w:cs="Arial"/>
                <w:sz w:val="16"/>
              </w:rPr>
            </w:pPr>
          </w:p>
        </w:tc>
        <w:tc>
          <w:tcPr>
            <w:tcW w:w="600" w:type="dxa"/>
          </w:tcPr>
          <w:p w:rsidR="00AA4F80" w:rsidRDefault="00AA4F80" w:rsidP="00C8047B">
            <w:pPr>
              <w:spacing w:before="60"/>
              <w:rPr>
                <w:rFonts w:ascii="Arial" w:hAnsi="Arial" w:cs="Arial"/>
                <w:sz w:val="16"/>
              </w:rPr>
            </w:pPr>
          </w:p>
        </w:tc>
      </w:tr>
    </w:tbl>
    <w:p w:rsidR="00AA4F80" w:rsidRPr="00AA4F80" w:rsidRDefault="00AA4F80" w:rsidP="00AA4F80"/>
    <w:p w:rsidR="004A781C" w:rsidRDefault="004A781C">
      <w:pPr>
        <w:pStyle w:val="Heading4"/>
      </w:pPr>
      <w:r>
        <w:t>Design Rationale</w:t>
      </w:r>
    </w:p>
    <w:p w:rsidR="003F29F0" w:rsidRDefault="003F29F0" w:rsidP="003F29F0">
      <w:r>
        <w:t>None</w:t>
      </w:r>
    </w:p>
    <w:p w:rsidR="004A781C" w:rsidRDefault="004A781C" w:rsidP="003F29F0">
      <w:pPr>
        <w:pStyle w:val="Heading4"/>
      </w:pPr>
      <w:r>
        <w:t>Program Flow Start</w:t>
      </w:r>
    </w:p>
    <w:p w:rsidR="004A781C" w:rsidRDefault="003F29F0">
      <w:r>
        <w:t>None</w:t>
      </w:r>
    </w:p>
    <w:p w:rsidR="004A781C" w:rsidRDefault="004A781C">
      <w:pPr>
        <w:pStyle w:val="Heading4"/>
      </w:pPr>
      <w:r>
        <w:t>Store Module Inputs to Local copies</w:t>
      </w:r>
    </w:p>
    <w:p w:rsidR="00B47F91" w:rsidRPr="00623802" w:rsidRDefault="00B47F91" w:rsidP="00B47F91">
      <w:pPr>
        <w:rPr>
          <w:lang w:val="fr-FR"/>
        </w:rPr>
      </w:pPr>
      <w:r w:rsidRPr="00623802">
        <w:rPr>
          <w:lang w:val="fr-FR"/>
        </w:rPr>
        <w:t>Rte_Read_MtrVel_MtrRadpS_f32(&amp;MtrVel_MtrRadpS_T_f32)</w:t>
      </w:r>
    </w:p>
    <w:p w:rsidR="00B47F91" w:rsidRDefault="00B47F91" w:rsidP="00B47F91">
      <w:r>
        <w:t>Rte_Read_VehSpd_Kph_f32(&amp;VehSpd_Kph_T_f32)</w:t>
      </w:r>
    </w:p>
    <w:p w:rsidR="00EA2DEF" w:rsidRDefault="00EA2DEF" w:rsidP="00B47F91">
      <w:r w:rsidRPr="00EA2DEF">
        <w:t>Rte_Read_VhSpdValid_Cnt_lgc(&amp;VhSpdValid_T_Cnt_lgc)</w:t>
      </w:r>
    </w:p>
    <w:p w:rsidR="004A781C" w:rsidRDefault="003F29F0">
      <w:pPr>
        <w:pStyle w:val="Heading4"/>
      </w:pPr>
      <w:r>
        <w:lastRenderedPageBreak/>
        <w:t>Processing</w:t>
      </w:r>
    </w:p>
    <w:p w:rsidR="004A781C" w:rsidRDefault="005B1149" w:rsidP="003F29F0">
      <w:pPr>
        <w:jc w:val="center"/>
      </w:pPr>
      <w:r>
        <w:object w:dxaOrig="11189" w:dyaOrig="24351">
          <v:shape id="_x0000_i1051" type="#_x0000_t75" style="width:295.2pt;height:574.8pt" o:ole="">
            <v:imagedata r:id="rId53" o:title=""/>
          </v:shape>
          <o:OLEObject Type="Embed" ProgID="Visio.Drawing.11" ShapeID="_x0000_i1051" DrawAspect="Content" ObjectID="_1525255622" r:id="rId54"/>
        </w:object>
      </w:r>
    </w:p>
    <w:p w:rsidR="004A781C" w:rsidRDefault="004A781C">
      <w:pPr>
        <w:pStyle w:val="Heading4"/>
      </w:pPr>
      <w:r>
        <w:lastRenderedPageBreak/>
        <w:t>Store Local copy of outputs into Module Outputs</w:t>
      </w:r>
    </w:p>
    <w:p w:rsidR="003F29F0" w:rsidRDefault="003F29F0" w:rsidP="003F29F0">
      <w:r>
        <w:t>None</w:t>
      </w:r>
    </w:p>
    <w:p w:rsidR="004A781C" w:rsidRDefault="004A781C" w:rsidP="003F29F0">
      <w:pPr>
        <w:pStyle w:val="Heading4"/>
      </w:pPr>
      <w:r>
        <w:t>Program Flow End</w:t>
      </w:r>
    </w:p>
    <w:p w:rsidR="004A781C" w:rsidRDefault="003F29F0">
      <w:r>
        <w:t>None</w:t>
      </w:r>
    </w:p>
    <w:p w:rsidR="003F29F0" w:rsidRDefault="003F29F0"/>
    <w:p w:rsidR="00937EAD" w:rsidRDefault="00937EAD"/>
    <w:p w:rsidR="003F29F0" w:rsidRDefault="003F29F0" w:rsidP="003F29F0">
      <w:pPr>
        <w:pStyle w:val="Heading3"/>
      </w:pPr>
      <w:r>
        <w:t>S</w:t>
      </w:r>
      <w:r w:rsidR="002841DE">
        <w:t>c</w:t>
      </w:r>
      <w:r>
        <w:t xml:space="preserve">omm: </w:t>
      </w:r>
      <w:r w:rsidR="004313D1" w:rsidRPr="004313D1">
        <w:t>CmMtrCurr_S</w:t>
      </w:r>
      <w:r w:rsidR="002841DE" w:rsidRPr="004313D1">
        <w:t>c</w:t>
      </w:r>
      <w:r w:rsidR="004313D1" w:rsidRPr="004313D1">
        <w:t>om_CalOffset</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8"/>
        <w:gridCol w:w="3596"/>
        <w:gridCol w:w="1382"/>
        <w:gridCol w:w="778"/>
        <w:gridCol w:w="722"/>
        <w:gridCol w:w="592"/>
      </w:tblGrid>
      <w:tr w:rsidR="00AA4F80" w:rsidTr="00C8047B">
        <w:tc>
          <w:tcPr>
            <w:tcW w:w="1981" w:type="dxa"/>
          </w:tcPr>
          <w:p w:rsidR="00AA4F80" w:rsidRDefault="00AA4F80" w:rsidP="00C8047B">
            <w:pPr>
              <w:spacing w:before="60"/>
              <w:rPr>
                <w:rFonts w:ascii="Arial" w:hAnsi="Arial" w:cs="Arial"/>
                <w:b/>
                <w:bCs/>
                <w:sz w:val="16"/>
              </w:rPr>
            </w:pPr>
            <w:r>
              <w:rPr>
                <w:rFonts w:ascii="Arial" w:hAnsi="Arial" w:cs="Arial"/>
                <w:b/>
                <w:bCs/>
                <w:sz w:val="16"/>
              </w:rPr>
              <w:t>Function Name</w:t>
            </w:r>
          </w:p>
        </w:tc>
        <w:tc>
          <w:tcPr>
            <w:tcW w:w="3735" w:type="dxa"/>
          </w:tcPr>
          <w:p w:rsidR="00AA4F80" w:rsidRDefault="00AA4F80" w:rsidP="00C8047B">
            <w:pPr>
              <w:spacing w:before="60"/>
              <w:rPr>
                <w:rFonts w:ascii="Arial" w:hAnsi="Arial" w:cs="Arial"/>
                <w:sz w:val="16"/>
              </w:rPr>
            </w:pPr>
            <w:r>
              <w:t>CmMtrCurr_S</w:t>
            </w:r>
            <w:r w:rsidR="002841DE">
              <w:t>c</w:t>
            </w:r>
            <w:r>
              <w:t>om_CalOffset</w:t>
            </w:r>
          </w:p>
        </w:tc>
        <w:tc>
          <w:tcPr>
            <w:tcW w:w="1052" w:type="dxa"/>
            <w:shd w:val="pct30" w:color="FFFF00" w:fill="auto"/>
          </w:tcPr>
          <w:p w:rsidR="00AA4F80" w:rsidRDefault="00AA4F80" w:rsidP="00C8047B">
            <w:pPr>
              <w:spacing w:before="60"/>
              <w:jc w:val="center"/>
              <w:rPr>
                <w:rFonts w:ascii="Arial" w:hAnsi="Arial" w:cs="Arial"/>
                <w:sz w:val="16"/>
              </w:rPr>
            </w:pPr>
            <w:r>
              <w:rPr>
                <w:rFonts w:ascii="Arial" w:hAnsi="Arial" w:cs="Arial"/>
                <w:sz w:val="16"/>
              </w:rPr>
              <w:t>Type</w:t>
            </w:r>
          </w:p>
        </w:tc>
        <w:tc>
          <w:tcPr>
            <w:tcW w:w="820" w:type="dxa"/>
            <w:shd w:val="pct30" w:color="FFFF00" w:fill="auto"/>
          </w:tcPr>
          <w:p w:rsidR="00AA4F80" w:rsidRDefault="00AA4F80" w:rsidP="00C8047B">
            <w:pPr>
              <w:spacing w:before="60"/>
              <w:jc w:val="center"/>
              <w:rPr>
                <w:rFonts w:ascii="Arial" w:hAnsi="Arial" w:cs="Arial"/>
                <w:sz w:val="16"/>
              </w:rPr>
            </w:pPr>
            <w:r>
              <w:rPr>
                <w:rFonts w:ascii="Arial" w:hAnsi="Arial" w:cs="Arial"/>
                <w:sz w:val="16"/>
              </w:rPr>
              <w:t>Min</w:t>
            </w:r>
          </w:p>
        </w:tc>
        <w:tc>
          <w:tcPr>
            <w:tcW w:w="750" w:type="dxa"/>
            <w:shd w:val="pct30" w:color="FFFF00" w:fill="auto"/>
          </w:tcPr>
          <w:p w:rsidR="00AA4F80" w:rsidRDefault="00AA4F80" w:rsidP="00C8047B">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AA4F80" w:rsidRDefault="00AA4F80" w:rsidP="00C8047B">
            <w:pPr>
              <w:spacing w:before="60"/>
              <w:jc w:val="center"/>
              <w:rPr>
                <w:rFonts w:ascii="Arial" w:hAnsi="Arial" w:cs="Arial"/>
                <w:sz w:val="16"/>
              </w:rPr>
            </w:pPr>
            <w:r>
              <w:rPr>
                <w:rFonts w:ascii="Arial" w:hAnsi="Arial" w:cs="Arial"/>
                <w:sz w:val="16"/>
              </w:rPr>
              <w:t>UTP Tol.</w:t>
            </w:r>
          </w:p>
        </w:tc>
      </w:tr>
      <w:tr w:rsidR="00AA4F80" w:rsidTr="00C8047B">
        <w:tc>
          <w:tcPr>
            <w:tcW w:w="1981" w:type="dxa"/>
          </w:tcPr>
          <w:p w:rsidR="00AA4F80" w:rsidRDefault="00AA4F80" w:rsidP="00C8047B">
            <w:pPr>
              <w:spacing w:before="60"/>
              <w:rPr>
                <w:rFonts w:ascii="Arial" w:hAnsi="Arial" w:cs="Arial"/>
                <w:b/>
                <w:bCs/>
                <w:sz w:val="16"/>
              </w:rPr>
            </w:pPr>
            <w:r>
              <w:rPr>
                <w:rFonts w:ascii="Arial" w:hAnsi="Arial" w:cs="Arial"/>
                <w:b/>
                <w:bCs/>
                <w:sz w:val="16"/>
              </w:rPr>
              <w:t xml:space="preserve">Arguments Passed </w:t>
            </w:r>
          </w:p>
        </w:tc>
        <w:tc>
          <w:tcPr>
            <w:tcW w:w="3735" w:type="dxa"/>
          </w:tcPr>
          <w:p w:rsidR="00AA4F80" w:rsidRDefault="00AA4F80" w:rsidP="00C8047B">
            <w:pPr>
              <w:spacing w:before="60"/>
              <w:rPr>
                <w:rFonts w:ascii="Arial" w:hAnsi="Arial" w:cs="Arial"/>
                <w:sz w:val="16"/>
              </w:rPr>
            </w:pPr>
            <w:r>
              <w:rPr>
                <w:rFonts w:ascii="Arial" w:hAnsi="Arial" w:cs="Arial"/>
                <w:sz w:val="16"/>
              </w:rPr>
              <w:t xml:space="preserve">None </w:t>
            </w:r>
          </w:p>
        </w:tc>
        <w:tc>
          <w:tcPr>
            <w:tcW w:w="1052" w:type="dxa"/>
          </w:tcPr>
          <w:p w:rsidR="00AA4F80" w:rsidRDefault="00AA4F80" w:rsidP="00C8047B">
            <w:pPr>
              <w:spacing w:before="60"/>
              <w:rPr>
                <w:rFonts w:ascii="Arial" w:hAnsi="Arial" w:cs="Arial"/>
                <w:sz w:val="16"/>
              </w:rPr>
            </w:pPr>
            <w:r>
              <w:rPr>
                <w:rFonts w:ascii="Arial" w:hAnsi="Arial" w:cs="Arial"/>
                <w:sz w:val="16"/>
              </w:rPr>
              <w:t>None</w:t>
            </w:r>
          </w:p>
        </w:tc>
        <w:tc>
          <w:tcPr>
            <w:tcW w:w="820" w:type="dxa"/>
          </w:tcPr>
          <w:p w:rsidR="00AA4F80" w:rsidRDefault="00AA4F80" w:rsidP="00C8047B">
            <w:pPr>
              <w:spacing w:before="60"/>
              <w:rPr>
                <w:rFonts w:ascii="Arial" w:hAnsi="Arial" w:cs="Arial"/>
                <w:sz w:val="16"/>
              </w:rPr>
            </w:pPr>
          </w:p>
        </w:tc>
        <w:tc>
          <w:tcPr>
            <w:tcW w:w="750" w:type="dxa"/>
          </w:tcPr>
          <w:p w:rsidR="00AA4F80" w:rsidRDefault="00AA4F80" w:rsidP="00C8047B">
            <w:pPr>
              <w:spacing w:before="60"/>
              <w:rPr>
                <w:rFonts w:ascii="Arial" w:hAnsi="Arial" w:cs="Arial"/>
                <w:sz w:val="16"/>
              </w:rPr>
            </w:pPr>
          </w:p>
        </w:tc>
        <w:tc>
          <w:tcPr>
            <w:tcW w:w="600" w:type="dxa"/>
            <w:shd w:val="pct15" w:color="auto" w:fill="auto"/>
          </w:tcPr>
          <w:p w:rsidR="00AA4F80" w:rsidRDefault="00AA4F80" w:rsidP="00C8047B">
            <w:pPr>
              <w:spacing w:before="60"/>
              <w:rPr>
                <w:rFonts w:ascii="Arial" w:hAnsi="Arial" w:cs="Arial"/>
                <w:sz w:val="16"/>
              </w:rPr>
            </w:pPr>
          </w:p>
        </w:tc>
      </w:tr>
      <w:tr w:rsidR="00AA4F80" w:rsidTr="00C8047B">
        <w:tc>
          <w:tcPr>
            <w:tcW w:w="1981" w:type="dxa"/>
          </w:tcPr>
          <w:p w:rsidR="00AA4F80" w:rsidRDefault="00AA4F80" w:rsidP="00C8047B">
            <w:pPr>
              <w:spacing w:before="60"/>
              <w:rPr>
                <w:rFonts w:ascii="Arial" w:hAnsi="Arial" w:cs="Arial"/>
                <w:b/>
                <w:bCs/>
                <w:sz w:val="16"/>
              </w:rPr>
            </w:pPr>
            <w:r>
              <w:rPr>
                <w:rFonts w:ascii="Arial" w:hAnsi="Arial" w:cs="Arial"/>
                <w:b/>
                <w:bCs/>
                <w:sz w:val="16"/>
              </w:rPr>
              <w:t>Return Value</w:t>
            </w:r>
          </w:p>
        </w:tc>
        <w:tc>
          <w:tcPr>
            <w:tcW w:w="3735" w:type="dxa"/>
          </w:tcPr>
          <w:p w:rsidR="00AA4F80" w:rsidRDefault="00AA4F80" w:rsidP="00C8047B">
            <w:pPr>
              <w:spacing w:before="60"/>
              <w:rPr>
                <w:rFonts w:ascii="Arial" w:hAnsi="Arial" w:cs="Arial"/>
                <w:sz w:val="16"/>
              </w:rPr>
            </w:pPr>
            <w:r w:rsidRPr="00AA4F80">
              <w:rPr>
                <w:rFonts w:ascii="Arial" w:hAnsi="Arial" w:cs="Arial"/>
                <w:sz w:val="16"/>
              </w:rPr>
              <w:t>RetrunValue</w:t>
            </w:r>
          </w:p>
        </w:tc>
        <w:tc>
          <w:tcPr>
            <w:tcW w:w="1052" w:type="dxa"/>
          </w:tcPr>
          <w:p w:rsidR="00AA4F80" w:rsidRDefault="00AA4F80" w:rsidP="00C8047B">
            <w:pPr>
              <w:spacing w:before="60"/>
              <w:rPr>
                <w:rFonts w:ascii="Arial" w:hAnsi="Arial" w:cs="Arial"/>
                <w:sz w:val="16"/>
              </w:rPr>
            </w:pPr>
            <w:r w:rsidRPr="00AA4F80">
              <w:rPr>
                <w:rFonts w:ascii="Arial" w:hAnsi="Arial" w:cs="Arial"/>
                <w:sz w:val="16"/>
              </w:rPr>
              <w:t>Std_ReturnType</w:t>
            </w:r>
          </w:p>
        </w:tc>
        <w:tc>
          <w:tcPr>
            <w:tcW w:w="820" w:type="dxa"/>
          </w:tcPr>
          <w:p w:rsidR="00AA4F80" w:rsidRDefault="00AA4F80" w:rsidP="00C8047B">
            <w:pPr>
              <w:spacing w:before="60"/>
              <w:rPr>
                <w:rFonts w:ascii="Arial" w:hAnsi="Arial" w:cs="Arial"/>
                <w:sz w:val="16"/>
              </w:rPr>
            </w:pPr>
          </w:p>
        </w:tc>
        <w:tc>
          <w:tcPr>
            <w:tcW w:w="750" w:type="dxa"/>
          </w:tcPr>
          <w:p w:rsidR="00AA4F80" w:rsidRDefault="00AA4F80" w:rsidP="00C8047B">
            <w:pPr>
              <w:spacing w:before="60"/>
              <w:rPr>
                <w:rFonts w:ascii="Arial" w:hAnsi="Arial" w:cs="Arial"/>
                <w:sz w:val="16"/>
              </w:rPr>
            </w:pPr>
          </w:p>
        </w:tc>
        <w:tc>
          <w:tcPr>
            <w:tcW w:w="600" w:type="dxa"/>
          </w:tcPr>
          <w:p w:rsidR="00AA4F80" w:rsidRDefault="00AA4F80" w:rsidP="00C8047B">
            <w:pPr>
              <w:spacing w:before="60"/>
              <w:rPr>
                <w:rFonts w:ascii="Arial" w:hAnsi="Arial" w:cs="Arial"/>
                <w:sz w:val="16"/>
              </w:rPr>
            </w:pPr>
          </w:p>
        </w:tc>
      </w:tr>
    </w:tbl>
    <w:p w:rsidR="003F29F0" w:rsidRDefault="003F29F0" w:rsidP="003F29F0">
      <w:pPr>
        <w:pStyle w:val="Heading4"/>
      </w:pPr>
      <w:r>
        <w:t>Design Rationale</w:t>
      </w:r>
    </w:p>
    <w:p w:rsidR="003F29F0" w:rsidRDefault="003F29F0" w:rsidP="003F29F0">
      <w:r>
        <w:t>None</w:t>
      </w:r>
    </w:p>
    <w:p w:rsidR="003F29F0" w:rsidRDefault="003F29F0" w:rsidP="003F29F0">
      <w:pPr>
        <w:pStyle w:val="Heading4"/>
      </w:pPr>
      <w:r>
        <w:t>Program Flow Start</w:t>
      </w:r>
    </w:p>
    <w:p w:rsidR="003F29F0" w:rsidRDefault="003F29F0" w:rsidP="003F29F0">
      <w:r>
        <w:t>None</w:t>
      </w:r>
    </w:p>
    <w:p w:rsidR="003F29F0" w:rsidRDefault="003F29F0" w:rsidP="003F29F0">
      <w:pPr>
        <w:pStyle w:val="Heading4"/>
      </w:pPr>
      <w:r>
        <w:t>Store Module Inputs to Local copies</w:t>
      </w:r>
    </w:p>
    <w:p w:rsidR="00B96647" w:rsidRPr="00623802" w:rsidRDefault="00B96647" w:rsidP="00B96647">
      <w:pPr>
        <w:rPr>
          <w:lang w:val="fr-FR"/>
        </w:rPr>
      </w:pPr>
      <w:r w:rsidRPr="00623802">
        <w:rPr>
          <w:lang w:val="fr-FR"/>
        </w:rPr>
        <w:t>Rte_Read_MtrVel_MtrRadpS_f32(&amp;MtrVel_MtrRadpS_T_f32)</w:t>
      </w:r>
    </w:p>
    <w:p w:rsidR="00B96647" w:rsidRDefault="00B96647" w:rsidP="00B96647">
      <w:r>
        <w:t>Rte_Read_VehSpd_Kph_f32(&amp;VehSpd_Kph_T_f32)</w:t>
      </w:r>
    </w:p>
    <w:p w:rsidR="003F29F0" w:rsidRDefault="00B96647" w:rsidP="00B96647">
      <w:r>
        <w:t>Rte_Read_VhSpdValid_Cnt_lgc(&amp;VhSpdValid_T_Cnt_lgc)</w:t>
      </w:r>
    </w:p>
    <w:p w:rsidR="003F29F0" w:rsidRDefault="003F29F0" w:rsidP="003F29F0">
      <w:pPr>
        <w:pStyle w:val="Heading4"/>
      </w:pPr>
      <w:r>
        <w:lastRenderedPageBreak/>
        <w:t>Processing</w:t>
      </w:r>
    </w:p>
    <w:p w:rsidR="003F29F0" w:rsidRDefault="00797D3A" w:rsidP="003F29F0">
      <w:pPr>
        <w:jc w:val="center"/>
      </w:pPr>
      <w:r>
        <w:object w:dxaOrig="9630" w:dyaOrig="12160">
          <v:shape id="_x0000_i1047" type="#_x0000_t75" style="width:6in;height:544.8pt" o:ole="">
            <v:imagedata r:id="rId55" o:title=""/>
          </v:shape>
          <o:OLEObject Type="Embed" ProgID="Visio.Drawing.11" ShapeID="_x0000_i1047" DrawAspect="Content" ObjectID="_1525255623" r:id="rId56"/>
        </w:object>
      </w:r>
    </w:p>
    <w:p w:rsidR="003F29F0" w:rsidRDefault="003F29F0" w:rsidP="003F29F0">
      <w:pPr>
        <w:pStyle w:val="Heading4"/>
      </w:pPr>
      <w:r>
        <w:lastRenderedPageBreak/>
        <w:t>Store Local copy of outputs into Module Outputs</w:t>
      </w:r>
    </w:p>
    <w:p w:rsidR="003F29F0" w:rsidRDefault="00611F1B" w:rsidP="003F29F0">
      <w:r w:rsidRPr="00611F1B">
        <w:t>Rte_Write_CurrentGainSvc_Cnt_lgc(</w:t>
      </w:r>
      <w:r w:rsidR="00E94D5F" w:rsidRPr="00E94D5F">
        <w:t>CmMtrCurr_CurrentGainSvc_Cnt_M_lgc</w:t>
      </w:r>
      <w:r w:rsidRPr="00611F1B">
        <w:t>)</w:t>
      </w:r>
    </w:p>
    <w:p w:rsidR="003F29F0" w:rsidRDefault="003F29F0" w:rsidP="003F29F0">
      <w:pPr>
        <w:pStyle w:val="Heading4"/>
      </w:pPr>
      <w:r>
        <w:t>Program Flow End</w:t>
      </w:r>
    </w:p>
    <w:p w:rsidR="003F29F0" w:rsidRDefault="003F29F0" w:rsidP="003F29F0">
      <w:r>
        <w:t>None</w:t>
      </w:r>
    </w:p>
    <w:p w:rsidR="004313D1" w:rsidRDefault="004313D1" w:rsidP="003F29F0"/>
    <w:p w:rsidR="004313D1" w:rsidRDefault="004313D1" w:rsidP="004313D1">
      <w:pPr>
        <w:pStyle w:val="Heading3"/>
      </w:pPr>
      <w:r>
        <w:t>S</w:t>
      </w:r>
      <w:r w:rsidR="002841DE">
        <w:t>c</w:t>
      </w:r>
      <w:r>
        <w:t xml:space="preserve">omm: </w:t>
      </w:r>
      <w:r w:rsidRPr="004313D1">
        <w:t>CmMtrCurr_S</w:t>
      </w:r>
      <w:r w:rsidR="002841DE" w:rsidRPr="004313D1">
        <w:t>c</w:t>
      </w:r>
      <w:r w:rsidRPr="004313D1">
        <w:t>om_MtrCurrOffReadStatus</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2"/>
        <w:gridCol w:w="3704"/>
        <w:gridCol w:w="1861"/>
        <w:gridCol w:w="648"/>
        <w:gridCol w:w="635"/>
        <w:gridCol w:w="568"/>
      </w:tblGrid>
      <w:tr w:rsidR="00307FD2" w:rsidTr="00505B18">
        <w:tc>
          <w:tcPr>
            <w:tcW w:w="1981" w:type="dxa"/>
          </w:tcPr>
          <w:p w:rsidR="00307FD2" w:rsidRDefault="00307FD2" w:rsidP="00505B18">
            <w:pPr>
              <w:spacing w:before="60"/>
              <w:rPr>
                <w:rFonts w:ascii="Arial" w:hAnsi="Arial" w:cs="Arial"/>
                <w:b/>
                <w:bCs/>
                <w:sz w:val="16"/>
              </w:rPr>
            </w:pPr>
            <w:r>
              <w:rPr>
                <w:rFonts w:ascii="Arial" w:hAnsi="Arial" w:cs="Arial"/>
                <w:b/>
                <w:bCs/>
                <w:sz w:val="16"/>
              </w:rPr>
              <w:t>Function Name</w:t>
            </w:r>
          </w:p>
        </w:tc>
        <w:tc>
          <w:tcPr>
            <w:tcW w:w="3735" w:type="dxa"/>
          </w:tcPr>
          <w:p w:rsidR="00307FD2" w:rsidRDefault="00307FD2" w:rsidP="00505B18">
            <w:pPr>
              <w:spacing w:before="60"/>
              <w:rPr>
                <w:rFonts w:ascii="Arial" w:hAnsi="Arial" w:cs="Arial"/>
                <w:sz w:val="16"/>
              </w:rPr>
            </w:pPr>
            <w:r w:rsidRPr="004313D1">
              <w:t>CmMtrCurr_S</w:t>
            </w:r>
            <w:r w:rsidR="002841DE" w:rsidRPr="004313D1">
              <w:t>c</w:t>
            </w:r>
            <w:r w:rsidRPr="004313D1">
              <w:t>om_MtrCurrOffReadStatus</w:t>
            </w:r>
          </w:p>
        </w:tc>
        <w:tc>
          <w:tcPr>
            <w:tcW w:w="1052" w:type="dxa"/>
            <w:shd w:val="pct30" w:color="FFFF00" w:fill="auto"/>
          </w:tcPr>
          <w:p w:rsidR="00307FD2" w:rsidRDefault="00307FD2" w:rsidP="00505B18">
            <w:pPr>
              <w:spacing w:before="60"/>
              <w:jc w:val="center"/>
              <w:rPr>
                <w:rFonts w:ascii="Arial" w:hAnsi="Arial" w:cs="Arial"/>
                <w:sz w:val="16"/>
              </w:rPr>
            </w:pPr>
            <w:r>
              <w:rPr>
                <w:rFonts w:ascii="Arial" w:hAnsi="Arial" w:cs="Arial"/>
                <w:sz w:val="16"/>
              </w:rPr>
              <w:t>Type</w:t>
            </w:r>
          </w:p>
        </w:tc>
        <w:tc>
          <w:tcPr>
            <w:tcW w:w="820" w:type="dxa"/>
            <w:shd w:val="pct30" w:color="FFFF00" w:fill="auto"/>
          </w:tcPr>
          <w:p w:rsidR="00307FD2" w:rsidRDefault="00307FD2" w:rsidP="00505B18">
            <w:pPr>
              <w:spacing w:before="60"/>
              <w:jc w:val="center"/>
              <w:rPr>
                <w:rFonts w:ascii="Arial" w:hAnsi="Arial" w:cs="Arial"/>
                <w:sz w:val="16"/>
              </w:rPr>
            </w:pPr>
            <w:r>
              <w:rPr>
                <w:rFonts w:ascii="Arial" w:hAnsi="Arial" w:cs="Arial"/>
                <w:sz w:val="16"/>
              </w:rPr>
              <w:t>Min</w:t>
            </w:r>
          </w:p>
        </w:tc>
        <w:tc>
          <w:tcPr>
            <w:tcW w:w="750" w:type="dxa"/>
            <w:shd w:val="pct30" w:color="FFFF00" w:fill="auto"/>
          </w:tcPr>
          <w:p w:rsidR="00307FD2" w:rsidRDefault="00307FD2" w:rsidP="00505B18">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307FD2" w:rsidRDefault="00307FD2" w:rsidP="00505B18">
            <w:pPr>
              <w:spacing w:before="60"/>
              <w:jc w:val="center"/>
              <w:rPr>
                <w:rFonts w:ascii="Arial" w:hAnsi="Arial" w:cs="Arial"/>
                <w:sz w:val="16"/>
              </w:rPr>
            </w:pPr>
            <w:r>
              <w:rPr>
                <w:rFonts w:ascii="Arial" w:hAnsi="Arial" w:cs="Arial"/>
                <w:sz w:val="16"/>
              </w:rPr>
              <w:t>UTP Tol.</w:t>
            </w:r>
          </w:p>
        </w:tc>
      </w:tr>
      <w:tr w:rsidR="00307FD2" w:rsidTr="00505B18">
        <w:tc>
          <w:tcPr>
            <w:tcW w:w="1981" w:type="dxa"/>
          </w:tcPr>
          <w:p w:rsidR="00307FD2" w:rsidRDefault="00307FD2" w:rsidP="00505B18">
            <w:pPr>
              <w:spacing w:before="60"/>
              <w:rPr>
                <w:rFonts w:ascii="Arial" w:hAnsi="Arial" w:cs="Arial"/>
                <w:b/>
                <w:bCs/>
                <w:sz w:val="16"/>
              </w:rPr>
            </w:pPr>
            <w:r>
              <w:rPr>
                <w:rFonts w:ascii="Arial" w:hAnsi="Arial" w:cs="Arial"/>
                <w:b/>
                <w:bCs/>
                <w:sz w:val="16"/>
              </w:rPr>
              <w:t xml:space="preserve">Arguments Passed </w:t>
            </w:r>
          </w:p>
        </w:tc>
        <w:tc>
          <w:tcPr>
            <w:tcW w:w="3735" w:type="dxa"/>
          </w:tcPr>
          <w:p w:rsidR="00307FD2" w:rsidRDefault="00307FD2" w:rsidP="00505B18">
            <w:pPr>
              <w:spacing w:before="60"/>
              <w:rPr>
                <w:rFonts w:ascii="Arial" w:hAnsi="Arial" w:cs="Arial"/>
                <w:sz w:val="16"/>
              </w:rPr>
            </w:pPr>
            <w:r w:rsidRPr="00307FD2">
              <w:rPr>
                <w:rFonts w:ascii="Arial" w:hAnsi="Arial" w:cs="Arial"/>
                <w:sz w:val="16"/>
              </w:rPr>
              <w:t>CurrOffStatus</w:t>
            </w:r>
          </w:p>
        </w:tc>
        <w:tc>
          <w:tcPr>
            <w:tcW w:w="1052" w:type="dxa"/>
          </w:tcPr>
          <w:p w:rsidR="00307FD2" w:rsidRDefault="00A13548" w:rsidP="00996173">
            <w:pPr>
              <w:spacing w:before="60"/>
              <w:rPr>
                <w:rFonts w:ascii="Arial" w:hAnsi="Arial" w:cs="Arial"/>
                <w:sz w:val="16"/>
              </w:rPr>
            </w:pPr>
            <w:r w:rsidRPr="00A13548">
              <w:rPr>
                <w:rFonts w:ascii="Arial" w:hAnsi="Arial" w:cs="Arial"/>
                <w:sz w:val="16"/>
              </w:rPr>
              <w:t>MtrCurrOffProcessFlag</w:t>
            </w:r>
            <w:r>
              <w:rPr>
                <w:rFonts w:ascii="Arial" w:hAnsi="Arial" w:cs="Arial"/>
                <w:sz w:val="16"/>
              </w:rPr>
              <w:t xml:space="preserve"> *</w:t>
            </w:r>
          </w:p>
        </w:tc>
        <w:tc>
          <w:tcPr>
            <w:tcW w:w="820" w:type="dxa"/>
          </w:tcPr>
          <w:p w:rsidR="00307FD2" w:rsidRDefault="00307FD2" w:rsidP="00505B18">
            <w:pPr>
              <w:spacing w:before="60"/>
              <w:rPr>
                <w:rFonts w:ascii="Arial" w:hAnsi="Arial" w:cs="Arial"/>
                <w:sz w:val="16"/>
              </w:rPr>
            </w:pPr>
          </w:p>
        </w:tc>
        <w:tc>
          <w:tcPr>
            <w:tcW w:w="750" w:type="dxa"/>
          </w:tcPr>
          <w:p w:rsidR="00307FD2" w:rsidRDefault="00307FD2" w:rsidP="00505B18">
            <w:pPr>
              <w:spacing w:before="60"/>
              <w:rPr>
                <w:rFonts w:ascii="Arial" w:hAnsi="Arial" w:cs="Arial"/>
                <w:sz w:val="16"/>
              </w:rPr>
            </w:pPr>
          </w:p>
        </w:tc>
        <w:tc>
          <w:tcPr>
            <w:tcW w:w="600" w:type="dxa"/>
            <w:shd w:val="pct15" w:color="auto" w:fill="auto"/>
          </w:tcPr>
          <w:p w:rsidR="00307FD2" w:rsidRDefault="00307FD2" w:rsidP="00505B18">
            <w:pPr>
              <w:spacing w:before="60"/>
              <w:rPr>
                <w:rFonts w:ascii="Arial" w:hAnsi="Arial" w:cs="Arial"/>
                <w:sz w:val="16"/>
              </w:rPr>
            </w:pPr>
          </w:p>
        </w:tc>
      </w:tr>
      <w:tr w:rsidR="00307FD2" w:rsidTr="00505B18">
        <w:tc>
          <w:tcPr>
            <w:tcW w:w="1981" w:type="dxa"/>
          </w:tcPr>
          <w:p w:rsidR="00307FD2" w:rsidRDefault="00307FD2" w:rsidP="00505B18">
            <w:pPr>
              <w:spacing w:before="60"/>
              <w:rPr>
                <w:rFonts w:ascii="Arial" w:hAnsi="Arial" w:cs="Arial"/>
                <w:b/>
                <w:bCs/>
                <w:sz w:val="16"/>
              </w:rPr>
            </w:pPr>
            <w:r>
              <w:rPr>
                <w:rFonts w:ascii="Arial" w:hAnsi="Arial" w:cs="Arial"/>
                <w:b/>
                <w:bCs/>
                <w:sz w:val="16"/>
              </w:rPr>
              <w:t>Return Value</w:t>
            </w:r>
          </w:p>
        </w:tc>
        <w:tc>
          <w:tcPr>
            <w:tcW w:w="3735" w:type="dxa"/>
          </w:tcPr>
          <w:p w:rsidR="00307FD2" w:rsidRDefault="00307FD2" w:rsidP="00505B18">
            <w:pPr>
              <w:spacing w:before="60"/>
              <w:rPr>
                <w:rFonts w:ascii="Arial" w:hAnsi="Arial" w:cs="Arial"/>
                <w:sz w:val="16"/>
              </w:rPr>
            </w:pPr>
            <w:r>
              <w:rPr>
                <w:rFonts w:ascii="Arial" w:hAnsi="Arial" w:cs="Arial"/>
                <w:sz w:val="16"/>
              </w:rPr>
              <w:t>void</w:t>
            </w:r>
          </w:p>
        </w:tc>
        <w:tc>
          <w:tcPr>
            <w:tcW w:w="1052" w:type="dxa"/>
          </w:tcPr>
          <w:p w:rsidR="00307FD2" w:rsidRDefault="00307FD2" w:rsidP="00505B18">
            <w:pPr>
              <w:spacing w:before="60"/>
              <w:rPr>
                <w:rFonts w:ascii="Arial" w:hAnsi="Arial" w:cs="Arial"/>
                <w:sz w:val="16"/>
              </w:rPr>
            </w:pPr>
            <w:r>
              <w:rPr>
                <w:rFonts w:ascii="Arial" w:hAnsi="Arial" w:cs="Arial"/>
                <w:sz w:val="16"/>
              </w:rPr>
              <w:t>NA</w:t>
            </w:r>
          </w:p>
        </w:tc>
        <w:tc>
          <w:tcPr>
            <w:tcW w:w="820" w:type="dxa"/>
          </w:tcPr>
          <w:p w:rsidR="00307FD2" w:rsidRDefault="00307FD2" w:rsidP="00505B18">
            <w:pPr>
              <w:spacing w:before="60"/>
              <w:rPr>
                <w:rFonts w:ascii="Arial" w:hAnsi="Arial" w:cs="Arial"/>
                <w:sz w:val="16"/>
              </w:rPr>
            </w:pPr>
            <w:r>
              <w:rPr>
                <w:rFonts w:ascii="Arial" w:hAnsi="Arial" w:cs="Arial"/>
                <w:sz w:val="16"/>
              </w:rPr>
              <w:t>NA</w:t>
            </w:r>
          </w:p>
        </w:tc>
        <w:tc>
          <w:tcPr>
            <w:tcW w:w="750" w:type="dxa"/>
          </w:tcPr>
          <w:p w:rsidR="00307FD2" w:rsidRDefault="00307FD2" w:rsidP="00505B18">
            <w:pPr>
              <w:spacing w:before="60"/>
              <w:rPr>
                <w:rFonts w:ascii="Arial" w:hAnsi="Arial" w:cs="Arial"/>
                <w:sz w:val="16"/>
              </w:rPr>
            </w:pPr>
            <w:r>
              <w:rPr>
                <w:rFonts w:ascii="Arial" w:hAnsi="Arial" w:cs="Arial"/>
                <w:sz w:val="16"/>
              </w:rPr>
              <w:t>NA</w:t>
            </w:r>
          </w:p>
        </w:tc>
        <w:tc>
          <w:tcPr>
            <w:tcW w:w="600" w:type="dxa"/>
          </w:tcPr>
          <w:p w:rsidR="00307FD2" w:rsidRDefault="00307FD2" w:rsidP="00505B18">
            <w:pPr>
              <w:spacing w:before="60"/>
              <w:rPr>
                <w:rFonts w:ascii="Arial" w:hAnsi="Arial" w:cs="Arial"/>
                <w:sz w:val="16"/>
              </w:rPr>
            </w:pPr>
          </w:p>
        </w:tc>
      </w:tr>
    </w:tbl>
    <w:p w:rsidR="00307FD2" w:rsidRPr="00307FD2" w:rsidRDefault="00307FD2" w:rsidP="00307FD2"/>
    <w:p w:rsidR="004313D1" w:rsidRDefault="004313D1" w:rsidP="004313D1">
      <w:pPr>
        <w:pStyle w:val="Heading4"/>
      </w:pPr>
      <w:r>
        <w:t>Design Rationale</w:t>
      </w:r>
    </w:p>
    <w:p w:rsidR="004313D1" w:rsidRDefault="004313D1" w:rsidP="004313D1">
      <w:r>
        <w:t>None</w:t>
      </w:r>
    </w:p>
    <w:p w:rsidR="004313D1" w:rsidRDefault="004313D1" w:rsidP="004313D1">
      <w:pPr>
        <w:pStyle w:val="Heading4"/>
      </w:pPr>
      <w:r>
        <w:t>Program Flow Start</w:t>
      </w:r>
    </w:p>
    <w:p w:rsidR="004313D1" w:rsidRDefault="004313D1" w:rsidP="004313D1">
      <w:r>
        <w:t>None</w:t>
      </w:r>
    </w:p>
    <w:p w:rsidR="004313D1" w:rsidRDefault="004313D1" w:rsidP="004313D1">
      <w:pPr>
        <w:pStyle w:val="Heading4"/>
      </w:pPr>
      <w:r>
        <w:t>Store Module Inputs to Local copies</w:t>
      </w:r>
    </w:p>
    <w:p w:rsidR="004313D1" w:rsidRDefault="004313D1" w:rsidP="004313D1">
      <w:r>
        <w:t>None</w:t>
      </w:r>
    </w:p>
    <w:p w:rsidR="004313D1" w:rsidRDefault="004313D1" w:rsidP="004313D1">
      <w:pPr>
        <w:pStyle w:val="Heading4"/>
      </w:pPr>
      <w:r>
        <w:t>Processing</w:t>
      </w:r>
    </w:p>
    <w:p w:rsidR="004313D1" w:rsidRDefault="00797D3A" w:rsidP="004313D1">
      <w:pPr>
        <w:jc w:val="center"/>
      </w:pPr>
      <w:r>
        <w:object w:dxaOrig="4015" w:dyaOrig="2845">
          <v:shape id="_x0000_i1048" type="#_x0000_t75" style="width:201pt;height:141pt" o:ole="">
            <v:imagedata r:id="rId57" o:title=""/>
          </v:shape>
          <o:OLEObject Type="Embed" ProgID="Visio.Drawing.11" ShapeID="_x0000_i1048" DrawAspect="Content" ObjectID="_1525255624" r:id="rId58"/>
        </w:object>
      </w:r>
    </w:p>
    <w:p w:rsidR="004313D1" w:rsidRDefault="004313D1" w:rsidP="004313D1">
      <w:pPr>
        <w:pStyle w:val="Heading4"/>
      </w:pPr>
      <w:r>
        <w:t>Store Local copy of outputs into Module Outputs</w:t>
      </w:r>
    </w:p>
    <w:p w:rsidR="004313D1" w:rsidRDefault="004313D1" w:rsidP="004313D1">
      <w:r>
        <w:t>None</w:t>
      </w:r>
    </w:p>
    <w:p w:rsidR="004313D1" w:rsidRDefault="004313D1" w:rsidP="004313D1">
      <w:pPr>
        <w:pStyle w:val="Heading4"/>
      </w:pPr>
      <w:r>
        <w:lastRenderedPageBreak/>
        <w:t>Program Flow End</w:t>
      </w:r>
    </w:p>
    <w:p w:rsidR="004313D1" w:rsidRDefault="004313D1" w:rsidP="004313D1">
      <w:r>
        <w:t>None</w:t>
      </w:r>
    </w:p>
    <w:p w:rsidR="00937EAD" w:rsidRDefault="00937EAD">
      <w:pPr>
        <w:spacing w:after="0"/>
        <w:rPr>
          <w:rFonts w:ascii="Arial" w:hAnsi="Arial"/>
          <w:b/>
          <w:sz w:val="24"/>
        </w:rPr>
      </w:pPr>
      <w:r>
        <w:br w:type="page"/>
      </w:r>
    </w:p>
    <w:p w:rsidR="00962CCD" w:rsidRDefault="00962CCD" w:rsidP="00962CCD">
      <w:pPr>
        <w:pStyle w:val="Heading3"/>
      </w:pPr>
      <w:r>
        <w:lastRenderedPageBreak/>
        <w:t>S</w:t>
      </w:r>
      <w:r w:rsidR="002841DE">
        <w:t>c</w:t>
      </w:r>
      <w:r>
        <w:t xml:space="preserve">omm: </w:t>
      </w:r>
      <w:r w:rsidRPr="00962CCD">
        <w:t>CmMtrCurr_S</w:t>
      </w:r>
      <w:r w:rsidR="002841DE" w:rsidRPr="00962CCD">
        <w:t>c</w:t>
      </w:r>
      <w:r w:rsidRPr="00962CCD">
        <w:t>om_ReadMtrCurrCals</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1"/>
        <w:gridCol w:w="3513"/>
        <w:gridCol w:w="2004"/>
        <w:gridCol w:w="658"/>
        <w:gridCol w:w="642"/>
        <w:gridCol w:w="570"/>
      </w:tblGrid>
      <w:tr w:rsidR="00962CCD" w:rsidTr="00505B18">
        <w:tc>
          <w:tcPr>
            <w:tcW w:w="1981" w:type="dxa"/>
          </w:tcPr>
          <w:p w:rsidR="00962CCD" w:rsidRDefault="00962CCD" w:rsidP="00505B18">
            <w:pPr>
              <w:spacing w:before="60"/>
              <w:rPr>
                <w:rFonts w:ascii="Arial" w:hAnsi="Arial" w:cs="Arial"/>
                <w:b/>
                <w:bCs/>
                <w:sz w:val="16"/>
              </w:rPr>
            </w:pPr>
            <w:r>
              <w:rPr>
                <w:rFonts w:ascii="Arial" w:hAnsi="Arial" w:cs="Arial"/>
                <w:b/>
                <w:bCs/>
                <w:sz w:val="16"/>
              </w:rPr>
              <w:t>Function Name</w:t>
            </w:r>
          </w:p>
        </w:tc>
        <w:tc>
          <w:tcPr>
            <w:tcW w:w="3735" w:type="dxa"/>
          </w:tcPr>
          <w:p w:rsidR="00962CCD" w:rsidRDefault="00962CCD" w:rsidP="00505B18">
            <w:pPr>
              <w:spacing w:before="60"/>
              <w:rPr>
                <w:rFonts w:ascii="Arial" w:hAnsi="Arial" w:cs="Arial"/>
                <w:sz w:val="16"/>
              </w:rPr>
            </w:pPr>
            <w:r w:rsidRPr="00962CCD">
              <w:t>CmMtrCurr_S</w:t>
            </w:r>
            <w:r w:rsidR="002841DE" w:rsidRPr="00962CCD">
              <w:t>c</w:t>
            </w:r>
            <w:r w:rsidRPr="00962CCD">
              <w:t>om_ReadMtrCurrCals</w:t>
            </w:r>
          </w:p>
        </w:tc>
        <w:tc>
          <w:tcPr>
            <w:tcW w:w="1052" w:type="dxa"/>
            <w:shd w:val="pct30" w:color="FFFF00" w:fill="auto"/>
          </w:tcPr>
          <w:p w:rsidR="00962CCD" w:rsidRDefault="00962CCD" w:rsidP="00505B18">
            <w:pPr>
              <w:spacing w:before="60"/>
              <w:jc w:val="center"/>
              <w:rPr>
                <w:rFonts w:ascii="Arial" w:hAnsi="Arial" w:cs="Arial"/>
                <w:sz w:val="16"/>
              </w:rPr>
            </w:pPr>
            <w:r>
              <w:rPr>
                <w:rFonts w:ascii="Arial" w:hAnsi="Arial" w:cs="Arial"/>
                <w:sz w:val="16"/>
              </w:rPr>
              <w:t>Type</w:t>
            </w:r>
          </w:p>
        </w:tc>
        <w:tc>
          <w:tcPr>
            <w:tcW w:w="820" w:type="dxa"/>
            <w:shd w:val="pct30" w:color="FFFF00" w:fill="auto"/>
          </w:tcPr>
          <w:p w:rsidR="00962CCD" w:rsidRDefault="00962CCD" w:rsidP="00505B18">
            <w:pPr>
              <w:spacing w:before="60"/>
              <w:jc w:val="center"/>
              <w:rPr>
                <w:rFonts w:ascii="Arial" w:hAnsi="Arial" w:cs="Arial"/>
                <w:sz w:val="16"/>
              </w:rPr>
            </w:pPr>
            <w:r>
              <w:rPr>
                <w:rFonts w:ascii="Arial" w:hAnsi="Arial" w:cs="Arial"/>
                <w:sz w:val="16"/>
              </w:rPr>
              <w:t>Min</w:t>
            </w:r>
          </w:p>
        </w:tc>
        <w:tc>
          <w:tcPr>
            <w:tcW w:w="750" w:type="dxa"/>
            <w:shd w:val="pct30" w:color="FFFF00" w:fill="auto"/>
          </w:tcPr>
          <w:p w:rsidR="00962CCD" w:rsidRDefault="00962CCD" w:rsidP="00505B18">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962CCD" w:rsidRDefault="00962CCD" w:rsidP="00505B18">
            <w:pPr>
              <w:spacing w:before="60"/>
              <w:jc w:val="center"/>
              <w:rPr>
                <w:rFonts w:ascii="Arial" w:hAnsi="Arial" w:cs="Arial"/>
                <w:sz w:val="16"/>
              </w:rPr>
            </w:pPr>
            <w:r>
              <w:rPr>
                <w:rFonts w:ascii="Arial" w:hAnsi="Arial" w:cs="Arial"/>
                <w:sz w:val="16"/>
              </w:rPr>
              <w:t>UTP Tol.</w:t>
            </w:r>
          </w:p>
        </w:tc>
      </w:tr>
      <w:tr w:rsidR="00962CCD" w:rsidTr="00505B18">
        <w:tc>
          <w:tcPr>
            <w:tcW w:w="1981" w:type="dxa"/>
          </w:tcPr>
          <w:p w:rsidR="00962CCD" w:rsidRDefault="00962CCD" w:rsidP="00505B18">
            <w:pPr>
              <w:spacing w:before="60"/>
              <w:rPr>
                <w:rFonts w:ascii="Arial" w:hAnsi="Arial" w:cs="Arial"/>
                <w:b/>
                <w:bCs/>
                <w:sz w:val="16"/>
              </w:rPr>
            </w:pPr>
            <w:r>
              <w:rPr>
                <w:rFonts w:ascii="Arial" w:hAnsi="Arial" w:cs="Arial"/>
                <w:b/>
                <w:bCs/>
                <w:sz w:val="16"/>
              </w:rPr>
              <w:t xml:space="preserve">Arguments Passed </w:t>
            </w:r>
          </w:p>
        </w:tc>
        <w:tc>
          <w:tcPr>
            <w:tcW w:w="3735" w:type="dxa"/>
          </w:tcPr>
          <w:p w:rsidR="00962CCD" w:rsidRDefault="00962CCD" w:rsidP="00505B18">
            <w:pPr>
              <w:spacing w:before="60"/>
              <w:rPr>
                <w:rFonts w:ascii="Arial" w:hAnsi="Arial" w:cs="Arial"/>
                <w:sz w:val="16"/>
              </w:rPr>
            </w:pPr>
            <w:r>
              <w:t xml:space="preserve"> </w:t>
            </w:r>
            <w:r w:rsidRPr="00962CCD">
              <w:rPr>
                <w:rFonts w:ascii="Arial" w:hAnsi="Arial" w:cs="Arial"/>
                <w:sz w:val="16"/>
              </w:rPr>
              <w:t>ShCurrCalPtr</w:t>
            </w:r>
          </w:p>
        </w:tc>
        <w:tc>
          <w:tcPr>
            <w:tcW w:w="1052" w:type="dxa"/>
          </w:tcPr>
          <w:p w:rsidR="00962CCD" w:rsidRDefault="00996173" w:rsidP="00505B18">
            <w:pPr>
              <w:spacing w:before="60"/>
              <w:rPr>
                <w:rFonts w:ascii="Arial" w:hAnsi="Arial" w:cs="Arial"/>
                <w:sz w:val="16"/>
              </w:rPr>
            </w:pPr>
            <w:r w:rsidRPr="00996173">
              <w:rPr>
                <w:rFonts w:ascii="Arial" w:hAnsi="Arial" w:cs="Arial"/>
                <w:sz w:val="16"/>
              </w:rPr>
              <w:t>PhaseCurrCal_DataType</w:t>
            </w:r>
            <w:r w:rsidR="00A13548">
              <w:rPr>
                <w:rFonts w:ascii="Arial" w:hAnsi="Arial" w:cs="Arial"/>
                <w:sz w:val="16"/>
              </w:rPr>
              <w:t xml:space="preserve">  *</w:t>
            </w:r>
          </w:p>
        </w:tc>
        <w:tc>
          <w:tcPr>
            <w:tcW w:w="820" w:type="dxa"/>
          </w:tcPr>
          <w:p w:rsidR="00962CCD" w:rsidRDefault="00962CCD" w:rsidP="00505B18">
            <w:pPr>
              <w:spacing w:before="60"/>
              <w:rPr>
                <w:rFonts w:ascii="Arial" w:hAnsi="Arial" w:cs="Arial"/>
                <w:sz w:val="16"/>
              </w:rPr>
            </w:pPr>
          </w:p>
        </w:tc>
        <w:tc>
          <w:tcPr>
            <w:tcW w:w="750" w:type="dxa"/>
          </w:tcPr>
          <w:p w:rsidR="00962CCD" w:rsidRDefault="00962CCD" w:rsidP="00505B18">
            <w:pPr>
              <w:spacing w:before="60"/>
              <w:rPr>
                <w:rFonts w:ascii="Arial" w:hAnsi="Arial" w:cs="Arial"/>
                <w:sz w:val="16"/>
              </w:rPr>
            </w:pPr>
          </w:p>
        </w:tc>
        <w:tc>
          <w:tcPr>
            <w:tcW w:w="600" w:type="dxa"/>
            <w:shd w:val="pct15" w:color="auto" w:fill="auto"/>
          </w:tcPr>
          <w:p w:rsidR="00962CCD" w:rsidRDefault="00962CCD" w:rsidP="00505B18">
            <w:pPr>
              <w:spacing w:before="60"/>
              <w:rPr>
                <w:rFonts w:ascii="Arial" w:hAnsi="Arial" w:cs="Arial"/>
                <w:sz w:val="16"/>
              </w:rPr>
            </w:pPr>
          </w:p>
        </w:tc>
      </w:tr>
      <w:tr w:rsidR="00962CCD" w:rsidTr="00505B18">
        <w:tc>
          <w:tcPr>
            <w:tcW w:w="1981" w:type="dxa"/>
          </w:tcPr>
          <w:p w:rsidR="00962CCD" w:rsidRDefault="00962CCD" w:rsidP="00505B18">
            <w:pPr>
              <w:spacing w:before="60"/>
              <w:rPr>
                <w:rFonts w:ascii="Arial" w:hAnsi="Arial" w:cs="Arial"/>
                <w:b/>
                <w:bCs/>
                <w:sz w:val="16"/>
              </w:rPr>
            </w:pPr>
            <w:r>
              <w:rPr>
                <w:rFonts w:ascii="Arial" w:hAnsi="Arial" w:cs="Arial"/>
                <w:b/>
                <w:bCs/>
                <w:sz w:val="16"/>
              </w:rPr>
              <w:t>Return Value</w:t>
            </w:r>
          </w:p>
        </w:tc>
        <w:tc>
          <w:tcPr>
            <w:tcW w:w="3735" w:type="dxa"/>
          </w:tcPr>
          <w:p w:rsidR="00962CCD" w:rsidRDefault="00962CCD" w:rsidP="00505B18">
            <w:pPr>
              <w:spacing w:before="60"/>
              <w:rPr>
                <w:rFonts w:ascii="Arial" w:hAnsi="Arial" w:cs="Arial"/>
                <w:sz w:val="16"/>
              </w:rPr>
            </w:pPr>
            <w:r>
              <w:rPr>
                <w:rFonts w:ascii="Arial" w:hAnsi="Arial" w:cs="Arial"/>
                <w:sz w:val="16"/>
              </w:rPr>
              <w:t>void</w:t>
            </w:r>
          </w:p>
        </w:tc>
        <w:tc>
          <w:tcPr>
            <w:tcW w:w="1052" w:type="dxa"/>
          </w:tcPr>
          <w:p w:rsidR="00962CCD" w:rsidRDefault="00962CCD" w:rsidP="00505B18">
            <w:pPr>
              <w:spacing w:before="60"/>
              <w:rPr>
                <w:rFonts w:ascii="Arial" w:hAnsi="Arial" w:cs="Arial"/>
                <w:sz w:val="16"/>
              </w:rPr>
            </w:pPr>
            <w:r>
              <w:rPr>
                <w:rFonts w:ascii="Arial" w:hAnsi="Arial" w:cs="Arial"/>
                <w:sz w:val="16"/>
              </w:rPr>
              <w:t>NA</w:t>
            </w:r>
          </w:p>
        </w:tc>
        <w:tc>
          <w:tcPr>
            <w:tcW w:w="820" w:type="dxa"/>
          </w:tcPr>
          <w:p w:rsidR="00962CCD" w:rsidRDefault="00962CCD" w:rsidP="00505B18">
            <w:pPr>
              <w:spacing w:before="60"/>
              <w:rPr>
                <w:rFonts w:ascii="Arial" w:hAnsi="Arial" w:cs="Arial"/>
                <w:sz w:val="16"/>
              </w:rPr>
            </w:pPr>
            <w:r>
              <w:rPr>
                <w:rFonts w:ascii="Arial" w:hAnsi="Arial" w:cs="Arial"/>
                <w:sz w:val="16"/>
              </w:rPr>
              <w:t>NA</w:t>
            </w:r>
          </w:p>
        </w:tc>
        <w:tc>
          <w:tcPr>
            <w:tcW w:w="750" w:type="dxa"/>
          </w:tcPr>
          <w:p w:rsidR="00962CCD" w:rsidRDefault="00962CCD" w:rsidP="00505B18">
            <w:pPr>
              <w:spacing w:before="60"/>
              <w:rPr>
                <w:rFonts w:ascii="Arial" w:hAnsi="Arial" w:cs="Arial"/>
                <w:sz w:val="16"/>
              </w:rPr>
            </w:pPr>
            <w:r>
              <w:rPr>
                <w:rFonts w:ascii="Arial" w:hAnsi="Arial" w:cs="Arial"/>
                <w:sz w:val="16"/>
              </w:rPr>
              <w:t>NA</w:t>
            </w:r>
          </w:p>
        </w:tc>
        <w:tc>
          <w:tcPr>
            <w:tcW w:w="600" w:type="dxa"/>
          </w:tcPr>
          <w:p w:rsidR="00962CCD" w:rsidRDefault="00962CCD" w:rsidP="00505B18">
            <w:pPr>
              <w:spacing w:before="60"/>
              <w:rPr>
                <w:rFonts w:ascii="Arial" w:hAnsi="Arial" w:cs="Arial"/>
                <w:sz w:val="16"/>
              </w:rPr>
            </w:pPr>
          </w:p>
        </w:tc>
      </w:tr>
    </w:tbl>
    <w:p w:rsidR="00962CCD" w:rsidRPr="00307FD2" w:rsidRDefault="00962CCD" w:rsidP="00962CCD"/>
    <w:p w:rsidR="00962CCD" w:rsidRDefault="00962CCD" w:rsidP="00962CCD">
      <w:pPr>
        <w:pStyle w:val="Heading4"/>
      </w:pPr>
      <w:r>
        <w:t>Design Rationale</w:t>
      </w:r>
    </w:p>
    <w:p w:rsidR="00962CCD" w:rsidRDefault="00962CCD" w:rsidP="00962CCD">
      <w:r>
        <w:t>None</w:t>
      </w:r>
    </w:p>
    <w:p w:rsidR="00962CCD" w:rsidRDefault="00962CCD" w:rsidP="00962CCD">
      <w:pPr>
        <w:pStyle w:val="Heading4"/>
      </w:pPr>
      <w:r>
        <w:t>Program Flow Start</w:t>
      </w:r>
    </w:p>
    <w:p w:rsidR="00962CCD" w:rsidRDefault="00962CCD" w:rsidP="00962CCD">
      <w:r>
        <w:t>None</w:t>
      </w:r>
    </w:p>
    <w:p w:rsidR="00962CCD" w:rsidRDefault="00962CCD" w:rsidP="00962CCD">
      <w:pPr>
        <w:pStyle w:val="Heading4"/>
      </w:pPr>
      <w:r>
        <w:t>Store Module Inputs to Local copies</w:t>
      </w:r>
    </w:p>
    <w:p w:rsidR="00962CCD" w:rsidRDefault="00962CCD" w:rsidP="00962CCD">
      <w:r>
        <w:t>None</w:t>
      </w:r>
    </w:p>
    <w:p w:rsidR="00962CCD" w:rsidRDefault="00962CCD" w:rsidP="00962CCD">
      <w:pPr>
        <w:pStyle w:val="Heading4"/>
      </w:pPr>
      <w:r>
        <w:t>Processing</w:t>
      </w:r>
    </w:p>
    <w:p w:rsidR="00962CCD" w:rsidRDefault="00E52269" w:rsidP="00962CCD">
      <w:pPr>
        <w:jc w:val="center"/>
      </w:pPr>
      <w:r>
        <w:object w:dxaOrig="4015" w:dyaOrig="2845">
          <v:shape id="_x0000_i1049" type="#_x0000_t75" style="width:201pt;height:141pt" o:ole="">
            <v:imagedata r:id="rId59" o:title=""/>
          </v:shape>
          <o:OLEObject Type="Embed" ProgID="Visio.Drawing.11" ShapeID="_x0000_i1049" DrawAspect="Content" ObjectID="_1525255625" r:id="rId60"/>
        </w:object>
      </w:r>
    </w:p>
    <w:p w:rsidR="00962CCD" w:rsidRDefault="00962CCD" w:rsidP="00962CCD">
      <w:pPr>
        <w:pStyle w:val="Heading4"/>
      </w:pPr>
      <w:r>
        <w:t>Store Local copy of outputs into Module Outputs</w:t>
      </w:r>
    </w:p>
    <w:p w:rsidR="00962CCD" w:rsidRDefault="00962CCD" w:rsidP="00962CCD">
      <w:r>
        <w:t>None</w:t>
      </w:r>
    </w:p>
    <w:p w:rsidR="00962CCD" w:rsidRDefault="00962CCD" w:rsidP="00962CCD">
      <w:pPr>
        <w:pStyle w:val="Heading4"/>
      </w:pPr>
      <w:r>
        <w:t>Program Flow End</w:t>
      </w:r>
    </w:p>
    <w:p w:rsidR="00962CCD" w:rsidRDefault="00962CCD" w:rsidP="00962CCD">
      <w:r>
        <w:t>None</w:t>
      </w:r>
    </w:p>
    <w:p w:rsidR="002E4D18" w:rsidRDefault="002E4D18" w:rsidP="00962CCD"/>
    <w:p w:rsidR="002E4D18" w:rsidRDefault="002E4D18" w:rsidP="00962CCD"/>
    <w:p w:rsidR="00937EAD" w:rsidRDefault="00937EAD">
      <w:pPr>
        <w:spacing w:after="0"/>
        <w:rPr>
          <w:rFonts w:ascii="Arial" w:hAnsi="Arial"/>
          <w:b/>
          <w:sz w:val="24"/>
        </w:rPr>
      </w:pPr>
      <w:r>
        <w:br w:type="page"/>
      </w:r>
    </w:p>
    <w:p w:rsidR="002E4D18" w:rsidRDefault="002E4D18" w:rsidP="002E4D18">
      <w:pPr>
        <w:pStyle w:val="Heading3"/>
      </w:pPr>
      <w:r>
        <w:lastRenderedPageBreak/>
        <w:t>S</w:t>
      </w:r>
      <w:r w:rsidR="002841DE">
        <w:t>c</w:t>
      </w:r>
      <w:r>
        <w:t xml:space="preserve">omm: </w:t>
      </w:r>
      <w:r w:rsidRPr="002E4D18">
        <w:t>CmMtrCurr_S</w:t>
      </w:r>
      <w:r w:rsidR="002841DE" w:rsidRPr="002E4D18">
        <w:t>c</w:t>
      </w:r>
      <w:r w:rsidRPr="002E4D18">
        <w:t>om_SetMtrCurrCals</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1"/>
        <w:gridCol w:w="3461"/>
        <w:gridCol w:w="2004"/>
        <w:gridCol w:w="670"/>
        <w:gridCol w:w="650"/>
        <w:gridCol w:w="572"/>
      </w:tblGrid>
      <w:tr w:rsidR="002E4D18" w:rsidTr="009C5041">
        <w:trPr>
          <w:trHeight w:val="737"/>
        </w:trPr>
        <w:tc>
          <w:tcPr>
            <w:tcW w:w="1981" w:type="dxa"/>
          </w:tcPr>
          <w:p w:rsidR="002E4D18" w:rsidRDefault="002E4D18" w:rsidP="00505B18">
            <w:pPr>
              <w:spacing w:before="60"/>
              <w:rPr>
                <w:rFonts w:ascii="Arial" w:hAnsi="Arial" w:cs="Arial"/>
                <w:b/>
                <w:bCs/>
                <w:sz w:val="16"/>
              </w:rPr>
            </w:pPr>
            <w:r>
              <w:rPr>
                <w:rFonts w:ascii="Arial" w:hAnsi="Arial" w:cs="Arial"/>
                <w:b/>
                <w:bCs/>
                <w:sz w:val="16"/>
              </w:rPr>
              <w:t>Function Name</w:t>
            </w:r>
          </w:p>
        </w:tc>
        <w:tc>
          <w:tcPr>
            <w:tcW w:w="3735" w:type="dxa"/>
          </w:tcPr>
          <w:p w:rsidR="002E4D18" w:rsidRDefault="002E4D18" w:rsidP="00505B18">
            <w:pPr>
              <w:spacing w:before="60"/>
              <w:rPr>
                <w:rFonts w:ascii="Arial" w:hAnsi="Arial" w:cs="Arial"/>
                <w:sz w:val="16"/>
              </w:rPr>
            </w:pPr>
            <w:r w:rsidRPr="002E4D18">
              <w:t>CmMtrCurr_S</w:t>
            </w:r>
            <w:r w:rsidR="002841DE" w:rsidRPr="002E4D18">
              <w:t>c</w:t>
            </w:r>
            <w:r w:rsidRPr="002E4D18">
              <w:t>om_SetMtrCurrCals</w:t>
            </w:r>
          </w:p>
        </w:tc>
        <w:tc>
          <w:tcPr>
            <w:tcW w:w="1052" w:type="dxa"/>
            <w:shd w:val="pct30" w:color="FFFF00" w:fill="auto"/>
          </w:tcPr>
          <w:p w:rsidR="002E4D18" w:rsidRDefault="002E4D18" w:rsidP="00505B18">
            <w:pPr>
              <w:spacing w:before="60"/>
              <w:jc w:val="center"/>
              <w:rPr>
                <w:rFonts w:ascii="Arial" w:hAnsi="Arial" w:cs="Arial"/>
                <w:sz w:val="16"/>
              </w:rPr>
            </w:pPr>
            <w:r>
              <w:rPr>
                <w:rFonts w:ascii="Arial" w:hAnsi="Arial" w:cs="Arial"/>
                <w:sz w:val="16"/>
              </w:rPr>
              <w:t>Type</w:t>
            </w:r>
          </w:p>
        </w:tc>
        <w:tc>
          <w:tcPr>
            <w:tcW w:w="820" w:type="dxa"/>
            <w:shd w:val="pct30" w:color="FFFF00" w:fill="auto"/>
          </w:tcPr>
          <w:p w:rsidR="002E4D18" w:rsidRDefault="002E4D18" w:rsidP="00505B18">
            <w:pPr>
              <w:spacing w:before="60"/>
              <w:jc w:val="center"/>
              <w:rPr>
                <w:rFonts w:ascii="Arial" w:hAnsi="Arial" w:cs="Arial"/>
                <w:sz w:val="16"/>
              </w:rPr>
            </w:pPr>
            <w:r>
              <w:rPr>
                <w:rFonts w:ascii="Arial" w:hAnsi="Arial" w:cs="Arial"/>
                <w:sz w:val="16"/>
              </w:rPr>
              <w:t>Min</w:t>
            </w:r>
          </w:p>
        </w:tc>
        <w:tc>
          <w:tcPr>
            <w:tcW w:w="750" w:type="dxa"/>
            <w:shd w:val="pct30" w:color="FFFF00" w:fill="auto"/>
          </w:tcPr>
          <w:p w:rsidR="002E4D18" w:rsidRDefault="002E4D18" w:rsidP="00505B18">
            <w:pPr>
              <w:spacing w:before="60"/>
              <w:jc w:val="center"/>
              <w:rPr>
                <w:rFonts w:ascii="Arial" w:hAnsi="Arial" w:cs="Arial"/>
                <w:sz w:val="16"/>
              </w:rPr>
            </w:pPr>
            <w:r>
              <w:rPr>
                <w:rFonts w:ascii="Arial" w:hAnsi="Arial" w:cs="Arial"/>
                <w:sz w:val="16"/>
              </w:rPr>
              <w:t>Max</w:t>
            </w:r>
          </w:p>
        </w:tc>
        <w:tc>
          <w:tcPr>
            <w:tcW w:w="600" w:type="dxa"/>
            <w:tcBorders>
              <w:bottom w:val="single" w:sz="4" w:space="0" w:color="auto"/>
            </w:tcBorders>
            <w:shd w:val="pct30" w:color="FFFF00" w:fill="auto"/>
          </w:tcPr>
          <w:p w:rsidR="002E4D18" w:rsidRDefault="002E4D18" w:rsidP="00505B18">
            <w:pPr>
              <w:spacing w:before="60"/>
              <w:jc w:val="center"/>
              <w:rPr>
                <w:rFonts w:ascii="Arial" w:hAnsi="Arial" w:cs="Arial"/>
                <w:sz w:val="16"/>
              </w:rPr>
            </w:pPr>
            <w:r>
              <w:rPr>
                <w:rFonts w:ascii="Arial" w:hAnsi="Arial" w:cs="Arial"/>
                <w:sz w:val="16"/>
              </w:rPr>
              <w:t>UTP Tol.</w:t>
            </w:r>
          </w:p>
        </w:tc>
      </w:tr>
      <w:tr w:rsidR="002E4D18" w:rsidTr="00505B18">
        <w:tc>
          <w:tcPr>
            <w:tcW w:w="1981" w:type="dxa"/>
          </w:tcPr>
          <w:p w:rsidR="002E4D18" w:rsidRDefault="002E4D18" w:rsidP="00505B18">
            <w:pPr>
              <w:spacing w:before="60"/>
              <w:rPr>
                <w:rFonts w:ascii="Arial" w:hAnsi="Arial" w:cs="Arial"/>
                <w:b/>
                <w:bCs/>
                <w:sz w:val="16"/>
              </w:rPr>
            </w:pPr>
            <w:r>
              <w:rPr>
                <w:rFonts w:ascii="Arial" w:hAnsi="Arial" w:cs="Arial"/>
                <w:b/>
                <w:bCs/>
                <w:sz w:val="16"/>
              </w:rPr>
              <w:t xml:space="preserve">Arguments Passed </w:t>
            </w:r>
          </w:p>
        </w:tc>
        <w:tc>
          <w:tcPr>
            <w:tcW w:w="3735" w:type="dxa"/>
          </w:tcPr>
          <w:p w:rsidR="002E4D18" w:rsidRDefault="002E4D18" w:rsidP="00505B18">
            <w:pPr>
              <w:spacing w:before="60"/>
              <w:rPr>
                <w:rFonts w:ascii="Arial" w:hAnsi="Arial" w:cs="Arial"/>
                <w:sz w:val="16"/>
              </w:rPr>
            </w:pPr>
            <w:r w:rsidRPr="002E4D18">
              <w:rPr>
                <w:rFonts w:ascii="Arial" w:hAnsi="Arial" w:cs="Arial"/>
                <w:sz w:val="16"/>
              </w:rPr>
              <w:t>ShCurrCalPtr</w:t>
            </w:r>
          </w:p>
        </w:tc>
        <w:tc>
          <w:tcPr>
            <w:tcW w:w="1052" w:type="dxa"/>
          </w:tcPr>
          <w:p w:rsidR="002E4D18" w:rsidRDefault="009C5041" w:rsidP="00505B18">
            <w:pPr>
              <w:spacing w:before="60"/>
              <w:rPr>
                <w:rFonts w:ascii="Arial" w:hAnsi="Arial" w:cs="Arial"/>
                <w:sz w:val="16"/>
              </w:rPr>
            </w:pPr>
            <w:r>
              <w:rPr>
                <w:rFonts w:ascii="Arial" w:hAnsi="Arial" w:cs="Arial"/>
                <w:sz w:val="16"/>
              </w:rPr>
              <w:t xml:space="preserve"> </w:t>
            </w:r>
            <w:r w:rsidR="00996173" w:rsidRPr="00996173">
              <w:rPr>
                <w:rFonts w:ascii="Arial" w:hAnsi="Arial" w:cs="Arial"/>
                <w:sz w:val="16"/>
              </w:rPr>
              <w:t>PhaseCurrCal_DataType</w:t>
            </w:r>
            <w:r>
              <w:rPr>
                <w:rFonts w:ascii="Arial" w:hAnsi="Arial" w:cs="Arial"/>
                <w:sz w:val="16"/>
              </w:rPr>
              <w:t xml:space="preserve"> </w:t>
            </w:r>
            <w:r w:rsidR="00A13548">
              <w:rPr>
                <w:rFonts w:ascii="Arial" w:hAnsi="Arial" w:cs="Arial"/>
                <w:sz w:val="16"/>
              </w:rPr>
              <w:t xml:space="preserve"> </w:t>
            </w:r>
            <w:r>
              <w:rPr>
                <w:rFonts w:ascii="Arial" w:hAnsi="Arial" w:cs="Arial"/>
                <w:sz w:val="16"/>
              </w:rPr>
              <w:t>*</w:t>
            </w:r>
          </w:p>
        </w:tc>
        <w:tc>
          <w:tcPr>
            <w:tcW w:w="820" w:type="dxa"/>
          </w:tcPr>
          <w:p w:rsidR="002E4D18" w:rsidRDefault="002E4D18" w:rsidP="00505B18">
            <w:pPr>
              <w:spacing w:before="60"/>
              <w:rPr>
                <w:rFonts w:ascii="Arial" w:hAnsi="Arial" w:cs="Arial"/>
                <w:sz w:val="16"/>
              </w:rPr>
            </w:pPr>
          </w:p>
        </w:tc>
        <w:tc>
          <w:tcPr>
            <w:tcW w:w="750" w:type="dxa"/>
          </w:tcPr>
          <w:p w:rsidR="002E4D18" w:rsidRDefault="002E4D18" w:rsidP="00505B18">
            <w:pPr>
              <w:spacing w:before="60"/>
              <w:rPr>
                <w:rFonts w:ascii="Arial" w:hAnsi="Arial" w:cs="Arial"/>
                <w:sz w:val="16"/>
              </w:rPr>
            </w:pPr>
          </w:p>
        </w:tc>
        <w:tc>
          <w:tcPr>
            <w:tcW w:w="600" w:type="dxa"/>
            <w:shd w:val="pct15" w:color="auto" w:fill="auto"/>
          </w:tcPr>
          <w:p w:rsidR="002E4D18" w:rsidRDefault="002E4D18" w:rsidP="00505B18">
            <w:pPr>
              <w:spacing w:before="60"/>
              <w:rPr>
                <w:rFonts w:ascii="Arial" w:hAnsi="Arial" w:cs="Arial"/>
                <w:sz w:val="16"/>
              </w:rPr>
            </w:pPr>
          </w:p>
        </w:tc>
      </w:tr>
      <w:tr w:rsidR="002E4D18" w:rsidTr="00505B18">
        <w:tc>
          <w:tcPr>
            <w:tcW w:w="1981" w:type="dxa"/>
          </w:tcPr>
          <w:p w:rsidR="002E4D18" w:rsidRDefault="002E4D18" w:rsidP="00505B18">
            <w:pPr>
              <w:spacing w:before="60"/>
              <w:rPr>
                <w:rFonts w:ascii="Arial" w:hAnsi="Arial" w:cs="Arial"/>
                <w:b/>
                <w:bCs/>
                <w:sz w:val="16"/>
              </w:rPr>
            </w:pPr>
            <w:r>
              <w:rPr>
                <w:rFonts w:ascii="Arial" w:hAnsi="Arial" w:cs="Arial"/>
                <w:b/>
                <w:bCs/>
                <w:sz w:val="16"/>
              </w:rPr>
              <w:t>Return Value</w:t>
            </w:r>
          </w:p>
        </w:tc>
        <w:tc>
          <w:tcPr>
            <w:tcW w:w="3735" w:type="dxa"/>
          </w:tcPr>
          <w:p w:rsidR="002E4D18" w:rsidRDefault="002E4D18" w:rsidP="00505B18">
            <w:pPr>
              <w:spacing w:before="60"/>
              <w:rPr>
                <w:rFonts w:ascii="Arial" w:hAnsi="Arial" w:cs="Arial"/>
                <w:sz w:val="16"/>
              </w:rPr>
            </w:pPr>
            <w:r>
              <w:rPr>
                <w:rFonts w:ascii="Arial" w:hAnsi="Arial" w:cs="Arial"/>
                <w:sz w:val="16"/>
              </w:rPr>
              <w:t>void</w:t>
            </w:r>
          </w:p>
        </w:tc>
        <w:tc>
          <w:tcPr>
            <w:tcW w:w="1052" w:type="dxa"/>
          </w:tcPr>
          <w:p w:rsidR="002E4D18" w:rsidRDefault="002E4D18" w:rsidP="00505B18">
            <w:pPr>
              <w:spacing w:before="60"/>
              <w:rPr>
                <w:rFonts w:ascii="Arial" w:hAnsi="Arial" w:cs="Arial"/>
                <w:sz w:val="16"/>
              </w:rPr>
            </w:pPr>
            <w:r>
              <w:rPr>
                <w:rFonts w:ascii="Arial" w:hAnsi="Arial" w:cs="Arial"/>
                <w:sz w:val="16"/>
              </w:rPr>
              <w:t>NA</w:t>
            </w:r>
          </w:p>
        </w:tc>
        <w:tc>
          <w:tcPr>
            <w:tcW w:w="820" w:type="dxa"/>
          </w:tcPr>
          <w:p w:rsidR="002E4D18" w:rsidRDefault="002E4D18" w:rsidP="00505B18">
            <w:pPr>
              <w:spacing w:before="60"/>
              <w:rPr>
                <w:rFonts w:ascii="Arial" w:hAnsi="Arial" w:cs="Arial"/>
                <w:sz w:val="16"/>
              </w:rPr>
            </w:pPr>
            <w:r>
              <w:rPr>
                <w:rFonts w:ascii="Arial" w:hAnsi="Arial" w:cs="Arial"/>
                <w:sz w:val="16"/>
              </w:rPr>
              <w:t>NA</w:t>
            </w:r>
          </w:p>
        </w:tc>
        <w:tc>
          <w:tcPr>
            <w:tcW w:w="750" w:type="dxa"/>
          </w:tcPr>
          <w:p w:rsidR="002E4D18" w:rsidRDefault="002E4D18" w:rsidP="00505B18">
            <w:pPr>
              <w:spacing w:before="60"/>
              <w:rPr>
                <w:rFonts w:ascii="Arial" w:hAnsi="Arial" w:cs="Arial"/>
                <w:sz w:val="16"/>
              </w:rPr>
            </w:pPr>
            <w:r>
              <w:rPr>
                <w:rFonts w:ascii="Arial" w:hAnsi="Arial" w:cs="Arial"/>
                <w:sz w:val="16"/>
              </w:rPr>
              <w:t>NA</w:t>
            </w:r>
          </w:p>
        </w:tc>
        <w:tc>
          <w:tcPr>
            <w:tcW w:w="600" w:type="dxa"/>
          </w:tcPr>
          <w:p w:rsidR="002E4D18" w:rsidRDefault="002E4D18" w:rsidP="00505B18">
            <w:pPr>
              <w:spacing w:before="60"/>
              <w:rPr>
                <w:rFonts w:ascii="Arial" w:hAnsi="Arial" w:cs="Arial"/>
                <w:sz w:val="16"/>
              </w:rPr>
            </w:pPr>
          </w:p>
        </w:tc>
      </w:tr>
    </w:tbl>
    <w:p w:rsidR="002E4D18" w:rsidRPr="00307FD2" w:rsidRDefault="002E4D18" w:rsidP="002E4D18"/>
    <w:p w:rsidR="002E4D18" w:rsidRDefault="002E4D18" w:rsidP="002E4D18">
      <w:pPr>
        <w:pStyle w:val="Heading4"/>
      </w:pPr>
      <w:r>
        <w:t>Design Rationale</w:t>
      </w:r>
    </w:p>
    <w:p w:rsidR="002E4D18" w:rsidRDefault="002E4D18" w:rsidP="002E4D18">
      <w:r>
        <w:t>None</w:t>
      </w:r>
    </w:p>
    <w:p w:rsidR="002E4D18" w:rsidRDefault="002E4D18" w:rsidP="002E4D18">
      <w:pPr>
        <w:pStyle w:val="Heading4"/>
      </w:pPr>
      <w:r>
        <w:t>Program Flow Start</w:t>
      </w:r>
    </w:p>
    <w:p w:rsidR="002E4D18" w:rsidRDefault="002E4D18" w:rsidP="002E4D18">
      <w:r>
        <w:t>None</w:t>
      </w:r>
    </w:p>
    <w:p w:rsidR="002E4D18" w:rsidRDefault="002E4D18" w:rsidP="002E4D18">
      <w:pPr>
        <w:pStyle w:val="Heading4"/>
      </w:pPr>
      <w:r>
        <w:t>Store Module Inputs to Local copies</w:t>
      </w:r>
    </w:p>
    <w:p w:rsidR="002E4D18" w:rsidRDefault="002E4D18" w:rsidP="002E4D18">
      <w:r>
        <w:t>None</w:t>
      </w:r>
    </w:p>
    <w:p w:rsidR="002E4D18" w:rsidRDefault="002E4D18" w:rsidP="002E4D18">
      <w:pPr>
        <w:pStyle w:val="Heading4"/>
      </w:pPr>
      <w:r>
        <w:t>Processing</w:t>
      </w:r>
    </w:p>
    <w:p w:rsidR="002E4D18" w:rsidRDefault="00543528" w:rsidP="002E4D18">
      <w:pPr>
        <w:jc w:val="center"/>
      </w:pPr>
      <w:r>
        <w:object w:dxaOrig="4015" w:dyaOrig="3880">
          <v:shape id="_x0000_i1050" type="#_x0000_t75" style="width:201pt;height:193.8pt" o:ole="">
            <v:imagedata r:id="rId61" o:title=""/>
          </v:shape>
          <o:OLEObject Type="Embed" ProgID="Visio.Drawing.11" ShapeID="_x0000_i1050" DrawAspect="Content" ObjectID="_1525255626" r:id="rId62"/>
        </w:object>
      </w:r>
    </w:p>
    <w:p w:rsidR="002E4D18" w:rsidRDefault="002E4D18" w:rsidP="002E4D18">
      <w:pPr>
        <w:pStyle w:val="Heading4"/>
      </w:pPr>
      <w:r>
        <w:t>Store Local copy of outputs into Module Outputs</w:t>
      </w:r>
    </w:p>
    <w:p w:rsidR="002E4D18" w:rsidRDefault="002E4D18" w:rsidP="002E4D18">
      <w:r>
        <w:t>None</w:t>
      </w:r>
    </w:p>
    <w:p w:rsidR="002E4D18" w:rsidRDefault="002E4D18" w:rsidP="002E4D18">
      <w:pPr>
        <w:pStyle w:val="Heading4"/>
      </w:pPr>
      <w:r>
        <w:t>Program Flow End</w:t>
      </w:r>
    </w:p>
    <w:p w:rsidR="002E4D18" w:rsidRDefault="002E4D18" w:rsidP="002E4D18">
      <w:r>
        <w:t>None</w:t>
      </w:r>
    </w:p>
    <w:p w:rsidR="004A781C" w:rsidRDefault="004A781C" w:rsidP="007A69AC">
      <w:pPr>
        <w:pStyle w:val="Heading2"/>
      </w:pPr>
      <w:r>
        <w:lastRenderedPageBreak/>
        <w:br w:type="page"/>
      </w:r>
    </w:p>
    <w:p w:rsidR="004A781C" w:rsidRDefault="004A781C">
      <w:pPr>
        <w:pStyle w:val="Heading1"/>
      </w:pPr>
      <w:r>
        <w:lastRenderedPageBreak/>
        <w:t>Execution Requirements</w:t>
      </w:r>
    </w:p>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9E5A36" w:rsidP="00F957FA">
            <w:pPr>
              <w:spacing w:before="60"/>
              <w:rPr>
                <w:rFonts w:ascii="Arial" w:hAnsi="Arial" w:cs="Arial"/>
                <w:sz w:val="16"/>
                <w:szCs w:val="16"/>
              </w:rPr>
            </w:pPr>
            <w:r w:rsidRPr="009E5A36">
              <w:rPr>
                <w:rFonts w:ascii="Arial" w:hAnsi="Arial" w:cs="Arial"/>
                <w:sz w:val="16"/>
                <w:szCs w:val="16"/>
              </w:rPr>
              <w:t>CmMtrCurr_Init</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9E5A36" w:rsidP="009E5A36">
            <w:pPr>
              <w:spacing w:before="60"/>
              <w:rPr>
                <w:rFonts w:ascii="Arial" w:hAnsi="Arial" w:cs="Arial"/>
                <w:sz w:val="16"/>
                <w:szCs w:val="16"/>
              </w:rPr>
            </w:pPr>
            <w:r>
              <w:rPr>
                <w:rFonts w:ascii="Arial" w:hAnsi="Arial" w:cs="Arial"/>
                <w:sz w:val="16"/>
                <w:szCs w:val="16"/>
              </w:rPr>
              <w:t>On Init</w:t>
            </w:r>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9E5A36" w:rsidP="00F957FA">
            <w:pPr>
              <w:spacing w:before="60"/>
              <w:rPr>
                <w:rFonts w:ascii="Arial" w:hAnsi="Arial" w:cs="Arial"/>
                <w:sz w:val="16"/>
                <w:szCs w:val="16"/>
              </w:rPr>
            </w:pPr>
            <w:r>
              <w:rPr>
                <w:rFonts w:ascii="Arial" w:hAnsi="Arial" w:cs="Arial"/>
                <w:sz w:val="16"/>
                <w:szCs w:val="16"/>
              </w:rPr>
              <w:t>Init</w:t>
            </w:r>
          </w:p>
        </w:tc>
      </w:tr>
      <w:tr w:rsidR="009E5A36" w:rsidRPr="00381542" w:rsidTr="00B54697">
        <w:tc>
          <w:tcPr>
            <w:tcW w:w="316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r w:rsidRPr="009E5A36">
              <w:rPr>
                <w:rFonts w:ascii="Arial" w:hAnsi="Arial" w:cs="Arial"/>
                <w:sz w:val="16"/>
                <w:szCs w:val="16"/>
              </w:rPr>
              <w:t>CmMtrCurr_Per1</w:t>
            </w:r>
          </w:p>
        </w:tc>
        <w:tc>
          <w:tcPr>
            <w:tcW w:w="2070" w:type="dxa"/>
            <w:tcBorders>
              <w:top w:val="single" w:sz="6" w:space="0" w:color="auto"/>
              <w:left w:val="single" w:sz="6" w:space="0" w:color="auto"/>
              <w:bottom w:val="single" w:sz="6" w:space="0" w:color="auto"/>
              <w:right w:val="single" w:sz="6" w:space="0" w:color="auto"/>
            </w:tcBorders>
          </w:tcPr>
          <w:p w:rsidR="009E5A36" w:rsidRPr="00381542" w:rsidRDefault="009E5A36" w:rsidP="00F957FA">
            <w:pPr>
              <w:spacing w:before="60"/>
              <w:rPr>
                <w:rFonts w:ascii="Arial" w:hAnsi="Arial" w:cs="Arial"/>
                <w:sz w:val="16"/>
                <w:szCs w:val="16"/>
              </w:rPr>
            </w:pPr>
            <w:r>
              <w:rPr>
                <w:rFonts w:ascii="Arial" w:hAnsi="Arial" w:cs="Arial"/>
                <w:sz w:val="16"/>
                <w:szCs w:val="16"/>
              </w:rPr>
              <w:t>100ms</w:t>
            </w:r>
          </w:p>
        </w:tc>
        <w:tc>
          <w:tcPr>
            <w:tcW w:w="3690" w:type="dxa"/>
            <w:tcBorders>
              <w:top w:val="single" w:sz="6" w:space="0" w:color="auto"/>
              <w:left w:val="single" w:sz="6" w:space="0" w:color="auto"/>
              <w:bottom w:val="single" w:sz="6" w:space="0" w:color="auto"/>
              <w:right w:val="single" w:sz="6" w:space="0" w:color="auto"/>
            </w:tcBorders>
          </w:tcPr>
          <w:p w:rsidR="009E5A36" w:rsidRPr="00381542" w:rsidRDefault="009E5A36" w:rsidP="00F957FA">
            <w:pPr>
              <w:spacing w:before="60"/>
              <w:rPr>
                <w:rFonts w:ascii="Arial" w:hAnsi="Arial" w:cs="Arial"/>
                <w:sz w:val="16"/>
                <w:szCs w:val="16"/>
              </w:rPr>
            </w:pPr>
            <w:r>
              <w:rPr>
                <w:rFonts w:ascii="Arial" w:hAnsi="Arial" w:cs="Arial"/>
                <w:sz w:val="16"/>
                <w:szCs w:val="16"/>
              </w:rPr>
              <w:t>All</w:t>
            </w:r>
          </w:p>
        </w:tc>
      </w:tr>
      <w:tr w:rsidR="009E5A36" w:rsidRPr="00381542" w:rsidTr="00B54697">
        <w:tc>
          <w:tcPr>
            <w:tcW w:w="316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r w:rsidRPr="009E5A36">
              <w:rPr>
                <w:rFonts w:ascii="Arial" w:hAnsi="Arial" w:cs="Arial"/>
                <w:sz w:val="16"/>
                <w:szCs w:val="16"/>
              </w:rPr>
              <w:t>CmMtrCurr_Per2</w:t>
            </w:r>
          </w:p>
        </w:tc>
        <w:tc>
          <w:tcPr>
            <w:tcW w:w="2070" w:type="dxa"/>
            <w:tcBorders>
              <w:top w:val="single" w:sz="6" w:space="0" w:color="auto"/>
              <w:left w:val="single" w:sz="6" w:space="0" w:color="auto"/>
              <w:bottom w:val="single" w:sz="6" w:space="0" w:color="auto"/>
              <w:right w:val="single" w:sz="6" w:space="0" w:color="auto"/>
            </w:tcBorders>
          </w:tcPr>
          <w:p w:rsidR="009E5A36" w:rsidRPr="00381542" w:rsidRDefault="009E5A36" w:rsidP="00F957FA">
            <w:pPr>
              <w:spacing w:before="60"/>
              <w:rPr>
                <w:rFonts w:ascii="Arial" w:hAnsi="Arial" w:cs="Arial"/>
                <w:sz w:val="16"/>
                <w:szCs w:val="16"/>
              </w:rPr>
            </w:pPr>
            <w:r>
              <w:rPr>
                <w:rFonts w:ascii="Arial" w:hAnsi="Arial" w:cs="Arial"/>
                <w:sz w:val="16"/>
                <w:szCs w:val="16"/>
              </w:rPr>
              <w:t>2ms</w:t>
            </w:r>
          </w:p>
        </w:tc>
        <w:tc>
          <w:tcPr>
            <w:tcW w:w="3690" w:type="dxa"/>
            <w:tcBorders>
              <w:top w:val="single" w:sz="6" w:space="0" w:color="auto"/>
              <w:left w:val="single" w:sz="6" w:space="0" w:color="auto"/>
              <w:bottom w:val="single" w:sz="6" w:space="0" w:color="auto"/>
              <w:right w:val="single" w:sz="6" w:space="0" w:color="auto"/>
            </w:tcBorders>
          </w:tcPr>
          <w:p w:rsidR="009E5A36" w:rsidRPr="00381542" w:rsidRDefault="009E5A36" w:rsidP="00F957FA">
            <w:pPr>
              <w:spacing w:before="60"/>
              <w:rPr>
                <w:rFonts w:ascii="Arial" w:hAnsi="Arial" w:cs="Arial"/>
                <w:sz w:val="16"/>
                <w:szCs w:val="16"/>
              </w:rPr>
            </w:pPr>
            <w:r>
              <w:rPr>
                <w:rFonts w:ascii="Arial" w:hAnsi="Arial" w:cs="Arial"/>
                <w:sz w:val="16"/>
                <w:szCs w:val="16"/>
              </w:rPr>
              <w:t>Operate</w:t>
            </w:r>
          </w:p>
        </w:tc>
      </w:tr>
      <w:tr w:rsidR="009E5A36" w:rsidRPr="00381542" w:rsidTr="00B54697">
        <w:tc>
          <w:tcPr>
            <w:tcW w:w="3168" w:type="dxa"/>
            <w:tcBorders>
              <w:top w:val="single" w:sz="6" w:space="0" w:color="auto"/>
              <w:left w:val="single" w:sz="6" w:space="0" w:color="auto"/>
              <w:bottom w:val="single" w:sz="6" w:space="0" w:color="auto"/>
              <w:right w:val="single" w:sz="6" w:space="0" w:color="auto"/>
            </w:tcBorders>
          </w:tcPr>
          <w:p w:rsidR="009E5A36" w:rsidRPr="00381542" w:rsidRDefault="009E5A36" w:rsidP="009E5A36">
            <w:pPr>
              <w:spacing w:before="60"/>
              <w:rPr>
                <w:rFonts w:ascii="Arial" w:hAnsi="Arial" w:cs="Arial"/>
                <w:sz w:val="16"/>
                <w:szCs w:val="16"/>
              </w:rPr>
            </w:pPr>
            <w:r w:rsidRPr="009E5A36">
              <w:rPr>
                <w:rFonts w:ascii="Arial" w:hAnsi="Arial" w:cs="Arial"/>
                <w:sz w:val="16"/>
                <w:szCs w:val="16"/>
              </w:rPr>
              <w:t>CmMtrCurr_Per3</w:t>
            </w:r>
          </w:p>
        </w:tc>
        <w:tc>
          <w:tcPr>
            <w:tcW w:w="2070" w:type="dxa"/>
            <w:tcBorders>
              <w:top w:val="single" w:sz="6" w:space="0" w:color="auto"/>
              <w:left w:val="single" w:sz="6" w:space="0" w:color="auto"/>
              <w:bottom w:val="single" w:sz="6" w:space="0" w:color="auto"/>
              <w:right w:val="single" w:sz="6" w:space="0" w:color="auto"/>
            </w:tcBorders>
          </w:tcPr>
          <w:p w:rsidR="009E5A36" w:rsidRPr="00381542" w:rsidRDefault="009E5A36" w:rsidP="00F957FA">
            <w:pPr>
              <w:spacing w:before="60"/>
              <w:rPr>
                <w:rFonts w:ascii="Arial" w:hAnsi="Arial" w:cs="Arial"/>
                <w:sz w:val="16"/>
                <w:szCs w:val="16"/>
              </w:rPr>
            </w:pPr>
            <w:r>
              <w:rPr>
                <w:rFonts w:ascii="Arial" w:hAnsi="Arial" w:cs="Arial"/>
                <w:sz w:val="16"/>
                <w:szCs w:val="16"/>
              </w:rPr>
              <w:t>2ms</w:t>
            </w:r>
          </w:p>
        </w:tc>
        <w:tc>
          <w:tcPr>
            <w:tcW w:w="3690" w:type="dxa"/>
            <w:tcBorders>
              <w:top w:val="single" w:sz="6" w:space="0" w:color="auto"/>
              <w:left w:val="single" w:sz="6" w:space="0" w:color="auto"/>
              <w:bottom w:val="single" w:sz="6" w:space="0" w:color="auto"/>
              <w:right w:val="single" w:sz="6" w:space="0" w:color="auto"/>
            </w:tcBorders>
          </w:tcPr>
          <w:p w:rsidR="009E5A36" w:rsidRPr="00381542" w:rsidRDefault="009E5A36" w:rsidP="00F957FA">
            <w:pPr>
              <w:spacing w:before="60"/>
              <w:rPr>
                <w:rFonts w:ascii="Arial" w:hAnsi="Arial" w:cs="Arial"/>
                <w:sz w:val="16"/>
                <w:szCs w:val="16"/>
              </w:rPr>
            </w:pPr>
            <w:r>
              <w:rPr>
                <w:rFonts w:ascii="Arial" w:hAnsi="Arial" w:cs="Arial"/>
                <w:sz w:val="16"/>
                <w:szCs w:val="16"/>
              </w:rPr>
              <w:t>Operate</w:t>
            </w:r>
          </w:p>
        </w:tc>
      </w:tr>
      <w:tr w:rsidR="009E5A36" w:rsidRPr="00381542" w:rsidTr="00B54697">
        <w:tc>
          <w:tcPr>
            <w:tcW w:w="3168" w:type="dxa"/>
            <w:tcBorders>
              <w:top w:val="single" w:sz="6" w:space="0" w:color="auto"/>
              <w:left w:val="single" w:sz="6" w:space="0" w:color="auto"/>
              <w:bottom w:val="single" w:sz="6" w:space="0" w:color="auto"/>
              <w:right w:val="single" w:sz="6" w:space="0" w:color="auto"/>
            </w:tcBorders>
          </w:tcPr>
          <w:p w:rsidR="009E5A36" w:rsidRPr="009E5A36" w:rsidRDefault="009E5A36" w:rsidP="009E5A36">
            <w:pPr>
              <w:spacing w:before="60"/>
              <w:rPr>
                <w:rFonts w:ascii="Arial" w:hAnsi="Arial" w:cs="Arial"/>
                <w:sz w:val="16"/>
                <w:szCs w:val="16"/>
              </w:rPr>
            </w:pPr>
            <w:r w:rsidRPr="009E5A36">
              <w:rPr>
                <w:rFonts w:ascii="Arial" w:hAnsi="Arial" w:cs="Arial"/>
                <w:sz w:val="16"/>
                <w:szCs w:val="16"/>
              </w:rPr>
              <w:t>CurrDQPer1</w:t>
            </w:r>
          </w:p>
        </w:tc>
        <w:tc>
          <w:tcPr>
            <w:tcW w:w="2070" w:type="dxa"/>
            <w:tcBorders>
              <w:top w:val="single" w:sz="6" w:space="0" w:color="auto"/>
              <w:left w:val="single" w:sz="6" w:space="0" w:color="auto"/>
              <w:bottom w:val="single" w:sz="6" w:space="0" w:color="auto"/>
              <w:right w:val="single" w:sz="6" w:space="0" w:color="auto"/>
            </w:tcBorders>
          </w:tcPr>
          <w:p w:rsidR="009E5A36" w:rsidRPr="00381542" w:rsidRDefault="009E5A36" w:rsidP="009C5041">
            <w:pPr>
              <w:spacing w:before="60"/>
              <w:rPr>
                <w:rFonts w:ascii="Arial" w:hAnsi="Arial" w:cs="Arial"/>
                <w:sz w:val="16"/>
                <w:szCs w:val="16"/>
              </w:rPr>
            </w:pPr>
            <w:r>
              <w:rPr>
                <w:rFonts w:ascii="Arial" w:hAnsi="Arial" w:cs="Arial"/>
                <w:sz w:val="16"/>
                <w:szCs w:val="16"/>
              </w:rPr>
              <w:t>125</w:t>
            </w:r>
            <w:r w:rsidR="009C5041">
              <w:rPr>
                <w:rFonts w:ascii="Arial" w:hAnsi="Arial" w:cs="Arial"/>
                <w:sz w:val="16"/>
                <w:szCs w:val="16"/>
              </w:rPr>
              <w:t>us</w:t>
            </w:r>
            <w:r w:rsidR="003753A8">
              <w:rPr>
                <w:rFonts w:ascii="Arial" w:hAnsi="Arial" w:cs="Arial"/>
                <w:sz w:val="16"/>
                <w:szCs w:val="16"/>
              </w:rPr>
              <w:t xml:space="preserve"> (MtrCtrl ISR)</w:t>
            </w:r>
          </w:p>
        </w:tc>
        <w:tc>
          <w:tcPr>
            <w:tcW w:w="3690" w:type="dxa"/>
            <w:tcBorders>
              <w:top w:val="single" w:sz="6" w:space="0" w:color="auto"/>
              <w:left w:val="single" w:sz="6" w:space="0" w:color="auto"/>
              <w:bottom w:val="single" w:sz="6" w:space="0" w:color="auto"/>
              <w:right w:val="single" w:sz="6" w:space="0" w:color="auto"/>
            </w:tcBorders>
          </w:tcPr>
          <w:p w:rsidR="009E5A36" w:rsidRPr="00381542" w:rsidRDefault="00996173" w:rsidP="00F957FA">
            <w:pPr>
              <w:spacing w:before="60"/>
              <w:rPr>
                <w:rFonts w:ascii="Arial" w:hAnsi="Arial" w:cs="Arial"/>
                <w:sz w:val="16"/>
                <w:szCs w:val="16"/>
              </w:rPr>
            </w:pPr>
            <w:r>
              <w:rPr>
                <w:rFonts w:ascii="Arial" w:hAnsi="Arial" w:cs="Arial"/>
                <w:sz w:val="16"/>
                <w:szCs w:val="16"/>
              </w:rPr>
              <w:t>All</w:t>
            </w: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Sub-Module called by (Serial Comm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9E5A36" w:rsidP="009E5A36">
            <w:pPr>
              <w:spacing w:before="60"/>
              <w:rPr>
                <w:rFonts w:ascii="Arial" w:hAnsi="Arial" w:cs="Arial"/>
                <w:sz w:val="16"/>
              </w:rPr>
            </w:pPr>
            <w:r w:rsidRPr="009E5A36">
              <w:rPr>
                <w:rFonts w:ascii="Arial" w:hAnsi="Arial" w:cs="Arial"/>
                <w:sz w:val="16"/>
              </w:rPr>
              <w:t>CmMtrCurr_S</w:t>
            </w:r>
            <w:r w:rsidR="002841DE" w:rsidRPr="009E5A36">
              <w:rPr>
                <w:rFonts w:ascii="Arial" w:hAnsi="Arial" w:cs="Arial"/>
                <w:sz w:val="16"/>
              </w:rPr>
              <w:t>c</w:t>
            </w:r>
            <w:r w:rsidRPr="009E5A36">
              <w:rPr>
                <w:rFonts w:ascii="Arial" w:hAnsi="Arial" w:cs="Arial"/>
                <w:sz w:val="16"/>
              </w:rPr>
              <w:t>om_CalGain</w:t>
            </w:r>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F957FA">
            <w:pPr>
              <w:spacing w:before="60"/>
              <w:rPr>
                <w:rFonts w:ascii="Arial" w:hAnsi="Arial" w:cs="Arial"/>
                <w:sz w:val="16"/>
              </w:rPr>
            </w:pPr>
          </w:p>
        </w:tc>
      </w:tr>
      <w:tr w:rsidR="00743AEC" w:rsidTr="00F957FA">
        <w:tc>
          <w:tcPr>
            <w:tcW w:w="3618" w:type="dxa"/>
            <w:tcBorders>
              <w:top w:val="single" w:sz="6" w:space="0" w:color="auto"/>
              <w:left w:val="single" w:sz="6" w:space="0" w:color="auto"/>
              <w:bottom w:val="single" w:sz="6" w:space="0" w:color="auto"/>
              <w:right w:val="single" w:sz="6" w:space="0" w:color="auto"/>
            </w:tcBorders>
          </w:tcPr>
          <w:p w:rsidR="00743AEC" w:rsidRPr="00743AEC" w:rsidRDefault="009E5A36" w:rsidP="00F957FA">
            <w:pPr>
              <w:spacing w:before="60"/>
              <w:rPr>
                <w:rFonts w:ascii="Arial" w:hAnsi="Arial" w:cs="Arial"/>
                <w:sz w:val="16"/>
                <w:szCs w:val="16"/>
              </w:rPr>
            </w:pPr>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om_CalOffset</w:t>
            </w:r>
          </w:p>
        </w:tc>
        <w:tc>
          <w:tcPr>
            <w:tcW w:w="5310" w:type="dxa"/>
            <w:tcBorders>
              <w:top w:val="single" w:sz="6" w:space="0" w:color="auto"/>
              <w:left w:val="single" w:sz="6" w:space="0" w:color="auto"/>
              <w:bottom w:val="single" w:sz="6" w:space="0" w:color="auto"/>
              <w:right w:val="single" w:sz="6" w:space="0" w:color="auto"/>
            </w:tcBorders>
          </w:tcPr>
          <w:p w:rsidR="00743AEC" w:rsidRDefault="00743AEC" w:rsidP="00F957FA">
            <w:pPr>
              <w:spacing w:before="60"/>
              <w:rPr>
                <w:rFonts w:ascii="Arial" w:hAnsi="Arial" w:cs="Arial"/>
                <w:sz w:val="16"/>
              </w:rPr>
            </w:pPr>
          </w:p>
        </w:tc>
      </w:tr>
      <w:tr w:rsidR="009E5A36" w:rsidTr="00F957FA">
        <w:tc>
          <w:tcPr>
            <w:tcW w:w="361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om_MtrCurrOffReadStatus</w:t>
            </w:r>
          </w:p>
        </w:tc>
        <w:tc>
          <w:tcPr>
            <w:tcW w:w="5310" w:type="dxa"/>
            <w:tcBorders>
              <w:top w:val="single" w:sz="6" w:space="0" w:color="auto"/>
              <w:left w:val="single" w:sz="6" w:space="0" w:color="auto"/>
              <w:bottom w:val="single" w:sz="6" w:space="0" w:color="auto"/>
              <w:right w:val="single" w:sz="6" w:space="0" w:color="auto"/>
            </w:tcBorders>
          </w:tcPr>
          <w:p w:rsidR="009E5A36" w:rsidRDefault="009E5A36" w:rsidP="00F957FA">
            <w:pPr>
              <w:spacing w:before="60"/>
              <w:rPr>
                <w:rFonts w:ascii="Arial" w:hAnsi="Arial" w:cs="Arial"/>
                <w:sz w:val="16"/>
              </w:rPr>
            </w:pPr>
          </w:p>
        </w:tc>
      </w:tr>
      <w:tr w:rsidR="009E5A36" w:rsidTr="00F957FA">
        <w:tc>
          <w:tcPr>
            <w:tcW w:w="361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om_ReadMtrCurrCals</w:t>
            </w:r>
          </w:p>
        </w:tc>
        <w:tc>
          <w:tcPr>
            <w:tcW w:w="5310" w:type="dxa"/>
            <w:tcBorders>
              <w:top w:val="single" w:sz="6" w:space="0" w:color="auto"/>
              <w:left w:val="single" w:sz="6" w:space="0" w:color="auto"/>
              <w:bottom w:val="single" w:sz="6" w:space="0" w:color="auto"/>
              <w:right w:val="single" w:sz="6" w:space="0" w:color="auto"/>
            </w:tcBorders>
          </w:tcPr>
          <w:p w:rsidR="009E5A36" w:rsidRDefault="009E5A36" w:rsidP="00F957FA">
            <w:pPr>
              <w:spacing w:before="60"/>
              <w:rPr>
                <w:rFonts w:ascii="Arial" w:hAnsi="Arial" w:cs="Arial"/>
                <w:sz w:val="16"/>
              </w:rPr>
            </w:pPr>
          </w:p>
        </w:tc>
      </w:tr>
      <w:tr w:rsidR="009E5A36" w:rsidTr="00F957FA">
        <w:tc>
          <w:tcPr>
            <w:tcW w:w="361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om_SetMtrCurrCals</w:t>
            </w:r>
          </w:p>
        </w:tc>
        <w:tc>
          <w:tcPr>
            <w:tcW w:w="5310" w:type="dxa"/>
            <w:tcBorders>
              <w:top w:val="single" w:sz="6" w:space="0" w:color="auto"/>
              <w:left w:val="single" w:sz="6" w:space="0" w:color="auto"/>
              <w:bottom w:val="single" w:sz="6" w:space="0" w:color="auto"/>
              <w:right w:val="single" w:sz="6" w:space="0" w:color="auto"/>
            </w:tcBorders>
          </w:tcPr>
          <w:p w:rsidR="009E5A36" w:rsidRDefault="009E5A36" w:rsidP="00F957FA">
            <w:pPr>
              <w:spacing w:before="60"/>
              <w:rPr>
                <w:rFonts w:ascii="Arial" w:hAnsi="Arial" w:cs="Arial"/>
                <w:sz w:val="16"/>
              </w:rPr>
            </w:pPr>
          </w:p>
        </w:tc>
      </w:tr>
      <w:tr w:rsidR="009E5A36" w:rsidTr="00F957FA">
        <w:tc>
          <w:tcPr>
            <w:tcW w:w="361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r w:rsidRPr="009E5A36">
              <w:rPr>
                <w:rFonts w:ascii="Arial" w:hAnsi="Arial" w:cs="Arial"/>
                <w:sz w:val="16"/>
                <w:szCs w:val="16"/>
              </w:rPr>
              <w:t>CmMtrCurrTempOffset_Scom_Get</w:t>
            </w:r>
          </w:p>
        </w:tc>
        <w:tc>
          <w:tcPr>
            <w:tcW w:w="5310" w:type="dxa"/>
            <w:tcBorders>
              <w:top w:val="single" w:sz="6" w:space="0" w:color="auto"/>
              <w:left w:val="single" w:sz="6" w:space="0" w:color="auto"/>
              <w:bottom w:val="single" w:sz="6" w:space="0" w:color="auto"/>
              <w:right w:val="single" w:sz="6" w:space="0" w:color="auto"/>
            </w:tcBorders>
          </w:tcPr>
          <w:p w:rsidR="009E5A36" w:rsidRDefault="009E5A36" w:rsidP="00F957FA">
            <w:pPr>
              <w:spacing w:before="60"/>
              <w:rPr>
                <w:rFonts w:ascii="Arial" w:hAnsi="Arial" w:cs="Arial"/>
                <w:sz w:val="16"/>
              </w:rPr>
            </w:pPr>
          </w:p>
        </w:tc>
      </w:tr>
      <w:tr w:rsidR="009E5A36" w:rsidTr="00F957FA">
        <w:tc>
          <w:tcPr>
            <w:tcW w:w="361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r w:rsidRPr="009E5A36">
              <w:rPr>
                <w:rFonts w:ascii="Arial" w:hAnsi="Arial" w:cs="Arial"/>
                <w:sz w:val="16"/>
                <w:szCs w:val="16"/>
              </w:rPr>
              <w:t>CmMtrCurrTempOffset_Scom_Set</w:t>
            </w:r>
          </w:p>
        </w:tc>
        <w:tc>
          <w:tcPr>
            <w:tcW w:w="5310" w:type="dxa"/>
            <w:tcBorders>
              <w:top w:val="single" w:sz="6" w:space="0" w:color="auto"/>
              <w:left w:val="single" w:sz="6" w:space="0" w:color="auto"/>
              <w:bottom w:val="single" w:sz="6" w:space="0" w:color="auto"/>
              <w:right w:val="single" w:sz="6" w:space="0" w:color="auto"/>
            </w:tcBorders>
          </w:tcPr>
          <w:p w:rsidR="009E5A36" w:rsidRDefault="009E5A36" w:rsidP="00F957FA">
            <w:pPr>
              <w:spacing w:before="60"/>
              <w:rPr>
                <w:rFonts w:ascii="Arial" w:hAnsi="Arial" w:cs="Arial"/>
                <w:sz w:val="16"/>
              </w:rPr>
            </w:pPr>
          </w:p>
        </w:tc>
      </w:tr>
      <w:tr w:rsidR="009E5A36" w:rsidTr="00F957FA">
        <w:tc>
          <w:tcPr>
            <w:tcW w:w="3618" w:type="dxa"/>
            <w:tcBorders>
              <w:top w:val="single" w:sz="6" w:space="0" w:color="auto"/>
              <w:left w:val="single" w:sz="6" w:space="0" w:color="auto"/>
              <w:bottom w:val="single" w:sz="6" w:space="0" w:color="auto"/>
              <w:right w:val="single" w:sz="6" w:space="0" w:color="auto"/>
            </w:tcBorders>
          </w:tcPr>
          <w:p w:rsidR="009E5A36" w:rsidRPr="009E5A36" w:rsidRDefault="009E5A36" w:rsidP="00F957FA">
            <w:pPr>
              <w:spacing w:before="60"/>
              <w:rPr>
                <w:rFonts w:ascii="Arial" w:hAnsi="Arial" w:cs="Arial"/>
                <w:sz w:val="16"/>
                <w:szCs w:val="16"/>
              </w:rPr>
            </w:pPr>
          </w:p>
        </w:tc>
        <w:tc>
          <w:tcPr>
            <w:tcW w:w="5310" w:type="dxa"/>
            <w:tcBorders>
              <w:top w:val="single" w:sz="6" w:space="0" w:color="auto"/>
              <w:left w:val="single" w:sz="6" w:space="0" w:color="auto"/>
              <w:bottom w:val="single" w:sz="6" w:space="0" w:color="auto"/>
              <w:right w:val="single" w:sz="6" w:space="0" w:color="auto"/>
            </w:tcBorders>
          </w:tcPr>
          <w:p w:rsidR="009E5A36" w:rsidRDefault="009E5A36" w:rsidP="00F957FA">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381542" w:rsidRDefault="009E5A36" w:rsidP="00C8047B">
            <w:pPr>
              <w:spacing w:before="60"/>
              <w:rPr>
                <w:rFonts w:ascii="Arial" w:hAnsi="Arial" w:cs="Arial"/>
                <w:sz w:val="16"/>
                <w:szCs w:val="16"/>
              </w:rPr>
            </w:pPr>
            <w:r w:rsidRPr="009E5A36">
              <w:rPr>
                <w:rFonts w:ascii="Arial" w:hAnsi="Arial" w:cs="Arial"/>
                <w:sz w:val="16"/>
                <w:szCs w:val="16"/>
              </w:rPr>
              <w:t>CmMtrCurr_Init</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9E5A36">
            <w:pPr>
              <w:tabs>
                <w:tab w:val="left" w:pos="1042"/>
              </w:tabs>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r w:rsidRPr="009E5A36">
              <w:rPr>
                <w:rFonts w:ascii="Arial" w:hAnsi="Arial" w:cs="Arial"/>
                <w:sz w:val="16"/>
                <w:szCs w:val="16"/>
              </w:rPr>
              <w:t>CmMtrCurr_Per1</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r w:rsidRPr="009E5A36">
              <w:rPr>
                <w:rFonts w:ascii="Arial" w:hAnsi="Arial" w:cs="Arial"/>
                <w:sz w:val="16"/>
                <w:szCs w:val="16"/>
              </w:rPr>
              <w:t>CmMtrCurr_Per2</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381542" w:rsidRDefault="009E5A36" w:rsidP="00C8047B">
            <w:pPr>
              <w:spacing w:before="60"/>
              <w:rPr>
                <w:rFonts w:ascii="Arial" w:hAnsi="Arial" w:cs="Arial"/>
                <w:sz w:val="16"/>
                <w:szCs w:val="16"/>
              </w:rPr>
            </w:pPr>
            <w:r w:rsidRPr="009E5A36">
              <w:rPr>
                <w:rFonts w:ascii="Arial" w:hAnsi="Arial" w:cs="Arial"/>
                <w:sz w:val="16"/>
                <w:szCs w:val="16"/>
              </w:rPr>
              <w:t>CmMtrCurr_Per3</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9E5A36"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r w:rsidRPr="009E5A36">
              <w:rPr>
                <w:rFonts w:ascii="Arial" w:hAnsi="Arial" w:cs="Arial"/>
                <w:sz w:val="16"/>
                <w:szCs w:val="16"/>
              </w:rPr>
              <w:t>CurrDQPer1</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pPr>
              <w:spacing w:before="60"/>
              <w:rPr>
                <w:rFonts w:ascii="Arial" w:hAnsi="Arial" w:cs="Arial"/>
                <w:sz w:val="16"/>
                <w:lang w:val="fr-FR"/>
              </w:rPr>
            </w:pP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Default="009E5A36" w:rsidP="00C8047B">
            <w:pPr>
              <w:spacing w:before="60"/>
              <w:rPr>
                <w:rFonts w:ascii="Arial" w:hAnsi="Arial" w:cs="Arial"/>
                <w:sz w:val="16"/>
              </w:rPr>
            </w:pPr>
            <w:r w:rsidRPr="009E5A36">
              <w:rPr>
                <w:rFonts w:ascii="Arial" w:hAnsi="Arial" w:cs="Arial"/>
                <w:sz w:val="16"/>
              </w:rPr>
              <w:t>CmMtrCurr_S</w:t>
            </w:r>
            <w:r w:rsidR="002841DE" w:rsidRPr="009E5A36">
              <w:rPr>
                <w:rFonts w:ascii="Arial" w:hAnsi="Arial" w:cs="Arial"/>
                <w:sz w:val="16"/>
              </w:rPr>
              <w:t>c</w:t>
            </w:r>
            <w:r w:rsidRPr="009E5A36">
              <w:rPr>
                <w:rFonts w:ascii="Arial" w:hAnsi="Arial" w:cs="Arial"/>
                <w:sz w:val="16"/>
              </w:rPr>
              <w:t>om_CalGain</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743AEC" w:rsidRDefault="009E5A36" w:rsidP="00C8047B">
            <w:pPr>
              <w:spacing w:before="60"/>
              <w:rPr>
                <w:rFonts w:ascii="Arial" w:hAnsi="Arial" w:cs="Arial"/>
                <w:sz w:val="16"/>
                <w:szCs w:val="16"/>
              </w:rPr>
            </w:pPr>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om_CalOffset</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om_MtrCurrOffReadStatus</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om_ReadMtrCurrCals</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r w:rsidRPr="009E5A36">
              <w:rPr>
                <w:rFonts w:ascii="Arial" w:hAnsi="Arial" w:cs="Arial"/>
                <w:sz w:val="16"/>
                <w:szCs w:val="16"/>
              </w:rPr>
              <w:t>CmMtrCurr_S</w:t>
            </w:r>
            <w:r w:rsidR="002841DE" w:rsidRPr="009E5A36">
              <w:rPr>
                <w:rFonts w:ascii="Arial" w:hAnsi="Arial" w:cs="Arial"/>
                <w:sz w:val="16"/>
                <w:szCs w:val="16"/>
              </w:rPr>
              <w:t>c</w:t>
            </w:r>
            <w:r w:rsidRPr="009E5A36">
              <w:rPr>
                <w:rFonts w:ascii="Arial" w:hAnsi="Arial" w:cs="Arial"/>
                <w:sz w:val="16"/>
                <w:szCs w:val="16"/>
              </w:rPr>
              <w:t>om_SetMtrCurrCals</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r w:rsidRPr="009E5A36">
              <w:rPr>
                <w:rFonts w:ascii="Arial" w:hAnsi="Arial" w:cs="Arial"/>
                <w:sz w:val="16"/>
                <w:szCs w:val="16"/>
              </w:rPr>
              <w:t>CmMtrCurrTempOffset_Scom_Get</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lang w:val="fr-FR"/>
              </w:rPr>
            </w:pPr>
            <w:r w:rsidRPr="009E5A36">
              <w:rPr>
                <w:rFonts w:ascii="Arial" w:hAnsi="Arial" w:cs="Arial"/>
                <w:sz w:val="16"/>
                <w:lang w:val="fr-FR"/>
              </w:rPr>
              <w:t>RTE_START_SEC_SA_CMMTRCURR_APPL_CODE</w:t>
            </w:r>
          </w:p>
        </w:tc>
      </w:tr>
      <w:tr w:rsidR="009E5A36" w:rsidRPr="00623802" w:rsidTr="00BF364D">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szCs w:val="16"/>
              </w:rPr>
            </w:pPr>
            <w:r w:rsidRPr="009E5A36">
              <w:rPr>
                <w:rFonts w:ascii="Arial" w:hAnsi="Arial" w:cs="Arial"/>
                <w:sz w:val="16"/>
                <w:szCs w:val="16"/>
              </w:rPr>
              <w:t>CmMtrCurrTempOffset_Scom_Set</w:t>
            </w:r>
          </w:p>
        </w:tc>
        <w:tc>
          <w:tcPr>
            <w:tcW w:w="4464" w:type="dxa"/>
            <w:tcBorders>
              <w:top w:val="single" w:sz="6" w:space="0" w:color="auto"/>
              <w:left w:val="single" w:sz="6" w:space="0" w:color="auto"/>
              <w:bottom w:val="single" w:sz="6" w:space="0" w:color="auto"/>
              <w:right w:val="single" w:sz="6" w:space="0" w:color="auto"/>
            </w:tcBorders>
          </w:tcPr>
          <w:p w:rsidR="009E5A36" w:rsidRPr="009E5A36" w:rsidRDefault="009E5A36" w:rsidP="00C8047B">
            <w:pPr>
              <w:spacing w:before="60"/>
              <w:rPr>
                <w:rFonts w:ascii="Arial" w:hAnsi="Arial" w:cs="Arial"/>
                <w:sz w:val="16"/>
                <w:lang w:val="fr-FR"/>
              </w:rPr>
            </w:pPr>
            <w:r w:rsidRPr="009E5A36">
              <w:rPr>
                <w:rFonts w:ascii="Arial" w:hAnsi="Arial" w:cs="Arial"/>
                <w:sz w:val="16"/>
                <w:lang w:val="fr-FR"/>
              </w:rPr>
              <w:t>RTE_START_SEC_SA_CMMTRCURR_APPL_CODE</w:t>
            </w:r>
          </w:p>
        </w:tc>
      </w:tr>
    </w:tbl>
    <w:p w:rsidR="00BF364D" w:rsidRPr="009E5A36" w:rsidRDefault="00BF364D" w:rsidP="00BF364D">
      <w:pPr>
        <w:pStyle w:val="Heading2"/>
        <w:numPr>
          <w:ilvl w:val="0"/>
          <w:numId w:val="0"/>
        </w:numPr>
        <w:ind w:left="576"/>
        <w:rPr>
          <w:lang w:val="fr-FR"/>
        </w:rPr>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Known Issues / Limitations With Design</w:t>
      </w:r>
    </w:p>
    <w:p w:rsidR="009E5A36" w:rsidRDefault="009E5A36" w:rsidP="009E5A36">
      <w:pPr>
        <w:numPr>
          <w:ilvl w:val="0"/>
          <w:numId w:val="6"/>
        </w:numPr>
      </w:pPr>
      <w:r>
        <w:t>INLINE functions defined in GlobalMacro.h are not unit tested.</w:t>
      </w:r>
    </w:p>
    <w:p w:rsidR="00634CD4" w:rsidRDefault="00797D3A" w:rsidP="00634CD4">
      <w:pPr>
        <w:pStyle w:val="ListParagraph"/>
        <w:numPr>
          <w:ilvl w:val="0"/>
          <w:numId w:val="6"/>
        </w:numPr>
      </w:pPr>
      <w:r>
        <w:t>ADC component</w:t>
      </w:r>
      <w:r w:rsidR="00634CD4">
        <w:t xml:space="preserve"> outputs the ADC calibration </w:t>
      </w:r>
      <w:r>
        <w:t>compensation</w:t>
      </w:r>
      <w:r w:rsidR="00634CD4">
        <w:t xml:space="preserve"> which is in turn used by Current </w:t>
      </w:r>
      <w:r>
        <w:t>Measurement to</w:t>
      </w:r>
      <w:r w:rsidR="00634CD4">
        <w:t xml:space="preserve"> correct its offset volt . This is implementation done across two components</w:t>
      </w:r>
      <w:r w:rsidR="009C0B4B">
        <w:t>. T</w:t>
      </w:r>
      <w:r w:rsidR="00634CD4">
        <w:t xml:space="preserve">he measured currents from ADC </w:t>
      </w:r>
      <w:r>
        <w:t xml:space="preserve">conversion </w:t>
      </w:r>
      <w:r w:rsidR="00634CD4">
        <w:t>from counts to volts</w:t>
      </w:r>
      <w:r>
        <w:t xml:space="preserve"> is done in this component </w:t>
      </w:r>
      <w:r w:rsidR="00634CD4">
        <w:t xml:space="preserve"> instead of ADC component as described by the FDD </w:t>
      </w:r>
    </w:p>
    <w:p w:rsidR="00634CD4" w:rsidRDefault="00634CD4" w:rsidP="009E5A36">
      <w:pPr>
        <w:numPr>
          <w:ilvl w:val="0"/>
          <w:numId w:val="6"/>
        </w:numPr>
      </w:pPr>
    </w:p>
    <w:p w:rsidR="004A781C" w:rsidRDefault="004A781C">
      <w:pPr>
        <w:pStyle w:val="Heading1"/>
      </w:pPr>
      <w:r>
        <w:br w:type="page"/>
      </w:r>
      <w:r>
        <w:lastRenderedPageBreak/>
        <w:t>Revision Control Log</w:t>
      </w:r>
    </w:p>
    <w:tbl>
      <w:tblPr>
        <w:tblW w:w="9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2"/>
        <w:gridCol w:w="6210"/>
        <w:gridCol w:w="1080"/>
        <w:gridCol w:w="1105"/>
      </w:tblGrid>
      <w:tr w:rsidR="00C06924" w:rsidTr="00C06924">
        <w:tc>
          <w:tcPr>
            <w:tcW w:w="662" w:type="dxa"/>
          </w:tcPr>
          <w:p w:rsidR="00C06924" w:rsidRDefault="00C06924">
            <w:pPr>
              <w:spacing w:before="60"/>
              <w:rPr>
                <w:rFonts w:ascii="Arial" w:hAnsi="Arial" w:cs="Arial"/>
                <w:b/>
                <w:bCs/>
                <w:sz w:val="16"/>
              </w:rPr>
            </w:pPr>
            <w:r>
              <w:rPr>
                <w:rFonts w:ascii="Arial" w:hAnsi="Arial" w:cs="Arial"/>
                <w:b/>
                <w:bCs/>
                <w:sz w:val="16"/>
              </w:rPr>
              <w:t>Rev #</w:t>
            </w:r>
          </w:p>
        </w:tc>
        <w:tc>
          <w:tcPr>
            <w:tcW w:w="6210" w:type="dxa"/>
          </w:tcPr>
          <w:p w:rsidR="00C06924" w:rsidRDefault="00C06924">
            <w:pPr>
              <w:spacing w:before="60"/>
              <w:rPr>
                <w:rFonts w:ascii="Arial" w:hAnsi="Arial" w:cs="Arial"/>
                <w:b/>
                <w:bCs/>
                <w:sz w:val="16"/>
              </w:rPr>
            </w:pPr>
            <w:r>
              <w:rPr>
                <w:rFonts w:ascii="Arial" w:hAnsi="Arial" w:cs="Arial"/>
                <w:b/>
                <w:bCs/>
                <w:sz w:val="16"/>
              </w:rPr>
              <w:t>Change Description</w:t>
            </w:r>
          </w:p>
        </w:tc>
        <w:tc>
          <w:tcPr>
            <w:tcW w:w="1080" w:type="dxa"/>
          </w:tcPr>
          <w:p w:rsidR="00C06924" w:rsidRDefault="00C06924">
            <w:pPr>
              <w:spacing w:before="60"/>
              <w:rPr>
                <w:rFonts w:ascii="Arial" w:hAnsi="Arial" w:cs="Arial"/>
                <w:b/>
                <w:bCs/>
                <w:sz w:val="16"/>
              </w:rPr>
            </w:pPr>
            <w:r>
              <w:rPr>
                <w:rFonts w:ascii="Arial" w:hAnsi="Arial" w:cs="Arial"/>
                <w:b/>
                <w:bCs/>
                <w:sz w:val="16"/>
              </w:rPr>
              <w:t xml:space="preserve">Date </w:t>
            </w:r>
          </w:p>
        </w:tc>
        <w:tc>
          <w:tcPr>
            <w:tcW w:w="1105" w:type="dxa"/>
          </w:tcPr>
          <w:p w:rsidR="00C06924" w:rsidRDefault="00C06924">
            <w:pPr>
              <w:spacing w:before="60"/>
              <w:rPr>
                <w:rFonts w:ascii="Arial" w:hAnsi="Arial" w:cs="Arial"/>
                <w:b/>
                <w:bCs/>
                <w:sz w:val="16"/>
              </w:rPr>
            </w:pPr>
            <w:r>
              <w:rPr>
                <w:rFonts w:ascii="Arial" w:hAnsi="Arial" w:cs="Arial"/>
                <w:b/>
                <w:bCs/>
                <w:sz w:val="16"/>
              </w:rPr>
              <w:t>Author Initials</w:t>
            </w:r>
          </w:p>
        </w:tc>
      </w:tr>
      <w:tr w:rsidR="00C06924" w:rsidTr="00C06924">
        <w:tc>
          <w:tcPr>
            <w:tcW w:w="662" w:type="dxa"/>
          </w:tcPr>
          <w:p w:rsidR="00C06924" w:rsidRDefault="00C06924">
            <w:pPr>
              <w:spacing w:before="60"/>
              <w:rPr>
                <w:rFonts w:ascii="Arial" w:hAnsi="Arial" w:cs="Arial"/>
                <w:sz w:val="16"/>
              </w:rPr>
            </w:pPr>
            <w:r>
              <w:rPr>
                <w:rFonts w:ascii="Arial" w:hAnsi="Arial" w:cs="Arial"/>
                <w:sz w:val="16"/>
              </w:rPr>
              <w:t>1.0</w:t>
            </w:r>
          </w:p>
        </w:tc>
        <w:tc>
          <w:tcPr>
            <w:tcW w:w="6210" w:type="dxa"/>
          </w:tcPr>
          <w:p w:rsidR="00C06924" w:rsidRDefault="00C06924">
            <w:pPr>
              <w:spacing w:before="60"/>
              <w:rPr>
                <w:rFonts w:ascii="Arial" w:hAnsi="Arial" w:cs="Arial"/>
                <w:sz w:val="16"/>
              </w:rPr>
            </w:pPr>
            <w:r>
              <w:rPr>
                <w:rFonts w:ascii="Arial" w:hAnsi="Arial" w:cs="Arial"/>
                <w:sz w:val="16"/>
              </w:rPr>
              <w:t>Initial Version (FDD 01 C Ver 005)</w:t>
            </w:r>
          </w:p>
        </w:tc>
        <w:tc>
          <w:tcPr>
            <w:tcW w:w="1080" w:type="dxa"/>
          </w:tcPr>
          <w:p w:rsidR="00C06924" w:rsidRDefault="00C06924" w:rsidP="0079796F">
            <w:pPr>
              <w:spacing w:before="60"/>
              <w:rPr>
                <w:rFonts w:ascii="Arial" w:hAnsi="Arial" w:cs="Arial"/>
                <w:sz w:val="16"/>
              </w:rPr>
            </w:pPr>
            <w:r>
              <w:rPr>
                <w:rFonts w:ascii="Arial" w:hAnsi="Arial" w:cs="Arial"/>
                <w:sz w:val="16"/>
              </w:rPr>
              <w:t>01-Dec-12</w:t>
            </w:r>
          </w:p>
        </w:tc>
        <w:tc>
          <w:tcPr>
            <w:tcW w:w="1105" w:type="dxa"/>
          </w:tcPr>
          <w:p w:rsidR="00C06924" w:rsidRDefault="00C06924" w:rsidP="005B0264">
            <w:pPr>
              <w:spacing w:before="60"/>
              <w:rPr>
                <w:rFonts w:ascii="Arial" w:hAnsi="Arial" w:cs="Arial"/>
                <w:sz w:val="16"/>
              </w:rPr>
            </w:pPr>
            <w:r>
              <w:rPr>
                <w:rFonts w:ascii="Arial" w:hAnsi="Arial" w:cs="Arial"/>
                <w:sz w:val="16"/>
              </w:rPr>
              <w:t>Selva</w:t>
            </w:r>
          </w:p>
        </w:tc>
      </w:tr>
      <w:tr w:rsidR="00C06924" w:rsidTr="00C06924">
        <w:tc>
          <w:tcPr>
            <w:tcW w:w="662" w:type="dxa"/>
          </w:tcPr>
          <w:p w:rsidR="00C06924" w:rsidRDefault="00C06924">
            <w:pPr>
              <w:spacing w:before="60"/>
              <w:rPr>
                <w:rFonts w:ascii="Arial" w:hAnsi="Arial" w:cs="Arial"/>
                <w:sz w:val="16"/>
              </w:rPr>
            </w:pPr>
            <w:r>
              <w:rPr>
                <w:rFonts w:ascii="Arial" w:hAnsi="Arial" w:cs="Arial"/>
                <w:sz w:val="16"/>
              </w:rPr>
              <w:t>2.0</w:t>
            </w:r>
          </w:p>
        </w:tc>
        <w:tc>
          <w:tcPr>
            <w:tcW w:w="6210" w:type="dxa"/>
          </w:tcPr>
          <w:p w:rsidR="00C06924" w:rsidRDefault="00C06924">
            <w:pPr>
              <w:spacing w:before="60"/>
              <w:rPr>
                <w:rFonts w:ascii="Arial" w:hAnsi="Arial" w:cs="Arial"/>
                <w:sz w:val="16"/>
              </w:rPr>
            </w:pPr>
            <w:r>
              <w:rPr>
                <w:rFonts w:ascii="Arial" w:hAnsi="Arial" w:cs="Arial"/>
                <w:sz w:val="16"/>
              </w:rPr>
              <w:t>Configured global read/write macros for global data (anomaly 4696)</w:t>
            </w:r>
          </w:p>
        </w:tc>
        <w:tc>
          <w:tcPr>
            <w:tcW w:w="1080" w:type="dxa"/>
          </w:tcPr>
          <w:p w:rsidR="00C06924" w:rsidRDefault="00C06924" w:rsidP="0079796F">
            <w:pPr>
              <w:spacing w:before="60"/>
              <w:rPr>
                <w:rFonts w:ascii="Arial" w:hAnsi="Arial" w:cs="Arial"/>
                <w:sz w:val="16"/>
              </w:rPr>
            </w:pPr>
            <w:r>
              <w:rPr>
                <w:rFonts w:ascii="Arial" w:hAnsi="Arial" w:cs="Arial"/>
                <w:sz w:val="16"/>
              </w:rPr>
              <w:t>23-Mar-13</w:t>
            </w:r>
          </w:p>
        </w:tc>
        <w:tc>
          <w:tcPr>
            <w:tcW w:w="1105" w:type="dxa"/>
          </w:tcPr>
          <w:p w:rsidR="00C06924" w:rsidRDefault="00C06924" w:rsidP="005B0264">
            <w:pPr>
              <w:spacing w:before="60"/>
              <w:rPr>
                <w:rFonts w:ascii="Arial" w:hAnsi="Arial" w:cs="Arial"/>
                <w:sz w:val="16"/>
              </w:rPr>
            </w:pPr>
            <w:r>
              <w:rPr>
                <w:rFonts w:ascii="Arial" w:hAnsi="Arial" w:cs="Arial"/>
                <w:sz w:val="16"/>
              </w:rPr>
              <w:t>OT</w:t>
            </w:r>
          </w:p>
        </w:tc>
      </w:tr>
      <w:tr w:rsidR="00520FB4" w:rsidTr="00C06924">
        <w:tc>
          <w:tcPr>
            <w:tcW w:w="662" w:type="dxa"/>
          </w:tcPr>
          <w:p w:rsidR="00520FB4" w:rsidRDefault="00520FB4">
            <w:pPr>
              <w:spacing w:before="60"/>
              <w:rPr>
                <w:rFonts w:ascii="Arial" w:hAnsi="Arial" w:cs="Arial"/>
                <w:sz w:val="16"/>
              </w:rPr>
            </w:pPr>
            <w:r>
              <w:rPr>
                <w:rFonts w:ascii="Arial" w:hAnsi="Arial" w:cs="Arial"/>
                <w:sz w:val="16"/>
              </w:rPr>
              <w:t>3.0</w:t>
            </w:r>
          </w:p>
        </w:tc>
        <w:tc>
          <w:tcPr>
            <w:tcW w:w="6210" w:type="dxa"/>
          </w:tcPr>
          <w:p w:rsidR="00520FB4" w:rsidRDefault="00520FB4">
            <w:pPr>
              <w:spacing w:before="60"/>
              <w:rPr>
                <w:rFonts w:ascii="Arial" w:hAnsi="Arial" w:cs="Arial"/>
                <w:sz w:val="16"/>
              </w:rPr>
            </w:pPr>
            <w:r>
              <w:rPr>
                <w:rFonts w:ascii="Arial" w:hAnsi="Arial" w:cs="Arial"/>
                <w:sz w:val="16"/>
              </w:rPr>
              <w:t>Fixes for Anamoly 5561 and A5566 added</w:t>
            </w:r>
          </w:p>
        </w:tc>
        <w:tc>
          <w:tcPr>
            <w:tcW w:w="1080" w:type="dxa"/>
          </w:tcPr>
          <w:p w:rsidR="00520FB4" w:rsidRDefault="00520FB4" w:rsidP="0079796F">
            <w:pPr>
              <w:spacing w:before="60"/>
              <w:rPr>
                <w:rFonts w:ascii="Arial" w:hAnsi="Arial" w:cs="Arial"/>
                <w:sz w:val="16"/>
              </w:rPr>
            </w:pPr>
            <w:r>
              <w:rPr>
                <w:rFonts w:ascii="Arial" w:hAnsi="Arial" w:cs="Arial"/>
                <w:sz w:val="16"/>
              </w:rPr>
              <w:t>4-Sep-13</w:t>
            </w:r>
          </w:p>
        </w:tc>
        <w:tc>
          <w:tcPr>
            <w:tcW w:w="1105" w:type="dxa"/>
          </w:tcPr>
          <w:p w:rsidR="00520FB4" w:rsidRDefault="00520FB4" w:rsidP="005B0264">
            <w:pPr>
              <w:spacing w:before="60"/>
              <w:rPr>
                <w:rFonts w:ascii="Arial" w:hAnsi="Arial" w:cs="Arial"/>
                <w:sz w:val="16"/>
              </w:rPr>
            </w:pPr>
            <w:r>
              <w:rPr>
                <w:rFonts w:ascii="Arial" w:hAnsi="Arial" w:cs="Arial"/>
                <w:sz w:val="16"/>
              </w:rPr>
              <w:t>Selva</w:t>
            </w:r>
          </w:p>
        </w:tc>
      </w:tr>
      <w:tr w:rsidR="00975561" w:rsidTr="00C06924">
        <w:tc>
          <w:tcPr>
            <w:tcW w:w="662" w:type="dxa"/>
          </w:tcPr>
          <w:p w:rsidR="00975561" w:rsidRDefault="00975561">
            <w:pPr>
              <w:spacing w:before="60"/>
              <w:rPr>
                <w:rFonts w:ascii="Arial" w:hAnsi="Arial" w:cs="Arial"/>
                <w:sz w:val="16"/>
              </w:rPr>
            </w:pPr>
            <w:r>
              <w:rPr>
                <w:rFonts w:ascii="Arial" w:hAnsi="Arial" w:cs="Arial"/>
                <w:sz w:val="16"/>
              </w:rPr>
              <w:t>4.0</w:t>
            </w:r>
          </w:p>
        </w:tc>
        <w:tc>
          <w:tcPr>
            <w:tcW w:w="6210" w:type="dxa"/>
          </w:tcPr>
          <w:p w:rsidR="00975561" w:rsidRDefault="00975561">
            <w:pPr>
              <w:spacing w:before="60"/>
              <w:rPr>
                <w:rFonts w:ascii="Arial" w:hAnsi="Arial" w:cs="Arial"/>
                <w:sz w:val="16"/>
              </w:rPr>
            </w:pPr>
            <w:r>
              <w:rPr>
                <w:rFonts w:ascii="Arial" w:hAnsi="Arial" w:cs="Arial"/>
                <w:sz w:val="16"/>
              </w:rPr>
              <w:t>Updated to FDD 01C Ver 006</w:t>
            </w:r>
          </w:p>
        </w:tc>
        <w:tc>
          <w:tcPr>
            <w:tcW w:w="1080" w:type="dxa"/>
          </w:tcPr>
          <w:p w:rsidR="00975561" w:rsidRDefault="00975561" w:rsidP="0079796F">
            <w:pPr>
              <w:spacing w:before="60"/>
              <w:rPr>
                <w:rFonts w:ascii="Arial" w:hAnsi="Arial" w:cs="Arial"/>
                <w:sz w:val="16"/>
              </w:rPr>
            </w:pPr>
            <w:r>
              <w:rPr>
                <w:rFonts w:ascii="Arial" w:hAnsi="Arial" w:cs="Arial"/>
                <w:sz w:val="16"/>
              </w:rPr>
              <w:t>07-Oct-13</w:t>
            </w:r>
          </w:p>
        </w:tc>
        <w:tc>
          <w:tcPr>
            <w:tcW w:w="1105" w:type="dxa"/>
          </w:tcPr>
          <w:p w:rsidR="00975561" w:rsidRDefault="00975561" w:rsidP="005B0264">
            <w:pPr>
              <w:spacing w:before="60"/>
              <w:rPr>
                <w:rFonts w:ascii="Arial" w:hAnsi="Arial" w:cs="Arial"/>
                <w:sz w:val="16"/>
              </w:rPr>
            </w:pPr>
            <w:r>
              <w:rPr>
                <w:rFonts w:ascii="Arial" w:hAnsi="Arial" w:cs="Arial"/>
                <w:sz w:val="16"/>
              </w:rPr>
              <w:t>VK</w:t>
            </w:r>
          </w:p>
        </w:tc>
      </w:tr>
      <w:tr w:rsidR="00831644" w:rsidTr="00C06924">
        <w:tc>
          <w:tcPr>
            <w:tcW w:w="662" w:type="dxa"/>
          </w:tcPr>
          <w:p w:rsidR="00831644" w:rsidRDefault="00831644">
            <w:pPr>
              <w:spacing w:before="60"/>
              <w:rPr>
                <w:rFonts w:ascii="Arial" w:hAnsi="Arial" w:cs="Arial"/>
                <w:sz w:val="16"/>
              </w:rPr>
            </w:pPr>
            <w:r>
              <w:rPr>
                <w:rFonts w:ascii="Arial" w:hAnsi="Arial" w:cs="Arial"/>
                <w:sz w:val="16"/>
              </w:rPr>
              <w:t>5.0</w:t>
            </w:r>
          </w:p>
        </w:tc>
        <w:tc>
          <w:tcPr>
            <w:tcW w:w="6210" w:type="dxa"/>
          </w:tcPr>
          <w:p w:rsidR="00831644" w:rsidRDefault="00831644">
            <w:pPr>
              <w:spacing w:before="60"/>
              <w:rPr>
                <w:rFonts w:ascii="Arial" w:hAnsi="Arial" w:cs="Arial"/>
                <w:sz w:val="16"/>
              </w:rPr>
            </w:pPr>
            <w:r>
              <w:rPr>
                <w:rFonts w:ascii="Arial" w:hAnsi="Arial" w:cs="Arial"/>
                <w:sz w:val="16"/>
              </w:rPr>
              <w:t>Anomaly 5967</w:t>
            </w:r>
            <w:r w:rsidR="0081486E">
              <w:rPr>
                <w:rFonts w:ascii="Arial" w:hAnsi="Arial" w:cs="Arial"/>
                <w:sz w:val="16"/>
              </w:rPr>
              <w:t xml:space="preserve"> </w:t>
            </w:r>
            <w:r>
              <w:rPr>
                <w:rFonts w:ascii="Arial" w:hAnsi="Arial" w:cs="Arial"/>
                <w:sz w:val="16"/>
              </w:rPr>
              <w:t>and 5873</w:t>
            </w:r>
          </w:p>
        </w:tc>
        <w:tc>
          <w:tcPr>
            <w:tcW w:w="1080" w:type="dxa"/>
          </w:tcPr>
          <w:p w:rsidR="00831644" w:rsidRDefault="00831644" w:rsidP="0079796F">
            <w:pPr>
              <w:spacing w:before="60"/>
              <w:rPr>
                <w:rFonts w:ascii="Arial" w:hAnsi="Arial" w:cs="Arial"/>
                <w:sz w:val="16"/>
              </w:rPr>
            </w:pPr>
            <w:r>
              <w:rPr>
                <w:rFonts w:ascii="Arial" w:hAnsi="Arial" w:cs="Arial"/>
                <w:sz w:val="16"/>
              </w:rPr>
              <w:t>06-Nov-13</w:t>
            </w:r>
          </w:p>
        </w:tc>
        <w:tc>
          <w:tcPr>
            <w:tcW w:w="1105" w:type="dxa"/>
          </w:tcPr>
          <w:p w:rsidR="00831644" w:rsidRDefault="00831644" w:rsidP="005B0264">
            <w:pPr>
              <w:spacing w:before="60"/>
              <w:rPr>
                <w:rFonts w:ascii="Arial" w:hAnsi="Arial" w:cs="Arial"/>
                <w:sz w:val="16"/>
              </w:rPr>
            </w:pPr>
            <w:r>
              <w:rPr>
                <w:rFonts w:ascii="Arial" w:hAnsi="Arial" w:cs="Arial"/>
                <w:sz w:val="16"/>
              </w:rPr>
              <w:t>SP</w:t>
            </w:r>
          </w:p>
        </w:tc>
      </w:tr>
      <w:tr w:rsidR="002841DE" w:rsidTr="00C06924">
        <w:tc>
          <w:tcPr>
            <w:tcW w:w="662" w:type="dxa"/>
          </w:tcPr>
          <w:p w:rsidR="002841DE" w:rsidRDefault="002841DE">
            <w:pPr>
              <w:spacing w:before="60"/>
              <w:rPr>
                <w:rFonts w:ascii="Arial" w:hAnsi="Arial" w:cs="Arial"/>
                <w:sz w:val="16"/>
              </w:rPr>
            </w:pPr>
            <w:r>
              <w:rPr>
                <w:rFonts w:ascii="Arial" w:hAnsi="Arial" w:cs="Arial"/>
                <w:sz w:val="16"/>
              </w:rPr>
              <w:t>6.0</w:t>
            </w:r>
          </w:p>
        </w:tc>
        <w:tc>
          <w:tcPr>
            <w:tcW w:w="6210" w:type="dxa"/>
          </w:tcPr>
          <w:p w:rsidR="002841DE" w:rsidRDefault="002841DE">
            <w:pPr>
              <w:spacing w:before="60"/>
              <w:rPr>
                <w:rFonts w:ascii="Arial" w:hAnsi="Arial" w:cs="Arial"/>
                <w:sz w:val="16"/>
              </w:rPr>
            </w:pPr>
            <w:r>
              <w:rPr>
                <w:rFonts w:ascii="Arial" w:hAnsi="Arial" w:cs="Arial"/>
                <w:sz w:val="16"/>
              </w:rPr>
              <w:t>Range corrections for ‘</w:t>
            </w:r>
            <w:r w:rsidRPr="005626D4">
              <w:rPr>
                <w:rFonts w:ascii="Arial" w:hAnsi="Arial" w:cs="Arial"/>
                <w:sz w:val="16"/>
              </w:rPr>
              <w:t>MtrCurr1OffDelta_VoltpVoltCnts_M_f32</w:t>
            </w:r>
            <w:r>
              <w:rPr>
                <w:rFonts w:ascii="Arial" w:hAnsi="Arial" w:cs="Arial"/>
                <w:sz w:val="16"/>
              </w:rPr>
              <w:t>’ and ‘MtrCurr2</w:t>
            </w:r>
            <w:r w:rsidRPr="005626D4">
              <w:rPr>
                <w:rFonts w:ascii="Arial" w:hAnsi="Arial" w:cs="Arial"/>
                <w:sz w:val="16"/>
              </w:rPr>
              <w:t>OffDelta_VoltpVoltCnts_M_f32</w:t>
            </w:r>
            <w:r>
              <w:rPr>
                <w:rFonts w:ascii="Arial" w:hAnsi="Arial" w:cs="Arial"/>
                <w:sz w:val="16"/>
              </w:rPr>
              <w:t>’</w:t>
            </w:r>
          </w:p>
        </w:tc>
        <w:tc>
          <w:tcPr>
            <w:tcW w:w="1080" w:type="dxa"/>
          </w:tcPr>
          <w:p w:rsidR="002841DE" w:rsidRDefault="002841DE" w:rsidP="0079796F">
            <w:pPr>
              <w:spacing w:before="60"/>
              <w:rPr>
                <w:rFonts w:ascii="Arial" w:hAnsi="Arial" w:cs="Arial"/>
                <w:sz w:val="16"/>
              </w:rPr>
            </w:pPr>
            <w:r>
              <w:rPr>
                <w:rFonts w:ascii="Arial" w:hAnsi="Arial" w:cs="Arial"/>
                <w:sz w:val="16"/>
              </w:rPr>
              <w:t>9-Nov-13</w:t>
            </w:r>
          </w:p>
        </w:tc>
        <w:tc>
          <w:tcPr>
            <w:tcW w:w="1105" w:type="dxa"/>
          </w:tcPr>
          <w:p w:rsidR="002841DE" w:rsidRDefault="002841DE" w:rsidP="005B0264">
            <w:pPr>
              <w:spacing w:before="60"/>
              <w:rPr>
                <w:rFonts w:ascii="Arial" w:hAnsi="Arial" w:cs="Arial"/>
                <w:sz w:val="16"/>
              </w:rPr>
            </w:pPr>
            <w:r>
              <w:rPr>
                <w:rFonts w:ascii="Arial" w:hAnsi="Arial" w:cs="Arial"/>
                <w:sz w:val="16"/>
              </w:rPr>
              <w:t>SR</w:t>
            </w:r>
          </w:p>
        </w:tc>
      </w:tr>
      <w:tr w:rsidR="007C04DE" w:rsidTr="00C06924">
        <w:tc>
          <w:tcPr>
            <w:tcW w:w="662" w:type="dxa"/>
          </w:tcPr>
          <w:p w:rsidR="007C04DE" w:rsidRDefault="007C04DE">
            <w:pPr>
              <w:spacing w:before="60"/>
              <w:rPr>
                <w:rFonts w:ascii="Arial" w:hAnsi="Arial" w:cs="Arial"/>
                <w:sz w:val="16"/>
              </w:rPr>
            </w:pPr>
            <w:r>
              <w:rPr>
                <w:rFonts w:ascii="Arial" w:hAnsi="Arial" w:cs="Arial"/>
                <w:sz w:val="16"/>
              </w:rPr>
              <w:t>7.0</w:t>
            </w:r>
          </w:p>
        </w:tc>
        <w:tc>
          <w:tcPr>
            <w:tcW w:w="6210" w:type="dxa"/>
          </w:tcPr>
          <w:p w:rsidR="007C04DE" w:rsidRDefault="007C04DE">
            <w:pPr>
              <w:spacing w:before="60"/>
              <w:rPr>
                <w:rFonts w:ascii="Arial" w:hAnsi="Arial" w:cs="Arial"/>
                <w:sz w:val="16"/>
              </w:rPr>
            </w:pPr>
            <w:r>
              <w:rPr>
                <w:rFonts w:ascii="Arial" w:hAnsi="Arial" w:cs="Arial"/>
                <w:sz w:val="16"/>
              </w:rPr>
              <w:t>Changed CurrCorrDiag filtering from fixed point to floating point to achieve specified range and resolution</w:t>
            </w:r>
            <w:r w:rsidR="00A12998">
              <w:rPr>
                <w:rFonts w:ascii="Arial" w:hAnsi="Arial" w:cs="Arial"/>
                <w:sz w:val="16"/>
              </w:rPr>
              <w:t xml:space="preserve"> – CR 10895</w:t>
            </w:r>
          </w:p>
        </w:tc>
        <w:tc>
          <w:tcPr>
            <w:tcW w:w="1080" w:type="dxa"/>
          </w:tcPr>
          <w:p w:rsidR="007C04DE" w:rsidRDefault="007C04DE" w:rsidP="0079796F">
            <w:pPr>
              <w:spacing w:before="60"/>
              <w:rPr>
                <w:rFonts w:ascii="Arial" w:hAnsi="Arial" w:cs="Arial"/>
                <w:sz w:val="16"/>
              </w:rPr>
            </w:pPr>
            <w:r>
              <w:rPr>
                <w:rFonts w:ascii="Arial" w:hAnsi="Arial" w:cs="Arial"/>
                <w:sz w:val="16"/>
              </w:rPr>
              <w:t>20-Nov-13</w:t>
            </w:r>
          </w:p>
        </w:tc>
        <w:tc>
          <w:tcPr>
            <w:tcW w:w="1105" w:type="dxa"/>
          </w:tcPr>
          <w:p w:rsidR="007C04DE" w:rsidRDefault="007C04DE" w:rsidP="005B0264">
            <w:pPr>
              <w:spacing w:before="60"/>
              <w:rPr>
                <w:rFonts w:ascii="Arial" w:hAnsi="Arial" w:cs="Arial"/>
                <w:sz w:val="16"/>
              </w:rPr>
            </w:pPr>
            <w:r>
              <w:rPr>
                <w:rFonts w:ascii="Arial" w:hAnsi="Arial" w:cs="Arial"/>
                <w:sz w:val="16"/>
              </w:rPr>
              <w:t>KMC</w:t>
            </w:r>
          </w:p>
        </w:tc>
      </w:tr>
      <w:tr w:rsidR="00697A00" w:rsidTr="00C06924">
        <w:tc>
          <w:tcPr>
            <w:tcW w:w="662" w:type="dxa"/>
          </w:tcPr>
          <w:p w:rsidR="00697A00" w:rsidRDefault="00697A00">
            <w:pPr>
              <w:spacing w:before="60"/>
              <w:rPr>
                <w:rFonts w:ascii="Arial" w:hAnsi="Arial" w:cs="Arial"/>
                <w:sz w:val="16"/>
              </w:rPr>
            </w:pPr>
            <w:r>
              <w:rPr>
                <w:rFonts w:ascii="Arial" w:hAnsi="Arial" w:cs="Arial"/>
                <w:sz w:val="16"/>
              </w:rPr>
              <w:t>8.0</w:t>
            </w:r>
          </w:p>
        </w:tc>
        <w:tc>
          <w:tcPr>
            <w:tcW w:w="6210" w:type="dxa"/>
          </w:tcPr>
          <w:p w:rsidR="00697A00" w:rsidRDefault="00697A00">
            <w:pPr>
              <w:spacing w:before="60"/>
              <w:rPr>
                <w:rFonts w:ascii="Arial" w:hAnsi="Arial" w:cs="Arial"/>
                <w:sz w:val="16"/>
              </w:rPr>
            </w:pPr>
            <w:r>
              <w:rPr>
                <w:rFonts w:ascii="Arial" w:hAnsi="Arial" w:cs="Arial"/>
                <w:sz w:val="16"/>
              </w:rPr>
              <w:t xml:space="preserve">Updated for </w:t>
            </w:r>
            <w:r w:rsidR="00726AE2">
              <w:rPr>
                <w:rFonts w:ascii="Arial" w:hAnsi="Arial" w:cs="Arial"/>
                <w:sz w:val="16"/>
              </w:rPr>
              <w:t>FDD 01C v007</w:t>
            </w:r>
          </w:p>
        </w:tc>
        <w:tc>
          <w:tcPr>
            <w:tcW w:w="1080" w:type="dxa"/>
          </w:tcPr>
          <w:p w:rsidR="00697A00" w:rsidRDefault="004B09EE" w:rsidP="0079796F">
            <w:pPr>
              <w:spacing w:before="60"/>
              <w:rPr>
                <w:rFonts w:ascii="Arial" w:hAnsi="Arial" w:cs="Arial"/>
                <w:sz w:val="16"/>
              </w:rPr>
            </w:pPr>
            <w:r>
              <w:rPr>
                <w:rFonts w:ascii="Arial" w:hAnsi="Arial" w:cs="Arial"/>
                <w:sz w:val="16"/>
              </w:rPr>
              <w:t>20-Apr</w:t>
            </w:r>
            <w:r w:rsidR="00697A00">
              <w:rPr>
                <w:rFonts w:ascii="Arial" w:hAnsi="Arial" w:cs="Arial"/>
                <w:sz w:val="16"/>
              </w:rPr>
              <w:t>-14</w:t>
            </w:r>
          </w:p>
        </w:tc>
        <w:tc>
          <w:tcPr>
            <w:tcW w:w="1105" w:type="dxa"/>
          </w:tcPr>
          <w:p w:rsidR="00697A00" w:rsidRDefault="00697A00" w:rsidP="005B0264">
            <w:pPr>
              <w:spacing w:before="60"/>
              <w:rPr>
                <w:rFonts w:ascii="Arial" w:hAnsi="Arial" w:cs="Arial"/>
                <w:sz w:val="16"/>
              </w:rPr>
            </w:pPr>
            <w:r>
              <w:rPr>
                <w:rFonts w:ascii="Arial" w:hAnsi="Arial" w:cs="Arial"/>
                <w:sz w:val="16"/>
              </w:rPr>
              <w:t>Selva</w:t>
            </w:r>
          </w:p>
        </w:tc>
      </w:tr>
      <w:tr w:rsidR="00D932E5" w:rsidTr="00C06924">
        <w:tc>
          <w:tcPr>
            <w:tcW w:w="662" w:type="dxa"/>
          </w:tcPr>
          <w:p w:rsidR="00D932E5" w:rsidRDefault="00D932E5">
            <w:pPr>
              <w:spacing w:before="60"/>
              <w:rPr>
                <w:rFonts w:ascii="Arial" w:hAnsi="Arial" w:cs="Arial"/>
                <w:sz w:val="16"/>
              </w:rPr>
            </w:pPr>
            <w:r>
              <w:rPr>
                <w:rFonts w:ascii="Arial" w:hAnsi="Arial" w:cs="Arial"/>
                <w:sz w:val="16"/>
              </w:rPr>
              <w:t>9.0</w:t>
            </w:r>
          </w:p>
        </w:tc>
        <w:tc>
          <w:tcPr>
            <w:tcW w:w="6210" w:type="dxa"/>
          </w:tcPr>
          <w:p w:rsidR="00D932E5" w:rsidRDefault="00D932E5">
            <w:pPr>
              <w:spacing w:before="60"/>
              <w:rPr>
                <w:rFonts w:ascii="Arial" w:hAnsi="Arial" w:cs="Arial"/>
                <w:sz w:val="16"/>
              </w:rPr>
            </w:pPr>
            <w:r>
              <w:rPr>
                <w:rFonts w:ascii="Arial" w:hAnsi="Arial" w:cs="Arial"/>
                <w:sz w:val="16"/>
              </w:rPr>
              <w:t>Updated for FDD 01C v008</w:t>
            </w:r>
          </w:p>
        </w:tc>
        <w:tc>
          <w:tcPr>
            <w:tcW w:w="1080" w:type="dxa"/>
          </w:tcPr>
          <w:p w:rsidR="00D932E5" w:rsidRDefault="00D932E5" w:rsidP="0079796F">
            <w:pPr>
              <w:spacing w:before="60"/>
              <w:rPr>
                <w:rFonts w:ascii="Arial" w:hAnsi="Arial" w:cs="Arial"/>
                <w:sz w:val="16"/>
              </w:rPr>
            </w:pPr>
            <w:r>
              <w:rPr>
                <w:rFonts w:ascii="Arial" w:hAnsi="Arial" w:cs="Arial"/>
                <w:sz w:val="16"/>
              </w:rPr>
              <w:t>27-June-14</w:t>
            </w:r>
          </w:p>
        </w:tc>
        <w:tc>
          <w:tcPr>
            <w:tcW w:w="1105" w:type="dxa"/>
          </w:tcPr>
          <w:p w:rsidR="00D932E5" w:rsidRDefault="00D932E5" w:rsidP="005B0264">
            <w:pPr>
              <w:spacing w:before="60"/>
              <w:rPr>
                <w:rFonts w:ascii="Arial" w:hAnsi="Arial" w:cs="Arial"/>
                <w:sz w:val="16"/>
              </w:rPr>
            </w:pPr>
            <w:r>
              <w:rPr>
                <w:rFonts w:ascii="Arial" w:hAnsi="Arial" w:cs="Arial"/>
                <w:sz w:val="16"/>
              </w:rPr>
              <w:t>Selva</w:t>
            </w:r>
          </w:p>
        </w:tc>
      </w:tr>
      <w:tr w:rsidR="005B1149" w:rsidTr="00C06924">
        <w:trPr>
          <w:ins w:id="0" w:author="Nexteer Employee" w:date="2016-05-20T13:18:00Z"/>
        </w:trPr>
        <w:tc>
          <w:tcPr>
            <w:tcW w:w="662" w:type="dxa"/>
          </w:tcPr>
          <w:p w:rsidR="005B1149" w:rsidRDefault="005B1149">
            <w:pPr>
              <w:spacing w:before="60"/>
              <w:rPr>
                <w:ins w:id="1" w:author="Nexteer Employee" w:date="2016-05-20T13:18:00Z"/>
                <w:rFonts w:ascii="Arial" w:hAnsi="Arial" w:cs="Arial"/>
                <w:sz w:val="16"/>
              </w:rPr>
            </w:pPr>
            <w:ins w:id="2" w:author="Nexteer Employee" w:date="2016-05-20T13:18:00Z">
              <w:r>
                <w:rPr>
                  <w:rFonts w:ascii="Arial" w:hAnsi="Arial" w:cs="Arial"/>
                  <w:sz w:val="16"/>
                </w:rPr>
                <w:t>10.0</w:t>
              </w:r>
            </w:ins>
          </w:p>
        </w:tc>
        <w:tc>
          <w:tcPr>
            <w:tcW w:w="6210" w:type="dxa"/>
          </w:tcPr>
          <w:p w:rsidR="005B1149" w:rsidRDefault="005B1149">
            <w:pPr>
              <w:spacing w:before="60"/>
              <w:rPr>
                <w:ins w:id="3" w:author="Nexteer Employee" w:date="2016-05-20T13:18:00Z"/>
                <w:rFonts w:ascii="Arial" w:hAnsi="Arial" w:cs="Arial"/>
                <w:sz w:val="16"/>
              </w:rPr>
            </w:pPr>
            <w:ins w:id="4" w:author="Nexteer Employee" w:date="2016-05-20T13:18:00Z">
              <w:r>
                <w:rPr>
                  <w:rFonts w:ascii="Arial" w:hAnsi="Arial" w:cs="Arial"/>
                  <w:sz w:val="16"/>
                </w:rPr>
                <w:t>Updated for FDD 01C v009</w:t>
              </w:r>
            </w:ins>
          </w:p>
        </w:tc>
        <w:tc>
          <w:tcPr>
            <w:tcW w:w="1080" w:type="dxa"/>
          </w:tcPr>
          <w:p w:rsidR="005B1149" w:rsidRDefault="005B1149" w:rsidP="0079796F">
            <w:pPr>
              <w:spacing w:before="60"/>
              <w:rPr>
                <w:ins w:id="5" w:author="Nexteer Employee" w:date="2016-05-20T13:18:00Z"/>
                <w:rFonts w:ascii="Arial" w:hAnsi="Arial" w:cs="Arial"/>
                <w:sz w:val="16"/>
              </w:rPr>
            </w:pPr>
            <w:ins w:id="6" w:author="Nexteer Employee" w:date="2016-05-20T13:18:00Z">
              <w:r>
                <w:rPr>
                  <w:rFonts w:ascii="Arial" w:hAnsi="Arial" w:cs="Arial"/>
                  <w:sz w:val="16"/>
                </w:rPr>
                <w:t>20-May-16</w:t>
              </w:r>
            </w:ins>
          </w:p>
        </w:tc>
        <w:tc>
          <w:tcPr>
            <w:tcW w:w="1105" w:type="dxa"/>
          </w:tcPr>
          <w:p w:rsidR="005B1149" w:rsidRDefault="00915E9D" w:rsidP="005B0264">
            <w:pPr>
              <w:spacing w:before="60"/>
              <w:rPr>
                <w:ins w:id="7" w:author="Nexteer Employee" w:date="2016-05-20T13:18:00Z"/>
                <w:rFonts w:ascii="Arial" w:hAnsi="Arial" w:cs="Arial"/>
                <w:sz w:val="16"/>
              </w:rPr>
            </w:pPr>
            <w:ins w:id="8" w:author="Nexteer Employee" w:date="2016-05-20T13:19:00Z">
              <w:r>
                <w:rPr>
                  <w:rFonts w:ascii="Arial" w:hAnsi="Arial" w:cs="Arial"/>
                  <w:sz w:val="16"/>
                </w:rPr>
                <w:t>NS</w:t>
              </w:r>
            </w:ins>
            <w:bookmarkStart w:id="9" w:name="_GoBack"/>
            <w:bookmarkEnd w:id="9"/>
          </w:p>
        </w:tc>
      </w:tr>
    </w:tbl>
    <w:p w:rsidR="00107819" w:rsidRDefault="00107819"/>
    <w:sectPr w:rsidR="00107819" w:rsidSect="00937013">
      <w:headerReference w:type="default" r:id="rId63"/>
      <w:footerReference w:type="default" r:id="rId6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582F" w:rsidRDefault="000E582F">
      <w:r>
        <w:separator/>
      </w:r>
    </w:p>
  </w:endnote>
  <w:endnote w:type="continuationSeparator" w:id="0">
    <w:p w:rsidR="000E582F" w:rsidRDefault="000E58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B4F" w:rsidRDefault="00B55B4F">
    <w:pPr>
      <w:pStyle w:val="Footer"/>
    </w:pPr>
    <w:r>
      <w:rPr>
        <w:snapToGrid w:val="0"/>
      </w:rPr>
      <w:tab/>
    </w:r>
    <w:fldSimple w:instr=" DOCPROPERTY &quot;Company&quot;  \* MERGEFORMAT ">
      <w:r w:rsidRPr="006A6870">
        <w:rPr>
          <w:rFonts w:ascii="Times" w:hAnsi="Times"/>
          <w:caps/>
          <w:snapToGrid w:val="0"/>
        </w:rPr>
        <w:t>Nexteer</w:t>
      </w:r>
    </w:fldSimple>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582F" w:rsidRDefault="000E582F">
      <w:r>
        <w:separator/>
      </w:r>
    </w:p>
  </w:footnote>
  <w:footnote w:type="continuationSeparator" w:id="0">
    <w:p w:rsidR="000E582F" w:rsidRDefault="000E58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B4F" w:rsidRDefault="00B55B4F">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B55B4F">
      <w:trPr>
        <w:cantSplit/>
      </w:trPr>
      <w:tc>
        <w:tcPr>
          <w:tcW w:w="990" w:type="dxa"/>
        </w:tcPr>
        <w:p w:rsidR="00B55B4F" w:rsidRDefault="00B55B4F">
          <w:pPr>
            <w:pStyle w:val="Header"/>
          </w:pPr>
          <w:r>
            <w:t>Title:</w:t>
          </w:r>
        </w:p>
      </w:tc>
      <w:tc>
        <w:tcPr>
          <w:tcW w:w="5400" w:type="dxa"/>
          <w:gridSpan w:val="3"/>
          <w:vMerge w:val="restart"/>
        </w:tcPr>
        <w:p w:rsidR="00B55B4F" w:rsidRDefault="00B55B4F" w:rsidP="001A574F">
          <w:pPr>
            <w:pStyle w:val="Header"/>
            <w:tabs>
              <w:tab w:val="clear" w:pos="4320"/>
              <w:tab w:val="clear" w:pos="8640"/>
              <w:tab w:val="center" w:pos="2592"/>
            </w:tabs>
          </w:pPr>
          <w:r w:rsidRPr="00D755BC">
            <w:t>CmMtrCurr</w:t>
          </w:r>
        </w:p>
        <w:p w:rsidR="00B55B4F" w:rsidRDefault="00B55B4F" w:rsidP="001A574F">
          <w:pPr>
            <w:pStyle w:val="Header"/>
            <w:tabs>
              <w:tab w:val="clear" w:pos="4320"/>
              <w:tab w:val="clear" w:pos="8640"/>
              <w:tab w:val="center" w:pos="2592"/>
            </w:tabs>
          </w:pPr>
          <w:fldSimple w:instr=" DOCPROPERTY &quot;Product Line&quot;  \* MERGEFORMAT ">
            <w:r>
              <w:t>Gen II+ EPS EA3</w:t>
            </w:r>
          </w:fldSimple>
          <w:r>
            <w:tab/>
          </w:r>
        </w:p>
      </w:tc>
      <w:tc>
        <w:tcPr>
          <w:tcW w:w="1170" w:type="dxa"/>
        </w:tcPr>
        <w:p w:rsidR="00B55B4F" w:rsidRDefault="00B55B4F">
          <w:pPr>
            <w:pStyle w:val="Header"/>
          </w:pPr>
          <w:r>
            <w:t>Revision:</w:t>
          </w:r>
        </w:p>
      </w:tc>
      <w:tc>
        <w:tcPr>
          <w:tcW w:w="1350" w:type="dxa"/>
        </w:tcPr>
        <w:p w:rsidR="00B55B4F" w:rsidRDefault="005B1149" w:rsidP="003B09E1">
          <w:pPr>
            <w:pStyle w:val="Header"/>
          </w:pPr>
          <w:ins w:id="10" w:author="Nexteer Employee" w:date="2016-05-20T13:19:00Z">
            <w:r>
              <w:t>10</w:t>
            </w:r>
          </w:ins>
          <w:del w:id="11" w:author="Nexteer Employee" w:date="2016-05-20T13:19:00Z">
            <w:r w:rsidR="00B55B4F" w:rsidDel="005B1149">
              <w:delText>9</w:delText>
            </w:r>
          </w:del>
          <w:r w:rsidR="00B55B4F">
            <w:t>.0</w:t>
          </w:r>
        </w:p>
      </w:tc>
    </w:tr>
    <w:tr w:rsidR="00B55B4F">
      <w:trPr>
        <w:cantSplit/>
      </w:trPr>
      <w:tc>
        <w:tcPr>
          <w:tcW w:w="990" w:type="dxa"/>
        </w:tcPr>
        <w:p w:rsidR="00B55B4F" w:rsidRDefault="00B55B4F">
          <w:pPr>
            <w:pStyle w:val="Header"/>
          </w:pPr>
          <w:r>
            <w:t xml:space="preserve">Product:     </w:t>
          </w:r>
        </w:p>
      </w:tc>
      <w:tc>
        <w:tcPr>
          <w:tcW w:w="5400" w:type="dxa"/>
          <w:gridSpan w:val="3"/>
          <w:vMerge/>
        </w:tcPr>
        <w:p w:rsidR="00B55B4F" w:rsidRDefault="00B55B4F">
          <w:pPr>
            <w:pStyle w:val="Header"/>
            <w:jc w:val="center"/>
          </w:pPr>
        </w:p>
      </w:tc>
      <w:tc>
        <w:tcPr>
          <w:tcW w:w="1170" w:type="dxa"/>
        </w:tcPr>
        <w:p w:rsidR="00B55B4F" w:rsidRDefault="00B55B4F">
          <w:pPr>
            <w:pStyle w:val="Header"/>
          </w:pPr>
          <w:r>
            <w:t>Rev. Date:</w:t>
          </w:r>
        </w:p>
      </w:tc>
      <w:tc>
        <w:tcPr>
          <w:tcW w:w="1350" w:type="dxa"/>
        </w:tcPr>
        <w:p w:rsidR="00B55B4F" w:rsidRDefault="00B55B4F" w:rsidP="00D932E5">
          <w:pPr>
            <w:pStyle w:val="Header"/>
          </w:pPr>
          <w:del w:id="12" w:author="Nexteer Employee" w:date="2016-05-20T13:19:00Z">
            <w:r w:rsidDel="005B1149">
              <w:delText>26-Jun-14</w:delText>
            </w:r>
          </w:del>
          <w:ins w:id="13" w:author="Nexteer Employee" w:date="2016-05-20T13:19:00Z">
            <w:r w:rsidR="005B1149">
              <w:t>20-May-16</w:t>
            </w:r>
          </w:ins>
        </w:p>
      </w:tc>
    </w:tr>
    <w:tr w:rsidR="00B55B4F">
      <w:trPr>
        <w:cantSplit/>
      </w:trPr>
      <w:tc>
        <w:tcPr>
          <w:tcW w:w="990" w:type="dxa"/>
        </w:tcPr>
        <w:p w:rsidR="00B55B4F" w:rsidRDefault="00B55B4F">
          <w:pPr>
            <w:pStyle w:val="Header"/>
          </w:pPr>
          <w:r>
            <w:t>Group:</w:t>
          </w:r>
        </w:p>
      </w:tc>
      <w:tc>
        <w:tcPr>
          <w:tcW w:w="1530" w:type="dxa"/>
        </w:tcPr>
        <w:p w:rsidR="00B55B4F" w:rsidRDefault="00B55B4F">
          <w:pPr>
            <w:pStyle w:val="Header"/>
          </w:pPr>
          <w:r>
            <w:t>ESG</w:t>
          </w:r>
        </w:p>
      </w:tc>
      <w:tc>
        <w:tcPr>
          <w:tcW w:w="1260" w:type="dxa"/>
        </w:tcPr>
        <w:p w:rsidR="00B55B4F" w:rsidRDefault="00B55B4F">
          <w:pPr>
            <w:pStyle w:val="Header"/>
          </w:pPr>
          <w:r>
            <w:t>Originator:</w:t>
          </w:r>
        </w:p>
      </w:tc>
      <w:tc>
        <w:tcPr>
          <w:tcW w:w="2610" w:type="dxa"/>
        </w:tcPr>
        <w:p w:rsidR="00B55B4F" w:rsidRDefault="00B55B4F" w:rsidP="003B09E1">
          <w:pPr>
            <w:pStyle w:val="Header"/>
          </w:pPr>
          <w:del w:id="14" w:author="Nexteer Employee" w:date="2016-05-20T13:19:00Z">
            <w:r w:rsidDel="005B1149">
              <w:delText>Selva Sengottaiyan</w:delText>
            </w:r>
          </w:del>
          <w:ins w:id="15" w:author="Nexteer Employee" w:date="2016-05-20T13:19:00Z">
            <w:r w:rsidR="005B1149">
              <w:t>Nick Saxton</w:t>
            </w:r>
          </w:ins>
        </w:p>
      </w:tc>
      <w:tc>
        <w:tcPr>
          <w:tcW w:w="1170" w:type="dxa"/>
        </w:tcPr>
        <w:p w:rsidR="00B55B4F" w:rsidRDefault="00B55B4F">
          <w:pPr>
            <w:pStyle w:val="Header"/>
          </w:pPr>
          <w:r>
            <w:t>Page:</w:t>
          </w:r>
        </w:p>
      </w:tc>
      <w:tc>
        <w:tcPr>
          <w:tcW w:w="1350" w:type="dxa"/>
        </w:tcPr>
        <w:p w:rsidR="00B55B4F" w:rsidRDefault="00B55B4F">
          <w:pPr>
            <w:pStyle w:val="Header"/>
          </w:pPr>
          <w:r>
            <w:rPr>
              <w:rStyle w:val="PageNumber"/>
            </w:rPr>
            <w:fldChar w:fldCharType="begin"/>
          </w:r>
          <w:r>
            <w:rPr>
              <w:rStyle w:val="PageNumber"/>
            </w:rPr>
            <w:instrText xml:space="preserve"> PAGE </w:instrText>
          </w:r>
          <w:r>
            <w:rPr>
              <w:rStyle w:val="PageNumber"/>
            </w:rPr>
            <w:fldChar w:fldCharType="separate"/>
          </w:r>
          <w:r w:rsidR="00915E9D">
            <w:rPr>
              <w:rStyle w:val="PageNumber"/>
              <w:noProof/>
            </w:rPr>
            <w:t>54</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915E9D">
            <w:rPr>
              <w:rStyle w:val="PageNumber"/>
              <w:noProof/>
            </w:rPr>
            <w:t>54</w:t>
          </w:r>
          <w:r>
            <w:rPr>
              <w:rStyle w:val="PageNumber"/>
            </w:rPr>
            <w:fldChar w:fldCharType="end"/>
          </w:r>
        </w:p>
      </w:tc>
    </w:tr>
  </w:tbl>
  <w:p w:rsidR="00B55B4F" w:rsidRDefault="00B55B4F">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6CA411FF"/>
    <w:multiLevelType w:val="hybridMultilevel"/>
    <w:tmpl w:val="4FEEC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10">
    <w:nsid w:val="791D0EE8"/>
    <w:multiLevelType w:val="hybridMultilevel"/>
    <w:tmpl w:val="F58CC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666"/>
        </w:tabs>
        <w:ind w:left="66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1"/>
  </w:num>
  <w:num w:numId="2">
    <w:abstractNumId w:val="9"/>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 w:numId="11">
    <w:abstractNumId w:val="10"/>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trackRevisions/>
  <w:doNotTrackFormatting/>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03A33"/>
    <w:rsid w:val="00003A33"/>
    <w:rsid w:val="00005AB6"/>
    <w:rsid w:val="00006EF0"/>
    <w:rsid w:val="00015B89"/>
    <w:rsid w:val="0003090F"/>
    <w:rsid w:val="000328D9"/>
    <w:rsid w:val="00042A4B"/>
    <w:rsid w:val="0005183F"/>
    <w:rsid w:val="00061D36"/>
    <w:rsid w:val="00062ACB"/>
    <w:rsid w:val="00062BF9"/>
    <w:rsid w:val="00064FB4"/>
    <w:rsid w:val="000919AB"/>
    <w:rsid w:val="00092C35"/>
    <w:rsid w:val="000A6BB3"/>
    <w:rsid w:val="000B4973"/>
    <w:rsid w:val="000B625A"/>
    <w:rsid w:val="000B7097"/>
    <w:rsid w:val="000C50D8"/>
    <w:rsid w:val="000D1F3F"/>
    <w:rsid w:val="000E56C3"/>
    <w:rsid w:val="000E582F"/>
    <w:rsid w:val="000E7424"/>
    <w:rsid w:val="000F5AA9"/>
    <w:rsid w:val="00107819"/>
    <w:rsid w:val="00112AFA"/>
    <w:rsid w:val="00125963"/>
    <w:rsid w:val="00136B40"/>
    <w:rsid w:val="00136E6D"/>
    <w:rsid w:val="00160F7E"/>
    <w:rsid w:val="001613C2"/>
    <w:rsid w:val="001664CB"/>
    <w:rsid w:val="00184CE2"/>
    <w:rsid w:val="001A574F"/>
    <w:rsid w:val="001B1AA6"/>
    <w:rsid w:val="001B60DF"/>
    <w:rsid w:val="001C0262"/>
    <w:rsid w:val="001C1F69"/>
    <w:rsid w:val="001C3944"/>
    <w:rsid w:val="001D0A0D"/>
    <w:rsid w:val="001D1491"/>
    <w:rsid w:val="001D452B"/>
    <w:rsid w:val="001E0244"/>
    <w:rsid w:val="001E6632"/>
    <w:rsid w:val="001F09B2"/>
    <w:rsid w:val="001F5D86"/>
    <w:rsid w:val="0020136B"/>
    <w:rsid w:val="00201F31"/>
    <w:rsid w:val="002021F8"/>
    <w:rsid w:val="00203D9B"/>
    <w:rsid w:val="0020722A"/>
    <w:rsid w:val="00220B47"/>
    <w:rsid w:val="0023093D"/>
    <w:rsid w:val="00231BA3"/>
    <w:rsid w:val="00251AC0"/>
    <w:rsid w:val="00262EBC"/>
    <w:rsid w:val="00267CE7"/>
    <w:rsid w:val="002841DE"/>
    <w:rsid w:val="00286063"/>
    <w:rsid w:val="002A3F28"/>
    <w:rsid w:val="002C03D8"/>
    <w:rsid w:val="002D5123"/>
    <w:rsid w:val="002E40B0"/>
    <w:rsid w:val="002E4D18"/>
    <w:rsid w:val="002F0D03"/>
    <w:rsid w:val="00301D0F"/>
    <w:rsid w:val="00304ACF"/>
    <w:rsid w:val="00307FD2"/>
    <w:rsid w:val="003145E1"/>
    <w:rsid w:val="00315335"/>
    <w:rsid w:val="00333E20"/>
    <w:rsid w:val="003366ED"/>
    <w:rsid w:val="0033798D"/>
    <w:rsid w:val="00340F5F"/>
    <w:rsid w:val="00370C3C"/>
    <w:rsid w:val="00370CDF"/>
    <w:rsid w:val="00373321"/>
    <w:rsid w:val="003753A8"/>
    <w:rsid w:val="00385900"/>
    <w:rsid w:val="00390264"/>
    <w:rsid w:val="003B09E1"/>
    <w:rsid w:val="003B5692"/>
    <w:rsid w:val="003C3929"/>
    <w:rsid w:val="003C4D3F"/>
    <w:rsid w:val="003D51E1"/>
    <w:rsid w:val="003F196D"/>
    <w:rsid w:val="003F29F0"/>
    <w:rsid w:val="003F480E"/>
    <w:rsid w:val="0040244C"/>
    <w:rsid w:val="004313D1"/>
    <w:rsid w:val="00460AC5"/>
    <w:rsid w:val="004613D8"/>
    <w:rsid w:val="004618EA"/>
    <w:rsid w:val="004625EE"/>
    <w:rsid w:val="00476FDE"/>
    <w:rsid w:val="00481576"/>
    <w:rsid w:val="00490243"/>
    <w:rsid w:val="00496EF4"/>
    <w:rsid w:val="0049706B"/>
    <w:rsid w:val="004A34FE"/>
    <w:rsid w:val="004A3D54"/>
    <w:rsid w:val="004A781C"/>
    <w:rsid w:val="004B09EE"/>
    <w:rsid w:val="004B5411"/>
    <w:rsid w:val="004B7D9D"/>
    <w:rsid w:val="004C6D96"/>
    <w:rsid w:val="004F52DB"/>
    <w:rsid w:val="004F5BFD"/>
    <w:rsid w:val="004F7B78"/>
    <w:rsid w:val="004F7FE7"/>
    <w:rsid w:val="00505B18"/>
    <w:rsid w:val="005126D1"/>
    <w:rsid w:val="00513FCB"/>
    <w:rsid w:val="00515557"/>
    <w:rsid w:val="00520FB4"/>
    <w:rsid w:val="00524C03"/>
    <w:rsid w:val="00536251"/>
    <w:rsid w:val="00543528"/>
    <w:rsid w:val="005508AD"/>
    <w:rsid w:val="00551F0E"/>
    <w:rsid w:val="00555583"/>
    <w:rsid w:val="00557225"/>
    <w:rsid w:val="005626D4"/>
    <w:rsid w:val="005665C2"/>
    <w:rsid w:val="0057350E"/>
    <w:rsid w:val="00594CBA"/>
    <w:rsid w:val="005969AA"/>
    <w:rsid w:val="005A6CD0"/>
    <w:rsid w:val="005B0264"/>
    <w:rsid w:val="005B1149"/>
    <w:rsid w:val="005B6812"/>
    <w:rsid w:val="005C7627"/>
    <w:rsid w:val="005D24B3"/>
    <w:rsid w:val="005D5FE4"/>
    <w:rsid w:val="005D71F4"/>
    <w:rsid w:val="005E0259"/>
    <w:rsid w:val="005E4C67"/>
    <w:rsid w:val="006003B9"/>
    <w:rsid w:val="00600D9C"/>
    <w:rsid w:val="00603DFE"/>
    <w:rsid w:val="00611F1B"/>
    <w:rsid w:val="00613FBE"/>
    <w:rsid w:val="00616853"/>
    <w:rsid w:val="006229A5"/>
    <w:rsid w:val="00623802"/>
    <w:rsid w:val="00631F44"/>
    <w:rsid w:val="00634CD4"/>
    <w:rsid w:val="00646E47"/>
    <w:rsid w:val="006550A8"/>
    <w:rsid w:val="0066423B"/>
    <w:rsid w:val="00666873"/>
    <w:rsid w:val="00670748"/>
    <w:rsid w:val="00670F27"/>
    <w:rsid w:val="00674ADF"/>
    <w:rsid w:val="00676A94"/>
    <w:rsid w:val="00697A00"/>
    <w:rsid w:val="00697DB5"/>
    <w:rsid w:val="006A10C3"/>
    <w:rsid w:val="006A4A3B"/>
    <w:rsid w:val="006A4FE6"/>
    <w:rsid w:val="006A6870"/>
    <w:rsid w:val="006B2B4C"/>
    <w:rsid w:val="006C7D53"/>
    <w:rsid w:val="006D33CC"/>
    <w:rsid w:val="006D3BF4"/>
    <w:rsid w:val="006E7502"/>
    <w:rsid w:val="006F01A3"/>
    <w:rsid w:val="00705686"/>
    <w:rsid w:val="00706174"/>
    <w:rsid w:val="00720BDF"/>
    <w:rsid w:val="00723DD9"/>
    <w:rsid w:val="00726AE2"/>
    <w:rsid w:val="00727903"/>
    <w:rsid w:val="00741000"/>
    <w:rsid w:val="00741C02"/>
    <w:rsid w:val="007434E8"/>
    <w:rsid w:val="00743AEC"/>
    <w:rsid w:val="00743DE6"/>
    <w:rsid w:val="00747C38"/>
    <w:rsid w:val="007504C9"/>
    <w:rsid w:val="00751237"/>
    <w:rsid w:val="00755984"/>
    <w:rsid w:val="0076433B"/>
    <w:rsid w:val="00767286"/>
    <w:rsid w:val="0079796F"/>
    <w:rsid w:val="00797D3A"/>
    <w:rsid w:val="007A28EC"/>
    <w:rsid w:val="007A4B26"/>
    <w:rsid w:val="007A69AC"/>
    <w:rsid w:val="007C04DE"/>
    <w:rsid w:val="007C3D64"/>
    <w:rsid w:val="007E639C"/>
    <w:rsid w:val="007F4CC8"/>
    <w:rsid w:val="008015CC"/>
    <w:rsid w:val="008075C4"/>
    <w:rsid w:val="0081486E"/>
    <w:rsid w:val="008226E3"/>
    <w:rsid w:val="008242F0"/>
    <w:rsid w:val="00831644"/>
    <w:rsid w:val="008348C0"/>
    <w:rsid w:val="008535B2"/>
    <w:rsid w:val="00855AB6"/>
    <w:rsid w:val="00863A67"/>
    <w:rsid w:val="00883532"/>
    <w:rsid w:val="008846E5"/>
    <w:rsid w:val="008908C1"/>
    <w:rsid w:val="008A1BF3"/>
    <w:rsid w:val="008B3E94"/>
    <w:rsid w:val="008B6B72"/>
    <w:rsid w:val="008C60D3"/>
    <w:rsid w:val="008C688F"/>
    <w:rsid w:val="008E701A"/>
    <w:rsid w:val="008F4B78"/>
    <w:rsid w:val="008F6DBB"/>
    <w:rsid w:val="008F73FD"/>
    <w:rsid w:val="009004A0"/>
    <w:rsid w:val="00903191"/>
    <w:rsid w:val="009034D3"/>
    <w:rsid w:val="00915405"/>
    <w:rsid w:val="00915E9D"/>
    <w:rsid w:val="00931E99"/>
    <w:rsid w:val="00937013"/>
    <w:rsid w:val="00937EAD"/>
    <w:rsid w:val="00941945"/>
    <w:rsid w:val="0094552F"/>
    <w:rsid w:val="00955F6A"/>
    <w:rsid w:val="00957470"/>
    <w:rsid w:val="00960623"/>
    <w:rsid w:val="00962CCD"/>
    <w:rsid w:val="00964568"/>
    <w:rsid w:val="0096733F"/>
    <w:rsid w:val="00973AEC"/>
    <w:rsid w:val="00975561"/>
    <w:rsid w:val="0098059E"/>
    <w:rsid w:val="00983542"/>
    <w:rsid w:val="009867F5"/>
    <w:rsid w:val="00992331"/>
    <w:rsid w:val="009934A2"/>
    <w:rsid w:val="00994162"/>
    <w:rsid w:val="00996103"/>
    <w:rsid w:val="00996173"/>
    <w:rsid w:val="00996E7C"/>
    <w:rsid w:val="009A4825"/>
    <w:rsid w:val="009A5EAC"/>
    <w:rsid w:val="009B0F2B"/>
    <w:rsid w:val="009B20B2"/>
    <w:rsid w:val="009C0B4B"/>
    <w:rsid w:val="009C5041"/>
    <w:rsid w:val="009E5A36"/>
    <w:rsid w:val="009F62E9"/>
    <w:rsid w:val="00A02100"/>
    <w:rsid w:val="00A12998"/>
    <w:rsid w:val="00A13548"/>
    <w:rsid w:val="00A15A3B"/>
    <w:rsid w:val="00A171BC"/>
    <w:rsid w:val="00A24435"/>
    <w:rsid w:val="00A30DD0"/>
    <w:rsid w:val="00A30E31"/>
    <w:rsid w:val="00A3392F"/>
    <w:rsid w:val="00A40FCB"/>
    <w:rsid w:val="00A456C0"/>
    <w:rsid w:val="00A51081"/>
    <w:rsid w:val="00A5791A"/>
    <w:rsid w:val="00A62D7B"/>
    <w:rsid w:val="00A776E9"/>
    <w:rsid w:val="00AA4F80"/>
    <w:rsid w:val="00AB2630"/>
    <w:rsid w:val="00AB3D3B"/>
    <w:rsid w:val="00AC2E87"/>
    <w:rsid w:val="00AC7689"/>
    <w:rsid w:val="00AD117A"/>
    <w:rsid w:val="00AD3277"/>
    <w:rsid w:val="00AD731B"/>
    <w:rsid w:val="00AD73C0"/>
    <w:rsid w:val="00AF344F"/>
    <w:rsid w:val="00AF59F5"/>
    <w:rsid w:val="00B01DB4"/>
    <w:rsid w:val="00B0464F"/>
    <w:rsid w:val="00B14E6D"/>
    <w:rsid w:val="00B1527F"/>
    <w:rsid w:val="00B44EA3"/>
    <w:rsid w:val="00B46CB6"/>
    <w:rsid w:val="00B47F17"/>
    <w:rsid w:val="00B47F91"/>
    <w:rsid w:val="00B504FE"/>
    <w:rsid w:val="00B52DA4"/>
    <w:rsid w:val="00B54697"/>
    <w:rsid w:val="00B55B4F"/>
    <w:rsid w:val="00B62AE9"/>
    <w:rsid w:val="00B656F8"/>
    <w:rsid w:val="00B7132F"/>
    <w:rsid w:val="00B94311"/>
    <w:rsid w:val="00B96647"/>
    <w:rsid w:val="00BA160F"/>
    <w:rsid w:val="00BA4518"/>
    <w:rsid w:val="00BC03A5"/>
    <w:rsid w:val="00BD008B"/>
    <w:rsid w:val="00BD15D2"/>
    <w:rsid w:val="00BD3DFF"/>
    <w:rsid w:val="00BE14A9"/>
    <w:rsid w:val="00BF364D"/>
    <w:rsid w:val="00BF3721"/>
    <w:rsid w:val="00C06924"/>
    <w:rsid w:val="00C07525"/>
    <w:rsid w:val="00C35BD3"/>
    <w:rsid w:val="00C36377"/>
    <w:rsid w:val="00C448FD"/>
    <w:rsid w:val="00C452AF"/>
    <w:rsid w:val="00C5227C"/>
    <w:rsid w:val="00C6288B"/>
    <w:rsid w:val="00C62B00"/>
    <w:rsid w:val="00C63A2D"/>
    <w:rsid w:val="00C72FFA"/>
    <w:rsid w:val="00C8047B"/>
    <w:rsid w:val="00C82D25"/>
    <w:rsid w:val="00C84AEF"/>
    <w:rsid w:val="00C96A22"/>
    <w:rsid w:val="00CB2618"/>
    <w:rsid w:val="00CB367E"/>
    <w:rsid w:val="00CB5320"/>
    <w:rsid w:val="00CC29B1"/>
    <w:rsid w:val="00CC4142"/>
    <w:rsid w:val="00CC4228"/>
    <w:rsid w:val="00CC6EFD"/>
    <w:rsid w:val="00CC72D9"/>
    <w:rsid w:val="00CE6F12"/>
    <w:rsid w:val="00CF4736"/>
    <w:rsid w:val="00D06543"/>
    <w:rsid w:val="00D06821"/>
    <w:rsid w:val="00D1011D"/>
    <w:rsid w:val="00D10F8D"/>
    <w:rsid w:val="00D13E62"/>
    <w:rsid w:val="00D14FE5"/>
    <w:rsid w:val="00D22C75"/>
    <w:rsid w:val="00D31276"/>
    <w:rsid w:val="00D32486"/>
    <w:rsid w:val="00D354C5"/>
    <w:rsid w:val="00D5427F"/>
    <w:rsid w:val="00D61EC6"/>
    <w:rsid w:val="00D628BA"/>
    <w:rsid w:val="00D6479E"/>
    <w:rsid w:val="00D66590"/>
    <w:rsid w:val="00D74A31"/>
    <w:rsid w:val="00D7526C"/>
    <w:rsid w:val="00D755BC"/>
    <w:rsid w:val="00D84737"/>
    <w:rsid w:val="00D903C7"/>
    <w:rsid w:val="00D932E5"/>
    <w:rsid w:val="00D94BDD"/>
    <w:rsid w:val="00DC135F"/>
    <w:rsid w:val="00DC2A83"/>
    <w:rsid w:val="00DC7E08"/>
    <w:rsid w:val="00DD2602"/>
    <w:rsid w:val="00DD3F9C"/>
    <w:rsid w:val="00DE2900"/>
    <w:rsid w:val="00DE4889"/>
    <w:rsid w:val="00DF1A6D"/>
    <w:rsid w:val="00DF2BBF"/>
    <w:rsid w:val="00DF428F"/>
    <w:rsid w:val="00E016B1"/>
    <w:rsid w:val="00E04E0D"/>
    <w:rsid w:val="00E26EA0"/>
    <w:rsid w:val="00E3635F"/>
    <w:rsid w:val="00E43371"/>
    <w:rsid w:val="00E50674"/>
    <w:rsid w:val="00E52269"/>
    <w:rsid w:val="00E5472B"/>
    <w:rsid w:val="00E57C42"/>
    <w:rsid w:val="00E631A7"/>
    <w:rsid w:val="00E76AA9"/>
    <w:rsid w:val="00E81FF4"/>
    <w:rsid w:val="00E84CD1"/>
    <w:rsid w:val="00E85FEF"/>
    <w:rsid w:val="00E87AEA"/>
    <w:rsid w:val="00E94D5F"/>
    <w:rsid w:val="00EA2DEF"/>
    <w:rsid w:val="00EA6FD5"/>
    <w:rsid w:val="00EA7B16"/>
    <w:rsid w:val="00EB695F"/>
    <w:rsid w:val="00EC40B9"/>
    <w:rsid w:val="00EC5AF3"/>
    <w:rsid w:val="00EE215D"/>
    <w:rsid w:val="00EE4127"/>
    <w:rsid w:val="00EE6397"/>
    <w:rsid w:val="00EE72D6"/>
    <w:rsid w:val="00EF0472"/>
    <w:rsid w:val="00EF25B3"/>
    <w:rsid w:val="00F100F7"/>
    <w:rsid w:val="00F27400"/>
    <w:rsid w:val="00F37CD4"/>
    <w:rsid w:val="00F461AA"/>
    <w:rsid w:val="00F47746"/>
    <w:rsid w:val="00F60C26"/>
    <w:rsid w:val="00F648ED"/>
    <w:rsid w:val="00F72BF9"/>
    <w:rsid w:val="00F777E4"/>
    <w:rsid w:val="00F82E8E"/>
    <w:rsid w:val="00F90EC1"/>
    <w:rsid w:val="00F957FA"/>
    <w:rsid w:val="00FA082E"/>
    <w:rsid w:val="00FA34F5"/>
    <w:rsid w:val="00FB2942"/>
    <w:rsid w:val="00FB432D"/>
    <w:rsid w:val="00FC6EF0"/>
    <w:rsid w:val="00FE0483"/>
    <w:rsid w:val="00FF7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013"/>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BF372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721"/>
    <w:rPr>
      <w:rFonts w:ascii="Tahoma" w:hAnsi="Tahoma" w:cs="Tahoma"/>
      <w:sz w:val="16"/>
      <w:szCs w:val="16"/>
    </w:rPr>
  </w:style>
  <w:style w:type="paragraph" w:styleId="ListParagraph">
    <w:name w:val="List Paragraph"/>
    <w:basedOn w:val="Normal"/>
    <w:uiPriority w:val="34"/>
    <w:qFormat/>
    <w:rsid w:val="001E663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16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emf"/><Relationship Id="rId50" Type="http://schemas.openxmlformats.org/officeDocument/2006/relationships/oleObject" Target="embeddings/oleObject21.bin"/><Relationship Id="rId55" Type="http://schemas.openxmlformats.org/officeDocument/2006/relationships/image" Target="media/image24.emf"/><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41" Type="http://schemas.openxmlformats.org/officeDocument/2006/relationships/image" Target="media/image17.emf"/><Relationship Id="rId54" Type="http://schemas.openxmlformats.org/officeDocument/2006/relationships/oleObject" Target="embeddings/oleObject23.bin"/><Relationship Id="rId62" Type="http://schemas.openxmlformats.org/officeDocument/2006/relationships/oleObject" Target="embeddings/oleObject2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oleObject" Target="embeddings/oleObject25.bin"/><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5.emf"/><Relationship Id="rId61" Type="http://schemas.openxmlformats.org/officeDocument/2006/relationships/image" Target="media/image27.emf"/><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2.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z29ln\Desktop\MDD%20Template%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DA66B4-0090-421B-B612-D06C87E5F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MDD Template EA3.dotx</Template>
  <TotalTime>2943</TotalTime>
  <Pages>54</Pages>
  <Words>3402</Words>
  <Characters>19395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22752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Lucas Wendling / Owen Tosh</dc:creator>
  <cp:keywords/>
  <dc:description/>
  <cp:lastModifiedBy>Nexteer Employee</cp:lastModifiedBy>
  <cp:revision>38</cp:revision>
  <cp:lastPrinted>2014-02-25T19:06:00Z</cp:lastPrinted>
  <dcterms:created xsi:type="dcterms:W3CDTF">2011-11-30T01:44:00Z</dcterms:created>
  <dcterms:modified xsi:type="dcterms:W3CDTF">2016-05-20T17:19:00Z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Parameter Compensation</vt:lpwstr>
  </property>
  <property fmtid="{D5CDD505-2E9C-101B-9397-08002B2CF9AE}" pid="3" name="MDDRevNum">
    <vt:lpwstr>2.0</vt:lpwstr>
  </property>
  <property fmtid="{D5CDD505-2E9C-101B-9397-08002B2CF9AE}" pid="4" name="Module Layer">
    <vt:lpwstr>0</vt:lpwstr>
  </property>
  <property fmtid="{D5CDD505-2E9C-101B-9397-08002B2CF9AE}" pid="5" name="Module Name">
    <vt:lpwstr>ParamComp</vt:lpwstr>
  </property>
  <property fmtid="{D5CDD505-2E9C-101B-9397-08002B2CF9AE}" pid="6" name="Product Line">
    <vt:lpwstr>Gen II+ EPS EA3</vt:lpwstr>
  </property>
</Properties>
</file>