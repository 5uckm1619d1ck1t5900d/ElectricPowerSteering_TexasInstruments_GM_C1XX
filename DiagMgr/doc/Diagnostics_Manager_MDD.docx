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781C" w:rsidRDefault="004A781C">
      <w:pPr>
        <w:pStyle w:val="Heading1"/>
        <w:numPr>
          <w:ilvl w:val="0"/>
          <w:numId w:val="0"/>
        </w:numPr>
      </w:pPr>
      <w:r>
        <w:t xml:space="preserve">Module -- </w:t>
      </w:r>
      <w:fldSimple w:instr=" DOCPROPERTY &quot;Document Title&quot;  \* MERGEFORMAT ">
        <w:r w:rsidR="00153FDF">
          <w:t>Diagnostics Manager</w:t>
        </w:r>
      </w:fldSimple>
    </w:p>
    <w:p w:rsidR="004A781C" w:rsidRDefault="004A781C">
      <w:pPr>
        <w:pStyle w:val="Heading1"/>
      </w:pPr>
      <w:r>
        <w:t>High-Level Description</w:t>
      </w:r>
    </w:p>
    <w:p w:rsidR="004A781C" w:rsidRDefault="005758A9">
      <w:r>
        <w:t xml:space="preserve">Handle internal </w:t>
      </w:r>
      <w:proofErr w:type="spellStart"/>
      <w:r>
        <w:t>Nexteer</w:t>
      </w:r>
      <w:proofErr w:type="spellEnd"/>
      <w:r>
        <w:t xml:space="preserve"> Trouble Codes (NTCs) and update</w:t>
      </w:r>
      <w:r w:rsidR="00DB31F8">
        <w:t xml:space="preserve"> the Diagnostic Event Manager (</w:t>
      </w:r>
      <w:r>
        <w:t>DEM</w:t>
      </w:r>
      <w:r w:rsidR="00DB31F8">
        <w:t>)</w:t>
      </w:r>
      <w:r w:rsidR="00B55E0E">
        <w:t xml:space="preserve"> via a client call to the DEM Interface module which handles the customer specific DTC setting requirements (e.g. DTC masking)</w:t>
      </w:r>
      <w:r>
        <w:t>.</w:t>
      </w:r>
    </w:p>
    <w:p w:rsidR="004A781C" w:rsidRDefault="004A781C">
      <w:pPr>
        <w:pStyle w:val="Heading1"/>
      </w:pPr>
      <w:r>
        <w:t>Figures</w:t>
      </w:r>
    </w:p>
    <w:p w:rsidR="004A781C" w:rsidRDefault="00D3719E">
      <w:pPr>
        <w:pStyle w:val="Heading2"/>
      </w:pPr>
      <w:r>
        <w:t xml:space="preserve">Component </w:t>
      </w:r>
      <w:r w:rsidR="004A781C">
        <w:t xml:space="preserve">Diagram </w:t>
      </w:r>
    </w:p>
    <w:p w:rsidR="004A781C" w:rsidRDefault="004A781C">
      <w:r>
        <w:t xml:space="preserve"> </w:t>
      </w:r>
    </w:p>
    <w:p w:rsidR="00694536" w:rsidRDefault="00694536">
      <w:pPr>
        <w:jc w:val="center"/>
      </w:pPr>
      <w:r>
        <w:rPr>
          <w:noProof/>
        </w:rPr>
        <w:drawing>
          <wp:inline distT="0" distB="0" distL="0" distR="0">
            <wp:extent cx="4133850" cy="4667250"/>
            <wp:effectExtent l="19050" t="0" r="0" b="0"/>
            <wp:docPr id="1" name="Picture 0" descr="DiagMgr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Mgr.tif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1C" w:rsidRDefault="004A781C" w:rsidP="00D3719E">
      <w:pPr>
        <w:jc w:val="center"/>
      </w:pPr>
    </w:p>
    <w:p w:rsidR="004A781C" w:rsidRDefault="004A781C"/>
    <w:p w:rsidR="004A781C" w:rsidRDefault="004A781C">
      <w:pPr>
        <w:pStyle w:val="Heading1"/>
      </w:pPr>
      <w:r>
        <w:br w:type="page"/>
      </w:r>
      <w:r>
        <w:lastRenderedPageBreak/>
        <w:t>Variable Data Dictionary</w:t>
      </w:r>
    </w:p>
    <w:tbl>
      <w:tblPr>
        <w:tblW w:w="8910" w:type="dxa"/>
        <w:tblInd w:w="1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446"/>
        <w:gridCol w:w="9"/>
        <w:gridCol w:w="4455"/>
      </w:tblGrid>
      <w:tr w:rsidR="006D33CC" w:rsidRPr="006D33CC" w:rsidTr="006D33CC">
        <w:trPr>
          <w:trHeight w:val="321"/>
        </w:trPr>
        <w:tc>
          <w:tcPr>
            <w:tcW w:w="44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Inputs</w:t>
            </w:r>
          </w:p>
        </w:tc>
        <w:tc>
          <w:tcPr>
            <w:tcW w:w="4464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vAlign w:val="center"/>
          </w:tcPr>
          <w:p w:rsidR="006D33CC" w:rsidRPr="006D33CC" w:rsidRDefault="006D33CC" w:rsidP="006D33CC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 w:rsidRPr="006D33CC">
              <w:rPr>
                <w:rFonts w:ascii="Arial" w:hAnsi="Arial" w:cs="Arial"/>
              </w:rPr>
              <w:t>Module Outputs</w:t>
            </w:r>
          </w:p>
        </w:tc>
      </w:tr>
      <w:tr w:rsidR="006D33CC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6D33CC" w:rsidRPr="004B5BE2" w:rsidRDefault="00D3719E" w:rsidP="00F4413E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D3719E">
              <w:rPr>
                <w:rFonts w:ascii="Arial" w:hAnsi="Arial" w:cs="Arial"/>
                <w:sz w:val="16"/>
                <w:szCs w:val="16"/>
              </w:rPr>
              <w:t>MEC_Cnt_enum</w:t>
            </w:r>
            <w:proofErr w:type="spellEnd"/>
          </w:p>
        </w:tc>
        <w:tc>
          <w:tcPr>
            <w:tcW w:w="4455" w:type="dxa"/>
            <w:vAlign w:val="center"/>
          </w:tcPr>
          <w:p w:rsidR="006D33CC" w:rsidRPr="004B5BE2" w:rsidRDefault="00791994" w:rsidP="00970842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DiagRmpToZeroActive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6D33CC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6D33CC" w:rsidRDefault="004D555E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>
              <w:rPr>
                <w:rFonts w:ascii="Arial" w:hAnsi="Arial" w:cs="Arial"/>
                <w:sz w:val="16"/>
                <w:szCs w:val="16"/>
              </w:rPr>
              <w:t>Mfg</w:t>
            </w:r>
            <w:r w:rsidR="00D3719E" w:rsidRPr="00D3719E">
              <w:rPr>
                <w:rFonts w:ascii="Arial" w:hAnsi="Arial" w:cs="Arial"/>
                <w:sz w:val="16"/>
                <w:szCs w:val="16"/>
              </w:rPr>
              <w:t>Diag</w:t>
            </w:r>
            <w:r>
              <w:rPr>
                <w:rFonts w:ascii="Arial" w:hAnsi="Arial" w:cs="Arial"/>
                <w:sz w:val="16"/>
                <w:szCs w:val="16"/>
              </w:rPr>
              <w:t>Inhibit</w:t>
            </w:r>
            <w:r w:rsidR="00D3719E" w:rsidRPr="00D3719E"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  <w:tc>
          <w:tcPr>
            <w:tcW w:w="4455" w:type="dxa"/>
            <w:vAlign w:val="center"/>
          </w:tcPr>
          <w:p w:rsidR="006D33CC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DiagStsDefTemp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351ADA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351ADA" w:rsidRPr="00351ADA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DiagStsHWASbSystmFltPres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351ADA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351ADA" w:rsidRPr="00351ADA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DiagStsCtrldDisRmpPres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351ADA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351ADA" w:rsidRP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51ADA">
              <w:rPr>
                <w:rFonts w:ascii="Arial" w:hAnsi="Arial" w:cs="Arial"/>
                <w:sz w:val="16"/>
                <w:szCs w:val="16"/>
              </w:rPr>
              <w:t>DiagStsDefVehSpd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351ADA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351ADA" w:rsidRP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351ADA">
              <w:rPr>
                <w:rFonts w:ascii="Arial" w:hAnsi="Arial" w:cs="Arial"/>
                <w:sz w:val="16"/>
                <w:szCs w:val="16"/>
              </w:rPr>
              <w:t>DiagRampRate</w:t>
            </w:r>
            <w:r>
              <w:rPr>
                <w:rFonts w:ascii="Arial" w:hAnsi="Arial" w:cs="Arial"/>
                <w:sz w:val="16"/>
                <w:szCs w:val="16"/>
              </w:rPr>
              <w:t>_XpmS_f32</w:t>
            </w:r>
          </w:p>
        </w:tc>
      </w:tr>
      <w:tr w:rsidR="00351ADA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351ADA" w:rsidRPr="00351ADA" w:rsidRDefault="00351ADA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351ADA">
              <w:rPr>
                <w:rFonts w:ascii="Arial" w:hAnsi="Arial" w:cs="Arial"/>
                <w:sz w:val="16"/>
                <w:szCs w:val="16"/>
              </w:rPr>
              <w:t>DiagRampValue</w:t>
            </w:r>
            <w:r>
              <w:rPr>
                <w:rFonts w:ascii="Arial" w:hAnsi="Arial" w:cs="Arial"/>
                <w:sz w:val="16"/>
                <w:szCs w:val="16"/>
              </w:rPr>
              <w:t>_Uls_f32</w:t>
            </w:r>
          </w:p>
        </w:tc>
      </w:tr>
      <w:tr w:rsidR="00A22A84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A22A84" w:rsidRDefault="00A22A8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A22A84" w:rsidRPr="00351ADA" w:rsidRDefault="002E52F6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2E52F6">
              <w:rPr>
                <w:rFonts w:ascii="Arial" w:hAnsi="Arial" w:cs="Arial"/>
                <w:sz w:val="16"/>
                <w:szCs w:val="16"/>
              </w:rPr>
              <w:t>DiagStsDefHWAScomExpVal_Cnt_lgc</w:t>
            </w:r>
            <w:proofErr w:type="spellEnd"/>
          </w:p>
        </w:tc>
      </w:tr>
      <w:tr w:rsidR="00A22A84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A22A84" w:rsidRDefault="00A22A8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A22A84" w:rsidRPr="00351ADA" w:rsidRDefault="002E52F6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2E52F6">
              <w:rPr>
                <w:rFonts w:ascii="Arial" w:hAnsi="Arial" w:cs="Arial"/>
                <w:sz w:val="16"/>
                <w:szCs w:val="16"/>
              </w:rPr>
              <w:t>DiagStsWIRDisable_Cnt_lgc</w:t>
            </w:r>
            <w:proofErr w:type="spellEnd"/>
          </w:p>
        </w:tc>
      </w:tr>
      <w:tr w:rsidR="00791994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791994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791994" w:rsidRPr="002E52F6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DiagStsNonRecRmpToZeroFltPres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  <w:tr w:rsidR="00791994" w:rsidRPr="004B5BE2" w:rsidTr="006D33C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1E0"/>
        </w:tblPrEx>
        <w:trPr>
          <w:trHeight w:val="321"/>
        </w:trPr>
        <w:tc>
          <w:tcPr>
            <w:tcW w:w="4455" w:type="dxa"/>
            <w:gridSpan w:val="2"/>
            <w:vAlign w:val="center"/>
          </w:tcPr>
          <w:p w:rsidR="00791994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4455" w:type="dxa"/>
            <w:vAlign w:val="center"/>
          </w:tcPr>
          <w:p w:rsidR="00791994" w:rsidRPr="00791994" w:rsidRDefault="00791994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791994">
              <w:rPr>
                <w:rFonts w:ascii="Arial" w:hAnsi="Arial" w:cs="Arial"/>
                <w:sz w:val="16"/>
                <w:szCs w:val="16"/>
              </w:rPr>
              <w:t>DiagStsRecRmpToZeroFltPres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</w:tr>
    </w:tbl>
    <w:p w:rsidR="006D33CC" w:rsidRDefault="006D33CC"/>
    <w:p w:rsidR="004A781C" w:rsidRDefault="004A781C">
      <w:pPr>
        <w:pStyle w:val="Heading2"/>
      </w:pPr>
      <w:r>
        <w:t>Module Internal Variables</w:t>
      </w:r>
    </w:p>
    <w:tbl>
      <w:tblPr>
        <w:tblW w:w="8987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  <w:tblPrChange w:id="0" w:author="Lucas Wendling" w:date="2012-07-20T08:34:00Z">
          <w:tblPr>
            <w:tblW w:w="8928" w:type="dxa"/>
            <w:tbl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  <w:insideH w:val="nil"/>
              <w:insideV w:val="single" w:sz="6" w:space="0" w:color="000000"/>
            </w:tblBorders>
            <w:tblLayout w:type="fixed"/>
            <w:tblLook w:val="00AF"/>
          </w:tblPr>
        </w:tblPrChange>
      </w:tblPr>
      <w:tblGrid>
        <w:gridCol w:w="2636"/>
        <w:gridCol w:w="873"/>
        <w:gridCol w:w="873"/>
        <w:gridCol w:w="953"/>
        <w:gridCol w:w="953"/>
        <w:gridCol w:w="2699"/>
        <w:tblGridChange w:id="1">
          <w:tblGrid>
            <w:gridCol w:w="2988"/>
            <w:gridCol w:w="1260"/>
            <w:gridCol w:w="1260"/>
            <w:gridCol w:w="1170"/>
            <w:gridCol w:w="1170"/>
            <w:gridCol w:w="2340"/>
          </w:tblGrid>
        </w:tblGridChange>
      </w:tblGrid>
      <w:tr w:rsidR="00694536" w:rsidTr="006E0976">
        <w:trPr>
          <w:trHeight w:val="856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2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Variable Name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3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ins w:id="4" w:author="Lucas Wendling" w:date="2012-07-20T08:31:00Z"/>
                <w:rFonts w:ascii="Arial" w:hAnsi="Arial" w:cs="Arial"/>
                <w:sz w:val="16"/>
              </w:rPr>
            </w:pPr>
            <w:proofErr w:type="spellStart"/>
            <w:ins w:id="5" w:author="Lucas Wendling" w:date="2012-07-20T08:31:00Z">
              <w:r>
                <w:rPr>
                  <w:rFonts w:ascii="Arial" w:hAnsi="Arial" w:cs="Arial"/>
                  <w:sz w:val="16"/>
                </w:rPr>
                <w:t>Datatype</w:t>
              </w:r>
              <w:proofErr w:type="spellEnd"/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6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7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(min)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(max)</w:t>
            </w:r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  <w:tcPrChange w:id="9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pct30" w:color="FFFF00" w:fill="FFFFFF"/>
              </w:tcPr>
            </w:tcPrChange>
          </w:tcPr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  <w:p w:rsidR="00694536" w:rsidRDefault="00694536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{Data Type}</w:t>
            </w:r>
          </w:p>
        </w:tc>
      </w:tr>
      <w:tr w:rsidR="00694536" w:rsidRPr="00DE6048" w:rsidTr="006E0976">
        <w:trPr>
          <w:trHeight w:val="926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0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E6048">
              <w:rPr>
                <w:rFonts w:ascii="Arial" w:hAnsi="Arial" w:cs="Arial"/>
                <w:sz w:val="16"/>
              </w:rPr>
              <w:t>NTCInfo_Cnt_M_str</w:t>
            </w:r>
            <w:proofErr w:type="spellEnd"/>
            <w:r w:rsidRPr="00DE6048">
              <w:rPr>
                <w:rFonts w:ascii="Arial" w:hAnsi="Arial" w:cs="Arial"/>
                <w:sz w:val="16"/>
              </w:rPr>
              <w:t>[</w:t>
            </w:r>
            <w:r>
              <w:rPr>
                <w:rFonts w:ascii="Arial" w:hAnsi="Arial" w:cs="Arial"/>
                <w:sz w:val="16"/>
              </w:rPr>
              <w:t>512</w:t>
            </w:r>
            <w:r w:rsidRPr="00DE6048">
              <w:rPr>
                <w:rFonts w:ascii="Arial" w:hAnsi="Arial" w:cs="Arial"/>
                <w:sz w:val="16"/>
              </w:rPr>
              <w:t>]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1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12" w:author="Lucas Wendling" w:date="2012-07-20T08:31:00Z"/>
                <w:rFonts w:ascii="Arial" w:hAnsi="Arial" w:cs="Arial"/>
                <w:sz w:val="16"/>
              </w:rPr>
            </w:pPr>
            <w:proofErr w:type="spellStart"/>
            <w:ins w:id="13" w:author="Lucas Wendling" w:date="2012-07-20T08:31:00Z">
              <w:r w:rsidRPr="00694536">
                <w:rPr>
                  <w:rFonts w:ascii="Arial" w:hAnsi="Arial" w:cs="Arial"/>
                  <w:sz w:val="16"/>
                </w:rPr>
                <w:t>NTCInfo_Str</w:t>
              </w:r>
              <w:proofErr w:type="spellEnd"/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4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5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6" w:author="Lucas Wendling" w:date="2012-07-20T08:32:00Z">
              <w:r w:rsidRPr="00694536">
                <w:rPr>
                  <w:rFonts w:ascii="Arial" w:hAnsi="Arial" w:cs="Arial"/>
                  <w:sz w:val="16"/>
                </w:rPr>
                <w:t>(see structure definition)</w:t>
              </w:r>
            </w:ins>
            <w:del w:id="17" w:author="Lucas Wendling" w:date="2012-07-20T08:32:00Z">
              <w:r w:rsidDel="00694536">
                <w:rPr>
                  <w:rFonts w:ascii="Arial" w:hAnsi="Arial" w:cs="Arial"/>
                  <w:sz w:val="16"/>
                </w:rPr>
                <w:delText>FULL</w:delText>
              </w:r>
            </w:del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9" w:author="Lucas Wendling" w:date="2012-07-20T08:32:00Z">
              <w:r w:rsidRPr="00694536">
                <w:rPr>
                  <w:rFonts w:ascii="Arial" w:hAnsi="Arial" w:cs="Arial"/>
                  <w:sz w:val="16"/>
                </w:rPr>
                <w:t>(see structure definition)</w:t>
              </w:r>
            </w:ins>
            <w:del w:id="20" w:author="Lucas Wendling" w:date="2012-07-20T08:32:00Z">
              <w:r w:rsidDel="00694536">
                <w:rPr>
                  <w:rFonts w:ascii="Arial" w:hAnsi="Arial" w:cs="Arial"/>
                  <w:sz w:val="16"/>
                </w:rPr>
                <w:delText>FULL</w:delText>
              </w:r>
            </w:del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1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864BB5">
            <w:pPr>
              <w:spacing w:before="60"/>
              <w:rPr>
                <w:rFonts w:ascii="Arial" w:hAnsi="Arial" w:cs="Arial"/>
                <w:sz w:val="16"/>
              </w:rPr>
            </w:pPr>
            <w:r w:rsidRPr="0095565D">
              <w:rPr>
                <w:rFonts w:ascii="Arial" w:hAnsi="Arial" w:cs="Arial"/>
                <w:sz w:val="16"/>
              </w:rPr>
              <w:t>DIAGMGR_START_SEC_VAR_CLEARED_UNSPECIFIED</w:t>
            </w:r>
          </w:p>
        </w:tc>
      </w:tr>
      <w:tr w:rsidR="00694536" w:rsidTr="006E0976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2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427F98">
              <w:rPr>
                <w:rFonts w:ascii="Arial" w:hAnsi="Arial" w:cs="Arial"/>
                <w:sz w:val="16"/>
              </w:rPr>
              <w:t>RspWhenProcessing_Cnt_M_b32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3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24" w:author="Lucas Wendling" w:date="2012-07-20T08:31:00Z"/>
                <w:rFonts w:ascii="Arial" w:hAnsi="Arial" w:cs="Arial"/>
                <w:sz w:val="16"/>
              </w:rPr>
            </w:pPr>
            <w:ins w:id="25" w:author="Lucas Wendling" w:date="2012-07-20T08:31:00Z">
              <w:r>
                <w:rPr>
                  <w:rFonts w:ascii="Arial" w:hAnsi="Arial" w:cs="Arial"/>
                  <w:sz w:val="16"/>
                </w:rPr>
                <w:t>uint32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6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7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29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5565D">
              <w:rPr>
                <w:rFonts w:ascii="Arial" w:hAnsi="Arial" w:cs="Arial"/>
                <w:sz w:val="16"/>
              </w:rPr>
              <w:t>DIAGMGR_START_SEC_VAR_CLEARED_32</w:t>
            </w:r>
          </w:p>
        </w:tc>
      </w:tr>
      <w:tr w:rsidR="00694536" w:rsidTr="006E0976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0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427F98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427F98">
              <w:rPr>
                <w:rFonts w:ascii="Arial" w:hAnsi="Arial" w:cs="Arial"/>
                <w:sz w:val="16"/>
              </w:rPr>
              <w:t>RampDownWhenProcessing_Cnt_M_lgc</w:t>
            </w:r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1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32" w:author="Lucas Wendling" w:date="2012-07-20T08:31:00Z"/>
                <w:rFonts w:ascii="Arial" w:hAnsi="Arial" w:cs="Arial"/>
                <w:sz w:val="16"/>
              </w:rPr>
            </w:pPr>
            <w:proofErr w:type="spellStart"/>
            <w:ins w:id="33" w:author="Lucas Wendling" w:date="2012-07-20T08:32:00Z">
              <w:r>
                <w:rPr>
                  <w:rFonts w:ascii="Arial" w:hAnsi="Arial" w:cs="Arial"/>
                  <w:sz w:val="16"/>
                </w:rPr>
                <w:t>boolean</w:t>
              </w:r>
            </w:ins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4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5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FALSE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6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TRUE</w:t>
            </w:r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7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5565D">
              <w:rPr>
                <w:rFonts w:ascii="Arial" w:hAnsi="Arial" w:cs="Arial"/>
                <w:sz w:val="16"/>
              </w:rPr>
              <w:t>DIAGMGR_START_SEC_VAR_CLEARED_UNSPECIFIED</w:t>
            </w:r>
          </w:p>
        </w:tc>
      </w:tr>
      <w:tr w:rsidR="00694536" w:rsidTr="006E0976">
        <w:trPr>
          <w:trHeight w:val="735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8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427F98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ActiveRmpRate_UlspmS_M_f32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39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40" w:author="Lucas Wendling" w:date="2012-07-20T08:31:00Z"/>
                <w:rFonts w:ascii="Arial" w:hAnsi="Arial" w:cs="Arial"/>
                <w:sz w:val="16"/>
              </w:rPr>
            </w:pPr>
            <w:ins w:id="41" w:author="Lucas Wendling" w:date="2012-07-20T08:32:00Z">
              <w:r>
                <w:rPr>
                  <w:rFonts w:ascii="Arial" w:hAnsi="Arial" w:cs="Arial"/>
                  <w:sz w:val="16"/>
                </w:rPr>
                <w:t>float32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2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3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0.0001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4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0.5</w:t>
            </w:r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5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5565D">
              <w:rPr>
                <w:rFonts w:ascii="Arial" w:hAnsi="Arial" w:cs="Arial"/>
                <w:sz w:val="16"/>
              </w:rPr>
              <w:t>DIAGMGR_START_SEC_VAR_CLEARED_32</w:t>
            </w:r>
          </w:p>
        </w:tc>
      </w:tr>
      <w:tr w:rsidR="00694536" w:rsidTr="006E0976">
        <w:trPr>
          <w:trHeight w:val="544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6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622C9D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DiagStatus_Cnt_D_b16</w:t>
            </w:r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47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48" w:author="Lucas Wendling" w:date="2012-07-20T08:31:00Z"/>
                <w:rFonts w:ascii="Arial" w:hAnsi="Arial" w:cs="Arial"/>
                <w:sz w:val="16"/>
              </w:rPr>
            </w:pPr>
            <w:ins w:id="49" w:author="Lucas Wendling" w:date="2012-07-20T08:32:00Z">
              <w:r>
                <w:rPr>
                  <w:rFonts w:ascii="Arial" w:hAnsi="Arial" w:cs="Arial"/>
                  <w:sz w:val="16"/>
                </w:rPr>
                <w:t>uint16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0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1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2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3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95565D">
              <w:rPr>
                <w:rFonts w:ascii="Arial" w:hAnsi="Arial" w:cs="Arial"/>
                <w:sz w:val="16"/>
              </w:rPr>
              <w:t>DIAGMGR_START_SEC_VAR_CLEARED_16</w:t>
            </w:r>
          </w:p>
        </w:tc>
      </w:tr>
      <w:tr w:rsidR="00694536" w:rsidTr="006E0976">
        <w:trPr>
          <w:trHeight w:val="735"/>
          <w:ins w:id="54" w:author="Lucas Wendling" w:date="2012-07-20T08:30:00Z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5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622C9D" w:rsidRDefault="00694536" w:rsidP="009E02DF">
            <w:pPr>
              <w:spacing w:before="60"/>
              <w:rPr>
                <w:ins w:id="56" w:author="Lucas Wendling" w:date="2012-07-20T08:30:00Z"/>
                <w:rFonts w:ascii="Arial" w:hAnsi="Arial" w:cs="Arial"/>
                <w:sz w:val="16"/>
              </w:rPr>
            </w:pPr>
            <w:proofErr w:type="spellStart"/>
            <w:ins w:id="57" w:author="Lucas Wendling" w:date="2012-07-20T08:30:00Z">
              <w:r>
                <w:rPr>
                  <w:rFonts w:ascii="Arial" w:hAnsi="Arial" w:cs="Arial"/>
                  <w:sz w:val="16"/>
                </w:rPr>
                <w:t>NTCInfoQueue_Cnt_M_str</w:t>
              </w:r>
              <w:proofErr w:type="spellEnd"/>
              <w:r>
                <w:rPr>
                  <w:rFonts w:ascii="Arial" w:hAnsi="Arial" w:cs="Arial"/>
                  <w:sz w:val="16"/>
                </w:rPr>
                <w:t>[10]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58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59" w:author="Lucas Wendling" w:date="2012-07-20T08:31:00Z"/>
                <w:rFonts w:ascii="Arial" w:hAnsi="Arial" w:cs="Arial"/>
                <w:sz w:val="16"/>
              </w:rPr>
            </w:pPr>
            <w:proofErr w:type="spellStart"/>
            <w:ins w:id="60" w:author="Lucas Wendling" w:date="2012-07-20T08:32:00Z">
              <w:r w:rsidRPr="00694536">
                <w:rPr>
                  <w:rFonts w:ascii="Arial" w:hAnsi="Arial" w:cs="Arial"/>
                  <w:sz w:val="16"/>
                </w:rPr>
                <w:t>NTCInfoQueue_Str</w:t>
              </w:r>
            </w:ins>
            <w:proofErr w:type="spellEnd"/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61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62" w:author="Lucas Wendling" w:date="2012-07-20T08:30:00Z"/>
                <w:rFonts w:ascii="Arial" w:hAnsi="Arial" w:cs="Arial"/>
                <w:sz w:val="16"/>
              </w:rPr>
            </w:pPr>
            <w:ins w:id="63" w:author="Lucas Wendling" w:date="2012-07-20T08:31:00Z">
              <w:r>
                <w:rPr>
                  <w:rFonts w:ascii="Arial" w:hAnsi="Arial" w:cs="Arial"/>
                  <w:sz w:val="16"/>
                </w:rPr>
                <w:t>N/A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64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65" w:author="Lucas Wendling" w:date="2012-07-20T08:30:00Z"/>
                <w:rFonts w:ascii="Arial" w:hAnsi="Arial" w:cs="Arial"/>
                <w:sz w:val="16"/>
              </w:rPr>
            </w:pPr>
            <w:ins w:id="66" w:author="Lucas Wendling" w:date="2012-07-20T08:31:00Z">
              <w:r>
                <w:rPr>
                  <w:rFonts w:ascii="Arial" w:hAnsi="Arial" w:cs="Arial"/>
                  <w:sz w:val="16"/>
                </w:rPr>
                <w:t>(see</w:t>
              </w:r>
            </w:ins>
            <w:ins w:id="67" w:author="Lucas Wendling" w:date="2012-07-20T08:32:00Z">
              <w:r>
                <w:rPr>
                  <w:rFonts w:ascii="Arial" w:hAnsi="Arial" w:cs="Arial"/>
                  <w:sz w:val="16"/>
                </w:rPr>
                <w:t xml:space="preserve"> structure definition)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6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69" w:author="Lucas Wendling" w:date="2012-07-20T08:30:00Z"/>
                <w:rFonts w:ascii="Arial" w:hAnsi="Arial" w:cs="Arial"/>
                <w:sz w:val="16"/>
              </w:rPr>
            </w:pPr>
            <w:ins w:id="70" w:author="Lucas Wendling" w:date="2012-07-20T08:32:00Z">
              <w:r w:rsidRPr="00694536">
                <w:rPr>
                  <w:rFonts w:ascii="Arial" w:hAnsi="Arial" w:cs="Arial"/>
                  <w:sz w:val="16"/>
                </w:rPr>
                <w:t>(see structure definition)</w:t>
              </w:r>
            </w:ins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71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95565D" w:rsidRDefault="00694536" w:rsidP="009E02DF">
            <w:pPr>
              <w:spacing w:before="60"/>
              <w:rPr>
                <w:ins w:id="72" w:author="Lucas Wendling" w:date="2012-07-20T08:30:00Z"/>
                <w:rFonts w:ascii="Arial" w:hAnsi="Arial" w:cs="Arial"/>
                <w:sz w:val="16"/>
              </w:rPr>
            </w:pPr>
            <w:ins w:id="73" w:author="Lucas Wendling" w:date="2012-07-20T08:32:00Z">
              <w:r w:rsidRPr="00694536">
                <w:rPr>
                  <w:rFonts w:ascii="Arial" w:hAnsi="Arial" w:cs="Arial"/>
                  <w:sz w:val="16"/>
                </w:rPr>
                <w:t>DIAGMGR_START_SEC_VAR_CLEARED_UNSPECIFIED</w:t>
              </w:r>
            </w:ins>
          </w:p>
        </w:tc>
      </w:tr>
      <w:tr w:rsidR="00694536" w:rsidTr="006E0976">
        <w:tblPrEx>
          <w:tblPrExChange w:id="74" w:author="Lucas Wendling" w:date="2012-07-20T08:34:00Z">
            <w:tblPrEx>
              <w:tblW w:w="10188" w:type="dxa"/>
            </w:tblPrEx>
          </w:tblPrExChange>
        </w:tblPrEx>
        <w:trPr>
          <w:trHeight w:val="554"/>
          <w:ins w:id="75" w:author="Lucas Wendling" w:date="2012-07-20T08:32:00Z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76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77" w:author="Lucas Wendling" w:date="2012-07-20T08:32:00Z"/>
                <w:rFonts w:ascii="Arial" w:hAnsi="Arial" w:cs="Arial"/>
                <w:sz w:val="16"/>
              </w:rPr>
            </w:pPr>
            <w:proofErr w:type="spellStart"/>
            <w:ins w:id="78" w:author="Lucas Wendling" w:date="2012-07-20T08:32:00Z">
              <w:r>
                <w:rPr>
                  <w:rFonts w:ascii="Arial" w:hAnsi="Arial" w:cs="Arial"/>
                  <w:sz w:val="16"/>
                </w:rPr>
                <w:t>DiagMgrInitialized_Cnt_M_lgc</w:t>
              </w:r>
              <w:proofErr w:type="spellEnd"/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79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694536" w:rsidRDefault="00694536" w:rsidP="009E02DF">
            <w:pPr>
              <w:spacing w:before="60"/>
              <w:rPr>
                <w:ins w:id="80" w:author="Lucas Wendling" w:date="2012-07-20T08:32:00Z"/>
                <w:rFonts w:ascii="Arial" w:hAnsi="Arial" w:cs="Arial"/>
                <w:sz w:val="16"/>
              </w:rPr>
            </w:pPr>
            <w:proofErr w:type="spellStart"/>
            <w:ins w:id="81" w:author="Lucas Wendling" w:date="2012-07-20T08:32:00Z">
              <w:r>
                <w:rPr>
                  <w:rFonts w:ascii="Arial" w:hAnsi="Arial" w:cs="Arial"/>
                  <w:sz w:val="16"/>
                </w:rPr>
                <w:t>boolean</w:t>
              </w:r>
              <w:proofErr w:type="spellEnd"/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82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83" w:author="Lucas Wendling" w:date="2012-07-20T08:32:00Z"/>
                <w:rFonts w:ascii="Arial" w:hAnsi="Arial" w:cs="Arial"/>
                <w:sz w:val="16"/>
              </w:rPr>
            </w:pPr>
            <w:ins w:id="84" w:author="Lucas Wendling" w:date="2012-07-20T08:33:00Z">
              <w:r>
                <w:rPr>
                  <w:rFonts w:ascii="Arial" w:hAnsi="Arial" w:cs="Arial"/>
                  <w:sz w:val="16"/>
                </w:rPr>
                <w:t>N/A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85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Default="00694536" w:rsidP="009E02DF">
            <w:pPr>
              <w:spacing w:before="60"/>
              <w:rPr>
                <w:ins w:id="86" w:author="Lucas Wendling" w:date="2012-07-20T08:32:00Z"/>
                <w:rFonts w:ascii="Arial" w:hAnsi="Arial" w:cs="Arial"/>
                <w:sz w:val="16"/>
              </w:rPr>
            </w:pPr>
            <w:ins w:id="87" w:author="Lucas Wendling" w:date="2012-07-20T08:33:00Z">
              <w:r>
                <w:rPr>
                  <w:rFonts w:ascii="Arial" w:hAnsi="Arial" w:cs="Arial"/>
                  <w:sz w:val="16"/>
                </w:rPr>
                <w:t>FALSE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8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694536" w:rsidRDefault="00694536" w:rsidP="009E02DF">
            <w:pPr>
              <w:spacing w:before="60"/>
              <w:rPr>
                <w:ins w:id="89" w:author="Lucas Wendling" w:date="2012-07-20T08:32:00Z"/>
                <w:rFonts w:ascii="Arial" w:hAnsi="Arial" w:cs="Arial"/>
                <w:sz w:val="16"/>
              </w:rPr>
            </w:pPr>
            <w:ins w:id="90" w:author="Lucas Wendling" w:date="2012-07-20T08:33:00Z">
              <w:r>
                <w:rPr>
                  <w:rFonts w:ascii="Arial" w:hAnsi="Arial" w:cs="Arial"/>
                  <w:sz w:val="16"/>
                </w:rPr>
                <w:t>TRUE</w:t>
              </w:r>
            </w:ins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91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94536" w:rsidRPr="00694536" w:rsidRDefault="00694536" w:rsidP="009E02DF">
            <w:pPr>
              <w:spacing w:before="60"/>
              <w:rPr>
                <w:ins w:id="92" w:author="Lucas Wendling" w:date="2012-07-20T08:32:00Z"/>
                <w:rFonts w:ascii="Arial" w:hAnsi="Arial" w:cs="Arial"/>
                <w:sz w:val="16"/>
              </w:rPr>
            </w:pPr>
            <w:ins w:id="93" w:author="Lucas Wendling" w:date="2012-07-20T08:33:00Z">
              <w:r w:rsidRPr="00694536">
                <w:rPr>
                  <w:rFonts w:ascii="Arial" w:hAnsi="Arial" w:cs="Arial"/>
                  <w:sz w:val="16"/>
                </w:rPr>
                <w:t>DIAGMGR_START_SEC_VAR_CLEARED_UNSPECIFIED</w:t>
              </w:r>
            </w:ins>
          </w:p>
        </w:tc>
      </w:tr>
      <w:tr w:rsidR="006E0976" w:rsidTr="006E0976">
        <w:tblPrEx>
          <w:tblPrExChange w:id="94" w:author="Lucas Wendling" w:date="2012-07-20T08:34:00Z">
            <w:tblPrEx>
              <w:tblW w:w="10188" w:type="dxa"/>
            </w:tblPrEx>
          </w:tblPrExChange>
        </w:tblPrEx>
        <w:trPr>
          <w:trHeight w:val="554"/>
          <w:ins w:id="95" w:author="Lucas Wendling" w:date="2012-07-20T08:33:00Z"/>
        </w:trPr>
        <w:tc>
          <w:tcPr>
            <w:tcW w:w="26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96" w:author="Lucas Wendling" w:date="2012-07-20T08:34:00Z">
              <w:tcPr>
                <w:tcW w:w="2988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Default="006E0976" w:rsidP="009E02DF">
            <w:pPr>
              <w:spacing w:before="60"/>
              <w:rPr>
                <w:ins w:id="97" w:author="Lucas Wendling" w:date="2012-07-20T08:33:00Z"/>
                <w:rFonts w:ascii="Arial" w:hAnsi="Arial" w:cs="Arial"/>
                <w:sz w:val="16"/>
              </w:rPr>
            </w:pPr>
            <w:ins w:id="98" w:author="Lucas Wendling" w:date="2012-07-20T08:33:00Z">
              <w:r>
                <w:rPr>
                  <w:rFonts w:ascii="Arial" w:hAnsi="Arial" w:cs="Arial"/>
                  <w:sz w:val="16"/>
                </w:rPr>
                <w:t>NTCInfoQueueIndex_Cnt_M_u16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99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Default="006E0976" w:rsidP="009E02DF">
            <w:pPr>
              <w:spacing w:before="60"/>
              <w:rPr>
                <w:ins w:id="100" w:author="Lucas Wendling" w:date="2012-07-20T08:33:00Z"/>
                <w:rFonts w:ascii="Arial" w:hAnsi="Arial" w:cs="Arial"/>
                <w:sz w:val="16"/>
              </w:rPr>
            </w:pPr>
            <w:ins w:id="101" w:author="Lucas Wendling" w:date="2012-07-20T08:33:00Z">
              <w:r>
                <w:rPr>
                  <w:rFonts w:ascii="Arial" w:hAnsi="Arial" w:cs="Arial"/>
                  <w:sz w:val="16"/>
                </w:rPr>
                <w:t>uint16</w:t>
              </w:r>
            </w:ins>
          </w:p>
        </w:tc>
        <w:tc>
          <w:tcPr>
            <w:tcW w:w="8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02" w:author="Lucas Wendling" w:date="2012-07-20T08:34:00Z">
              <w:tcPr>
                <w:tcW w:w="126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Default="006E0976" w:rsidP="009E02DF">
            <w:pPr>
              <w:spacing w:before="60"/>
              <w:rPr>
                <w:ins w:id="103" w:author="Lucas Wendling" w:date="2012-07-20T08:33:00Z"/>
                <w:rFonts w:ascii="Arial" w:hAnsi="Arial" w:cs="Arial"/>
                <w:sz w:val="16"/>
              </w:rPr>
            </w:pPr>
            <w:ins w:id="104" w:author="Lucas Wendling" w:date="2012-07-20T08:33:00Z">
              <w:r>
                <w:rPr>
                  <w:rFonts w:ascii="Arial" w:hAnsi="Arial" w:cs="Arial"/>
                  <w:sz w:val="16"/>
                </w:rPr>
                <w:t>1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05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Default="006E0976" w:rsidP="009E02DF">
            <w:pPr>
              <w:spacing w:before="60"/>
              <w:rPr>
                <w:ins w:id="106" w:author="Lucas Wendling" w:date="2012-07-20T08:33:00Z"/>
                <w:rFonts w:ascii="Arial" w:hAnsi="Arial" w:cs="Arial"/>
                <w:sz w:val="16"/>
              </w:rPr>
            </w:pPr>
            <w:ins w:id="107" w:author="Lucas Wendling" w:date="2012-07-20T08:33:00Z">
              <w:r>
                <w:rPr>
                  <w:rFonts w:ascii="Arial" w:hAnsi="Arial" w:cs="Arial"/>
                  <w:sz w:val="16"/>
                </w:rPr>
                <w:t>0</w:t>
              </w:r>
            </w:ins>
          </w:p>
        </w:tc>
        <w:tc>
          <w:tcPr>
            <w:tcW w:w="9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08" w:author="Lucas Wendling" w:date="2012-07-20T08:34:00Z">
              <w:tcPr>
                <w:tcW w:w="117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Default="006E0976" w:rsidP="009E02DF">
            <w:pPr>
              <w:spacing w:before="60"/>
              <w:rPr>
                <w:ins w:id="109" w:author="Lucas Wendling" w:date="2012-07-20T08:33:00Z"/>
                <w:rFonts w:ascii="Arial" w:hAnsi="Arial" w:cs="Arial"/>
                <w:sz w:val="16"/>
              </w:rPr>
            </w:pPr>
            <w:ins w:id="110" w:author="Lucas Wendling" w:date="2012-07-20T08:34:00Z">
              <w:r>
                <w:rPr>
                  <w:rFonts w:ascii="Arial" w:hAnsi="Arial" w:cs="Arial"/>
                  <w:sz w:val="16"/>
                </w:rPr>
                <w:t>10</w:t>
              </w:r>
            </w:ins>
          </w:p>
        </w:tc>
        <w:tc>
          <w:tcPr>
            <w:tcW w:w="2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PrChange w:id="111" w:author="Lucas Wendling" w:date="2012-07-20T08:34:00Z">
              <w:tcPr>
                <w:tcW w:w="2340" w:type="dxa"/>
                <w:tcBorders>
                  <w:top w:val="single" w:sz="6" w:space="0" w:color="auto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</w:tcPr>
            </w:tcPrChange>
          </w:tcPr>
          <w:p w:rsidR="006E0976" w:rsidRPr="00694536" w:rsidRDefault="006E0976" w:rsidP="009E02DF">
            <w:pPr>
              <w:spacing w:before="60"/>
              <w:rPr>
                <w:ins w:id="112" w:author="Lucas Wendling" w:date="2012-07-20T08:33:00Z"/>
                <w:rFonts w:ascii="Arial" w:hAnsi="Arial" w:cs="Arial"/>
                <w:sz w:val="16"/>
              </w:rPr>
            </w:pPr>
            <w:ins w:id="113" w:author="Lucas Wendling" w:date="2012-07-20T08:34:00Z">
              <w:r w:rsidRPr="006E0976">
                <w:rPr>
                  <w:rFonts w:ascii="Arial" w:hAnsi="Arial" w:cs="Arial"/>
                  <w:sz w:val="16"/>
                </w:rPr>
                <w:t>DIAGMGR_START_SEC_VAR_CLEARED_16</w:t>
              </w:r>
            </w:ins>
          </w:p>
        </w:tc>
      </w:tr>
    </w:tbl>
    <w:p w:rsidR="00BD008B" w:rsidRDefault="00BD008B"/>
    <w:p w:rsidR="004A781C" w:rsidRDefault="004A781C">
      <w:pPr>
        <w:pStyle w:val="Heading3"/>
      </w:pPr>
      <w:r>
        <w:lastRenderedPageBreak/>
        <w:t xml:space="preserve">User defined </w:t>
      </w:r>
      <w:proofErr w:type="spellStart"/>
      <w:r>
        <w:t>typedef</w:t>
      </w:r>
      <w:proofErr w:type="spellEnd"/>
      <w:r>
        <w:t xml:space="preserve"> definition/declaration </w:t>
      </w:r>
    </w:p>
    <w:tbl>
      <w:tblPr>
        <w:tblW w:w="893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F"/>
      </w:tblPr>
      <w:tblGrid>
        <w:gridCol w:w="3348"/>
        <w:gridCol w:w="2160"/>
        <w:gridCol w:w="1440"/>
        <w:gridCol w:w="992"/>
        <w:gridCol w:w="993"/>
      </w:tblGrid>
      <w:tr w:rsidR="003C4D3F" w:rsidTr="009E02DF">
        <w:tc>
          <w:tcPr>
            <w:tcW w:w="3348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Name</w:t>
            </w:r>
          </w:p>
        </w:tc>
        <w:tc>
          <w:tcPr>
            <w:tcW w:w="216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Element Name</w:t>
            </w:r>
          </w:p>
        </w:tc>
        <w:tc>
          <w:tcPr>
            <w:tcW w:w="1440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User Defined Type</w:t>
            </w:r>
          </w:p>
        </w:tc>
        <w:tc>
          <w:tcPr>
            <w:tcW w:w="992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(min)</w:t>
            </w:r>
          </w:p>
        </w:tc>
        <w:tc>
          <w:tcPr>
            <w:tcW w:w="993" w:type="dxa"/>
            <w:shd w:val="pct30" w:color="FFFF00" w:fill="FFFFFF"/>
          </w:tcPr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Legal Range</w:t>
            </w:r>
          </w:p>
          <w:p w:rsidR="003C4D3F" w:rsidRDefault="003C4D3F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(max)</w:t>
            </w:r>
          </w:p>
        </w:tc>
      </w:tr>
      <w:tr w:rsidR="00754890" w:rsidRPr="00754890" w:rsidTr="009E02DF">
        <w:tc>
          <w:tcPr>
            <w:tcW w:w="3348" w:type="dxa"/>
            <w:vMerge w:val="restart"/>
          </w:tcPr>
          <w:p w:rsidR="00754890" w:rsidRDefault="00754890" w:rsidP="00AA1B6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struct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 w:rsidRPr="00754890">
              <w:rPr>
                <w:rFonts w:ascii="Arial" w:hAnsi="Arial" w:cs="Arial"/>
                <w:sz w:val="16"/>
              </w:rPr>
              <w:t>NTCInfo_</w:t>
            </w:r>
            <w:r w:rsidR="00AA1B6A">
              <w:rPr>
                <w:rFonts w:ascii="Arial" w:hAnsi="Arial" w:cs="Arial"/>
                <w:sz w:val="16"/>
              </w:rPr>
              <w:t>Str</w:t>
            </w:r>
            <w:proofErr w:type="spellEnd"/>
          </w:p>
        </w:tc>
        <w:tc>
          <w:tcPr>
            <w:tcW w:w="2160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754890">
              <w:rPr>
                <w:rFonts w:ascii="Arial" w:hAnsi="Arial" w:cs="Arial"/>
                <w:sz w:val="16"/>
              </w:rPr>
              <w:t>Param</w:t>
            </w:r>
            <w:proofErr w:type="spellEnd"/>
          </w:p>
        </w:tc>
        <w:tc>
          <w:tcPr>
            <w:tcW w:w="1440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754890" w:rsidTr="009E02DF">
        <w:tc>
          <w:tcPr>
            <w:tcW w:w="3348" w:type="dxa"/>
            <w:vMerge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754890"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1440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2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754890" w:rsidRDefault="0075489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8C1ACF" w:rsidRPr="008C1ACF" w:rsidTr="009E02DF">
        <w:tc>
          <w:tcPr>
            <w:tcW w:w="3348" w:type="dxa"/>
            <w:vMerge w:val="restart"/>
          </w:tcPr>
          <w:p w:rsid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typedef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struct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{ } </w:t>
            </w:r>
            <w:proofErr w:type="spellStart"/>
            <w:r>
              <w:rPr>
                <w:rFonts w:ascii="Arial" w:hAnsi="Arial" w:cs="Arial"/>
                <w:sz w:val="16"/>
              </w:rPr>
              <w:t>FltRsp_Str</w:t>
            </w:r>
            <w:proofErr w:type="spellEnd"/>
          </w:p>
        </w:tc>
        <w:tc>
          <w:tcPr>
            <w:tcW w:w="2160" w:type="dxa"/>
          </w:tcPr>
          <w:p w:rsidR="008C1ACF" w:rsidRP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8C1ACF">
              <w:rPr>
                <w:rFonts w:ascii="Arial" w:hAnsi="Arial" w:cs="Arial"/>
                <w:sz w:val="16"/>
              </w:rPr>
              <w:t>Resp</w:t>
            </w:r>
            <w:r>
              <w:rPr>
                <w:rFonts w:ascii="Arial" w:hAnsi="Arial" w:cs="Arial"/>
                <w:sz w:val="16"/>
              </w:rPr>
              <w:t>onse</w:t>
            </w:r>
          </w:p>
        </w:tc>
        <w:tc>
          <w:tcPr>
            <w:tcW w:w="1440" w:type="dxa"/>
          </w:tcPr>
          <w:p w:rsidR="008C1ACF" w:rsidRDefault="008C1ACF" w:rsidP="008C1AC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 : 24</w:t>
            </w:r>
          </w:p>
        </w:tc>
        <w:tc>
          <w:tcPr>
            <w:tcW w:w="992" w:type="dxa"/>
          </w:tcPr>
          <w:p w:rsidR="008C1ACF" w:rsidRDefault="00441CCC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3" w:type="dxa"/>
          </w:tcPr>
          <w:p w:rsidR="008C1ACF" w:rsidRDefault="00441CCC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C1ACF" w:rsidRPr="008C1ACF" w:rsidTr="009E02DF">
        <w:tc>
          <w:tcPr>
            <w:tcW w:w="3348" w:type="dxa"/>
            <w:vMerge/>
          </w:tcPr>
          <w:p w:rsid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8C1ACF" w:rsidRP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DEMEventID</w:t>
            </w:r>
            <w:proofErr w:type="spellEnd"/>
          </w:p>
        </w:tc>
        <w:tc>
          <w:tcPr>
            <w:tcW w:w="1440" w:type="dxa"/>
          </w:tcPr>
          <w:p w:rsid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 : 8</w:t>
            </w:r>
          </w:p>
        </w:tc>
        <w:tc>
          <w:tcPr>
            <w:tcW w:w="992" w:type="dxa"/>
          </w:tcPr>
          <w:p w:rsid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3" w:type="dxa"/>
          </w:tcPr>
          <w:p w:rsidR="008C1ACF" w:rsidRDefault="008C1ACF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9B6037" w:rsidRPr="008C1ACF" w:rsidTr="009E02DF">
        <w:tc>
          <w:tcPr>
            <w:tcW w:w="3348" w:type="dxa"/>
            <w:vMerge w:val="restart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14" w:author="Lucas Wendling" w:date="2012-07-20T08:28:00Z">
              <w:r w:rsidRPr="009B6037">
                <w:rPr>
                  <w:rFonts w:ascii="Arial" w:hAnsi="Arial" w:cs="Arial"/>
                  <w:sz w:val="16"/>
                </w:rPr>
                <w:t>typedef</w:t>
              </w:r>
              <w:proofErr w:type="spellEnd"/>
              <w:r w:rsidRPr="009B6037">
                <w:rPr>
                  <w:rFonts w:ascii="Arial" w:hAnsi="Arial" w:cs="Arial"/>
                  <w:sz w:val="16"/>
                </w:rPr>
                <w:t xml:space="preserve"> </w:t>
              </w:r>
              <w:proofErr w:type="spellStart"/>
              <w:r w:rsidRPr="009B6037">
                <w:rPr>
                  <w:rFonts w:ascii="Arial" w:hAnsi="Arial" w:cs="Arial"/>
                  <w:sz w:val="16"/>
                </w:rPr>
                <w:t>struct</w:t>
              </w:r>
              <w:proofErr w:type="spellEnd"/>
              <w:r w:rsidRPr="009B6037">
                <w:rPr>
                  <w:rFonts w:ascii="Arial" w:hAnsi="Arial" w:cs="Arial"/>
                  <w:sz w:val="16"/>
                </w:rPr>
                <w:t xml:space="preserve"> { } </w:t>
              </w:r>
              <w:proofErr w:type="spellStart"/>
              <w:r w:rsidRPr="009B6037">
                <w:rPr>
                  <w:rFonts w:ascii="Arial" w:hAnsi="Arial" w:cs="Arial"/>
                  <w:sz w:val="16"/>
                </w:rPr>
                <w:t>NTCInfo</w:t>
              </w:r>
            </w:ins>
            <w:ins w:id="115" w:author="Lucas Wendling" w:date="2012-07-20T08:29:00Z">
              <w:r>
                <w:rPr>
                  <w:rFonts w:ascii="Arial" w:hAnsi="Arial" w:cs="Arial"/>
                  <w:sz w:val="16"/>
                </w:rPr>
                <w:t>Queue</w:t>
              </w:r>
            </w:ins>
            <w:ins w:id="116" w:author="Lucas Wendling" w:date="2012-07-20T08:28:00Z">
              <w:r w:rsidRPr="009B6037">
                <w:rPr>
                  <w:rFonts w:ascii="Arial" w:hAnsi="Arial" w:cs="Arial"/>
                  <w:sz w:val="16"/>
                </w:rPr>
                <w:t>_Str</w:t>
              </w:r>
            </w:ins>
            <w:proofErr w:type="spellEnd"/>
          </w:p>
        </w:tc>
        <w:tc>
          <w:tcPr>
            <w:tcW w:w="2160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17" w:author="Lucas Wendling" w:date="2012-07-20T08:29:00Z">
              <w:r>
                <w:rPr>
                  <w:rFonts w:ascii="Arial" w:hAnsi="Arial" w:cs="Arial"/>
                  <w:sz w:val="16"/>
                </w:rPr>
                <w:t>NTC</w:t>
              </w:r>
            </w:ins>
          </w:p>
        </w:tc>
        <w:tc>
          <w:tcPr>
            <w:tcW w:w="1440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18" w:author="Lucas Wendling" w:date="2012-07-20T08:30:00Z">
              <w:r>
                <w:rPr>
                  <w:rFonts w:ascii="Arial" w:hAnsi="Arial" w:cs="Arial"/>
                  <w:sz w:val="16"/>
                </w:rPr>
                <w:t>NTCNumber</w:t>
              </w:r>
            </w:ins>
            <w:proofErr w:type="spellEnd"/>
          </w:p>
        </w:tc>
        <w:tc>
          <w:tcPr>
            <w:tcW w:w="992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19" w:author="Lucas Wendling" w:date="2012-07-20T08:30:00Z">
              <w:r>
                <w:rPr>
                  <w:rFonts w:ascii="Arial" w:hAnsi="Arial" w:cs="Arial"/>
                  <w:sz w:val="16"/>
                </w:rPr>
                <w:t>0</w:t>
              </w:r>
            </w:ins>
          </w:p>
        </w:tc>
        <w:tc>
          <w:tcPr>
            <w:tcW w:w="993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20" w:author="Lucas Wendling" w:date="2012-07-20T08:30:00Z">
              <w:r>
                <w:rPr>
                  <w:rFonts w:ascii="Arial" w:hAnsi="Arial" w:cs="Arial"/>
                  <w:sz w:val="16"/>
                </w:rPr>
                <w:t>511</w:t>
              </w:r>
            </w:ins>
          </w:p>
        </w:tc>
      </w:tr>
      <w:tr w:rsidR="009B6037" w:rsidRPr="008C1ACF" w:rsidTr="009E02DF">
        <w:tc>
          <w:tcPr>
            <w:tcW w:w="3348" w:type="dxa"/>
            <w:vMerge/>
          </w:tcPr>
          <w:p w:rsidR="009B6037" w:rsidRP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21" w:author="Lucas Wendling" w:date="2012-07-20T08:29:00Z">
              <w:r>
                <w:rPr>
                  <w:rFonts w:ascii="Arial" w:hAnsi="Arial" w:cs="Arial"/>
                  <w:sz w:val="16"/>
                </w:rPr>
                <w:t>Param</w:t>
              </w:r>
            </w:ins>
            <w:proofErr w:type="spellEnd"/>
          </w:p>
        </w:tc>
        <w:tc>
          <w:tcPr>
            <w:tcW w:w="1440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22" w:author="Lucas Wendling" w:date="2012-07-20T08:29:00Z">
              <w:r>
                <w:rPr>
                  <w:rFonts w:ascii="Arial" w:hAnsi="Arial" w:cs="Arial"/>
                  <w:sz w:val="16"/>
                </w:rPr>
                <w:t>uint8</w:t>
              </w:r>
            </w:ins>
          </w:p>
        </w:tc>
        <w:tc>
          <w:tcPr>
            <w:tcW w:w="992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23" w:author="Lucas Wendling" w:date="2012-07-20T08:30:00Z">
              <w:r>
                <w:rPr>
                  <w:rFonts w:ascii="Arial" w:hAnsi="Arial" w:cs="Arial"/>
                  <w:sz w:val="16"/>
                </w:rPr>
                <w:t>0</w:t>
              </w:r>
            </w:ins>
          </w:p>
        </w:tc>
        <w:tc>
          <w:tcPr>
            <w:tcW w:w="993" w:type="dxa"/>
          </w:tcPr>
          <w:p w:rsidR="009B6037" w:rsidRDefault="009B6037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24" w:author="Lucas Wendling" w:date="2012-07-20T08:30:00Z">
              <w:r>
                <w:rPr>
                  <w:rFonts w:ascii="Arial" w:hAnsi="Arial" w:cs="Arial"/>
                  <w:sz w:val="16"/>
                </w:rPr>
                <w:t>255</w:t>
              </w:r>
            </w:ins>
          </w:p>
        </w:tc>
      </w:tr>
      <w:tr w:rsidR="006E0976" w:rsidRPr="008C1ACF" w:rsidTr="00AD1A12">
        <w:tc>
          <w:tcPr>
            <w:tcW w:w="3348" w:type="dxa"/>
            <w:vMerge/>
          </w:tcPr>
          <w:p w:rsidR="006E0976" w:rsidRPr="009B6037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2160" w:type="dxa"/>
          </w:tcPr>
          <w:p w:rsidR="006E0976" w:rsidRDefault="00AD1A12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25" w:author="Lucas Wendling" w:date="2012-07-20T09:59:00Z">
              <w:r>
                <w:rPr>
                  <w:rFonts w:ascii="Arial" w:hAnsi="Arial" w:cs="Arial"/>
                  <w:sz w:val="16"/>
                </w:rPr>
                <w:t>Status</w:t>
              </w:r>
            </w:ins>
          </w:p>
        </w:tc>
        <w:tc>
          <w:tcPr>
            <w:tcW w:w="1440" w:type="dxa"/>
          </w:tcPr>
          <w:p w:rsidR="006E0976" w:rsidRDefault="00AD1A12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26" w:author="Lucas Wendling" w:date="2012-07-20T09:59:00Z">
              <w:r w:rsidRPr="00AD1A12">
                <w:rPr>
                  <w:rFonts w:ascii="Arial" w:hAnsi="Arial" w:cs="Arial"/>
                  <w:sz w:val="16"/>
                </w:rPr>
                <w:t>NxtrDiagMgrStatus</w:t>
              </w:r>
            </w:ins>
            <w:proofErr w:type="spellEnd"/>
          </w:p>
        </w:tc>
        <w:tc>
          <w:tcPr>
            <w:tcW w:w="1985" w:type="dxa"/>
            <w:gridSpan w:val="2"/>
          </w:tcPr>
          <w:p w:rsidR="006E0976" w:rsidRPr="006E0976" w:rsidRDefault="006E0976" w:rsidP="006E0976">
            <w:pPr>
              <w:spacing w:before="60"/>
              <w:rPr>
                <w:ins w:id="127" w:author="Lucas Wendling" w:date="2012-07-20T08:42:00Z"/>
                <w:rFonts w:ascii="Arial" w:hAnsi="Arial" w:cs="Arial"/>
                <w:sz w:val="16"/>
              </w:rPr>
            </w:pPr>
            <w:ins w:id="128" w:author="Lucas Wendling" w:date="2012-07-20T08:42:00Z">
              <w:r w:rsidRPr="006E0976">
                <w:rPr>
                  <w:rFonts w:ascii="Arial" w:hAnsi="Arial" w:cs="Arial"/>
                  <w:sz w:val="16"/>
                </w:rPr>
                <w:t>NTC_STATUS_PASSED</w:t>
              </w:r>
            </w:ins>
          </w:p>
          <w:p w:rsidR="006E0976" w:rsidRPr="006E0976" w:rsidRDefault="006E0976" w:rsidP="006E0976">
            <w:pPr>
              <w:spacing w:before="60"/>
              <w:rPr>
                <w:ins w:id="129" w:author="Lucas Wendling" w:date="2012-07-20T08:42:00Z"/>
                <w:rFonts w:ascii="Arial" w:hAnsi="Arial" w:cs="Arial"/>
                <w:sz w:val="16"/>
              </w:rPr>
            </w:pPr>
            <w:ins w:id="130" w:author="Lucas Wendling" w:date="2012-07-20T08:42:00Z">
              <w:r w:rsidRPr="006E0976">
                <w:rPr>
                  <w:rFonts w:ascii="Arial" w:hAnsi="Arial" w:cs="Arial"/>
                  <w:sz w:val="16"/>
                </w:rPr>
                <w:t>NTC_STATUS_FAILED</w:t>
              </w:r>
            </w:ins>
          </w:p>
          <w:p w:rsidR="006E0976" w:rsidRPr="006E0976" w:rsidRDefault="006E0976" w:rsidP="006E0976">
            <w:pPr>
              <w:spacing w:before="60"/>
              <w:rPr>
                <w:ins w:id="131" w:author="Lucas Wendling" w:date="2012-07-20T08:42:00Z"/>
                <w:rFonts w:ascii="Arial" w:hAnsi="Arial" w:cs="Arial"/>
                <w:sz w:val="16"/>
              </w:rPr>
            </w:pPr>
            <w:ins w:id="132" w:author="Lucas Wendling" w:date="2012-07-20T08:42:00Z">
              <w:r w:rsidRPr="006E0976">
                <w:rPr>
                  <w:rFonts w:ascii="Arial" w:hAnsi="Arial" w:cs="Arial"/>
                  <w:sz w:val="16"/>
                </w:rPr>
                <w:t>NTC_STATUS_PREPASSED</w:t>
              </w:r>
            </w:ins>
          </w:p>
          <w:p w:rsidR="006E0976" w:rsidRDefault="006E0976" w:rsidP="006E0976">
            <w:pPr>
              <w:spacing w:before="60"/>
              <w:rPr>
                <w:rFonts w:ascii="Arial" w:hAnsi="Arial" w:cs="Arial"/>
                <w:sz w:val="16"/>
              </w:rPr>
            </w:pPr>
            <w:ins w:id="133" w:author="Lucas Wendling" w:date="2012-07-20T08:42:00Z">
              <w:r w:rsidRPr="006E0976">
                <w:rPr>
                  <w:rFonts w:ascii="Arial" w:hAnsi="Arial" w:cs="Arial"/>
                  <w:sz w:val="16"/>
                </w:rPr>
                <w:t>NTC_STATUS_PREFAILED</w:t>
              </w:r>
            </w:ins>
          </w:p>
        </w:tc>
      </w:tr>
    </w:tbl>
    <w:p w:rsidR="004A781C" w:rsidRDefault="004A781C"/>
    <w:p w:rsidR="00DE4889" w:rsidRDefault="00DE4889">
      <w:pPr>
        <w:spacing w:after="0"/>
        <w:rPr>
          <w:rFonts w:ascii="Arial" w:hAnsi="Arial"/>
          <w:b/>
          <w:kern w:val="28"/>
          <w:sz w:val="28"/>
        </w:rPr>
      </w:pPr>
      <w:r>
        <w:br w:type="page"/>
      </w:r>
    </w:p>
    <w:p w:rsidR="004A781C" w:rsidRDefault="004A781C">
      <w:pPr>
        <w:pStyle w:val="Heading1"/>
      </w:pPr>
      <w:r>
        <w:lastRenderedPageBreak/>
        <w:t>Constant Data Dictionary</w:t>
      </w:r>
    </w:p>
    <w:p w:rsidR="004A781C" w:rsidRDefault="004A781C">
      <w:pPr>
        <w:pStyle w:val="Heading2"/>
      </w:pPr>
      <w:r>
        <w:t>Calibration Constants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608"/>
      </w:tblGrid>
      <w:tr w:rsidR="004A781C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754890" w:rsidP="000A2089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BB0C04">
              <w:rPr>
                <w:rFonts w:ascii="Arial" w:hAnsi="Arial" w:cs="Arial"/>
                <w:sz w:val="16"/>
              </w:rPr>
              <w:t>k_FltRspTbl_Cnt_str</w:t>
            </w:r>
            <w:proofErr w:type="spellEnd"/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  <w:tr w:rsidR="004A781C">
        <w:trPr>
          <w:jc w:val="center"/>
        </w:trPr>
        <w:tc>
          <w:tcPr>
            <w:tcW w:w="4608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A781C" w:rsidRDefault="00F27602" w:rsidP="00B85DA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k_FltRmpRate_UlspmS_</w:t>
            </w:r>
            <w:r w:rsidR="00354DA5">
              <w:rPr>
                <w:rFonts w:ascii="Arial" w:hAnsi="Arial" w:cs="Arial"/>
                <w:sz w:val="16"/>
              </w:rPr>
              <w:t>f32</w:t>
            </w:r>
            <w:r w:rsidR="000A2089">
              <w:rPr>
                <w:rFonts w:ascii="Arial" w:hAnsi="Arial" w:cs="Arial"/>
                <w:sz w:val="16"/>
              </w:rPr>
              <w:t>[]</w:t>
            </w:r>
          </w:p>
        </w:tc>
      </w:tr>
    </w:tbl>
    <w:p w:rsidR="00B17400" w:rsidRDefault="00B17400" w:rsidP="00B17400">
      <w:pPr>
        <w:pStyle w:val="Heading2"/>
        <w:numPr>
          <w:ilvl w:val="0"/>
          <w:numId w:val="0"/>
        </w:numPr>
        <w:ind w:left="576"/>
      </w:pPr>
    </w:p>
    <w:p w:rsidR="004A781C" w:rsidRDefault="004A781C">
      <w:pPr>
        <w:pStyle w:val="Heading2"/>
      </w:pPr>
      <w:r>
        <w:t>Program(fixed) Constants</w:t>
      </w:r>
    </w:p>
    <w:p w:rsidR="004A781C" w:rsidRDefault="004A781C">
      <w:pPr>
        <w:pStyle w:val="Heading3"/>
      </w:pPr>
      <w:r>
        <w:t>Embedded Constants</w:t>
      </w:r>
    </w:p>
    <w:p w:rsidR="004A781C" w:rsidRDefault="004A781C">
      <w:pPr>
        <w:pStyle w:val="Heading4"/>
      </w:pPr>
      <w:r>
        <w:t>Local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428"/>
        <w:gridCol w:w="990"/>
        <w:gridCol w:w="810"/>
        <w:gridCol w:w="2700"/>
      </w:tblGrid>
      <w:tr w:rsidR="00DE4889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Units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DE4889" w:rsidRDefault="00DE488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</w:tr>
      <w:tr w:rsidR="00DE4889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D_FLTRSPNTCACTIVEBIT_CNT_B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E4889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8000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2D4325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Pr="002D4325" w:rsidRDefault="009D3A8A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2D4325">
              <w:rPr>
                <w:rFonts w:ascii="Arial" w:hAnsi="Arial" w:cs="Arial"/>
                <w:sz w:val="16"/>
              </w:rPr>
              <w:t>D_FLTRSPRECOVERABLEBIT_CNT_B</w:t>
            </w:r>
            <w:r w:rsidR="005E1C3D"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D4325" w:rsidRDefault="002D4325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</w:t>
            </w:r>
            <w:r w:rsidR="00572E33">
              <w:rPr>
                <w:rFonts w:ascii="Arial" w:hAnsi="Arial" w:cs="Arial"/>
                <w:sz w:val="16"/>
              </w:rPr>
              <w:t>00</w:t>
            </w:r>
            <w:r>
              <w:rPr>
                <w:rFonts w:ascii="Arial" w:hAnsi="Arial" w:cs="Arial"/>
                <w:sz w:val="16"/>
              </w:rPr>
              <w:t>4000</w:t>
            </w:r>
            <w:r w:rsidR="009D3A8A">
              <w:rPr>
                <w:rFonts w:ascii="Arial" w:hAnsi="Arial" w:cs="Arial"/>
                <w:sz w:val="16"/>
              </w:rPr>
              <w:t>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2D4325" w:rsidRDefault="00176D5C" w:rsidP="005E1C3D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D_FLTRSPHWASBSYSTMFLTBIT_CNT_B32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0x00200000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D_FLTRSPDEFVEHSPDBIT_CNT_B32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0x00100000</w:t>
            </w:r>
          </w:p>
        </w:tc>
      </w:tr>
      <w:tr w:rsidR="00622C9D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Pr="00C214C7" w:rsidRDefault="00622C9D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5B71F4">
              <w:rPr>
                <w:rFonts w:ascii="Arial" w:hAnsi="Arial" w:cs="Arial"/>
                <w:sz w:val="16"/>
              </w:rPr>
              <w:t>D_FLTRSPDEFTEMPBIT_CNT_B32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2C9D" w:rsidRDefault="00622C9D" w:rsidP="009A5FD0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0x00080000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176D5C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D_FLTRSPSCOMHWANOTVALIDBIT_CNT_B32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4</w:t>
            </w:r>
            <w:r w:rsidRPr="00627AD4">
              <w:rPr>
                <w:rFonts w:ascii="Arial" w:hAnsi="Arial" w:cs="Arial"/>
                <w:sz w:val="16"/>
              </w:rPr>
              <w:t>0000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B71F4" w:rsidRDefault="00627AD4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D_FLTRSPWIRDISABLEBIT_CNT_B32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627AD4">
            <w:pPr>
              <w:spacing w:before="60"/>
              <w:rPr>
                <w:rFonts w:ascii="Arial" w:hAnsi="Arial" w:cs="Arial"/>
                <w:sz w:val="16"/>
              </w:rPr>
            </w:pPr>
            <w:r w:rsidRPr="00627AD4">
              <w:rPr>
                <w:rFonts w:ascii="Arial" w:hAnsi="Arial" w:cs="Arial"/>
                <w:sz w:val="16"/>
              </w:rPr>
              <w:t>0x000</w:t>
            </w:r>
            <w:r>
              <w:rPr>
                <w:rFonts w:ascii="Arial" w:hAnsi="Arial" w:cs="Arial"/>
                <w:sz w:val="16"/>
              </w:rPr>
              <w:t>08</w:t>
            </w:r>
            <w:r w:rsidRPr="00627AD4">
              <w:rPr>
                <w:rFonts w:ascii="Arial" w:hAnsi="Arial" w:cs="Arial"/>
                <w:sz w:val="16"/>
              </w:rPr>
              <w:t>000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0F7580" w:rsidRDefault="00627AD4" w:rsidP="00791994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3719E">
              <w:rPr>
                <w:rFonts w:ascii="Arial" w:hAnsi="Arial" w:cs="Arial"/>
                <w:color w:val="000000"/>
                <w:sz w:val="16"/>
                <w:szCs w:val="16"/>
              </w:rPr>
              <w:t>D_FLTRSPNTCINHIBITRUNBIT_CNT_B32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0F7580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0x0000004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F86529" w:rsidRDefault="00627AD4" w:rsidP="00791994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 w:rsidRPr="00F86529">
              <w:rPr>
                <w:rFonts w:ascii="Arial" w:hAnsi="Arial" w:cs="Arial"/>
                <w:sz w:val="16"/>
                <w:szCs w:val="16"/>
              </w:rPr>
              <w:t>D_FLTRSPNTCINHIBITNOTOPERATEBIT_CNT_B32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0F7580" w:rsidRDefault="00627AD4" w:rsidP="0079199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0x0000002</w:t>
            </w:r>
            <w:r w:rsidRPr="00D3719E">
              <w:rPr>
                <w:rFonts w:ascii="Arial" w:hAnsi="Arial" w:cs="Arial"/>
                <w:sz w:val="16"/>
              </w:rPr>
              <w:t>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2D4325" w:rsidRDefault="00627AD4" w:rsidP="008A095F">
            <w:pPr>
              <w:spacing w:before="60"/>
              <w:rPr>
                <w:rFonts w:ascii="Arial" w:hAnsi="Arial" w:cs="Arial"/>
                <w:sz w:val="16"/>
              </w:rPr>
            </w:pPr>
            <w:r w:rsidRPr="00C214C7">
              <w:rPr>
                <w:rFonts w:ascii="Arial" w:hAnsi="Arial" w:cs="Arial"/>
                <w:sz w:val="16"/>
              </w:rPr>
              <w:t>D_FLTRSP</w:t>
            </w:r>
            <w:r>
              <w:rPr>
                <w:rFonts w:ascii="Arial" w:hAnsi="Arial" w:cs="Arial"/>
                <w:sz w:val="16"/>
              </w:rPr>
              <w:t>RAMP</w:t>
            </w:r>
            <w:r w:rsidRPr="00C214C7">
              <w:rPr>
                <w:rFonts w:ascii="Arial" w:hAnsi="Arial" w:cs="Arial"/>
                <w:sz w:val="16"/>
              </w:rPr>
              <w:t>BITS_CNT_B</w:t>
            </w:r>
            <w:r>
              <w:rPr>
                <w:rFonts w:ascii="Arial" w:hAnsi="Arial" w:cs="Arial"/>
                <w:sz w:val="16"/>
              </w:rPr>
              <w:t>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A5FD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0x0000000F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D_TESTFAILEDBIT_CNT_B8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0x01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D_TESTFAILEDTHISOPCYCLEBIT_CNT_B8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0x02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D_PENDINGDTCBIT_CNT_B8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0x04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D_CONFIRMEDDTCBIT_CNT_B8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0x08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D_TESTNOTCOMPLETESINCELASTCLEARBIT_CNT_B8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0x10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D_TESTFAILEDSINCELASTCLEARBIT_CNT_B8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0x20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C214C7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D_TESTNOTCOMPLETETHISOPCYCLEBIT_CNT_B8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0x40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2E34B8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D_WARNINGINDICATORBIT_CNT_B8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0x80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D_RAMPNONE_CNT_U8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0x0F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2E34B8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D_RAMPF2_CNT_U8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0x0E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1C452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lastRenderedPageBreak/>
              <w:t>D_RAMPF1_CNT_U8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9406E4" w:rsidRDefault="00627AD4" w:rsidP="009406E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0x0D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D_EVTFAILBITS_CNT_B8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9406E4" w:rsidRDefault="00627AD4" w:rsidP="009406E4">
            <w:pPr>
              <w:spacing w:before="60"/>
              <w:rPr>
                <w:rFonts w:ascii="Arial" w:hAnsi="Arial" w:cs="Arial"/>
                <w:sz w:val="16"/>
              </w:rPr>
            </w:pPr>
            <w:r w:rsidRPr="009406E4">
              <w:rPr>
                <w:rFonts w:ascii="Arial" w:hAnsi="Arial" w:cs="Arial"/>
                <w:sz w:val="16"/>
              </w:rPr>
              <w:t>D_TESTFAILEDBIT_CNT_B8 | D_TESTFAILEDTHISOPCYCLEBIT_CNT_B8 | D_CONFIRMEDDTCBIT_CNT_B8</w:t>
            </w:r>
          </w:p>
        </w:tc>
      </w:tr>
      <w:tr w:rsidR="00627AD4" w:rsidRPr="002D4325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406E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D_EVTPASSBITS_CNT_B8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594AC0" w:rsidRDefault="00627AD4" w:rsidP="00594AC0">
            <w:pPr>
              <w:autoSpaceDE w:val="0"/>
              <w:autoSpaceDN w:val="0"/>
              <w:adjustRightInd w:val="0"/>
              <w:spacing w:after="0"/>
              <w:rPr>
                <w:rFonts w:ascii="Courier New" w:hAnsi="Courier New" w:cs="Courier New"/>
                <w:color w:val="000000"/>
                <w:sz w:val="16"/>
                <w:szCs w:val="16"/>
              </w:rPr>
            </w:pPr>
            <w:r w:rsidRPr="009406E4">
              <w:rPr>
                <w:rFonts w:ascii="Arial" w:hAnsi="Arial" w:cs="Arial"/>
                <w:sz w:val="16"/>
              </w:rPr>
              <w:t>D_TESTFAILEDBIT_CNT_B8 |</w:t>
            </w:r>
            <w:r>
              <w:rPr>
                <w:rFonts w:ascii="Arial" w:hAnsi="Arial" w:cs="Arial"/>
                <w:sz w:val="16"/>
              </w:rPr>
              <w:t xml:space="preserve"> </w:t>
            </w:r>
            <w:r w:rsidRPr="002E34B8">
              <w:rPr>
                <w:rFonts w:ascii="Arial" w:hAnsi="Arial" w:cs="Arial"/>
                <w:sz w:val="16"/>
              </w:rPr>
              <w:t>D_TESTNOTCOMPLETETHISOPCYCLEBIT_CNT_B8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7465E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D_RAMP0PCT_ULS_F32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6B4E2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0.0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6B4E22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D_IGNOREBITSFORSTORAGE_CNT_B8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2E34B8">
              <w:rPr>
                <w:rFonts w:ascii="Arial" w:hAnsi="Arial" w:cs="Arial"/>
                <w:sz w:val="16"/>
              </w:rPr>
              <w:t>D_TESTNOTCOMPLETETHISOPCYCLEBIT_CNT_B8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t>D_DIAGRMPRTLOLMT_ULSPMS_F32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2E34B8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0.0001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22C9D">
              <w:rPr>
                <w:rFonts w:ascii="Arial" w:hAnsi="Arial" w:cs="Arial"/>
                <w:color w:val="000000"/>
                <w:sz w:val="16"/>
                <w:szCs w:val="16"/>
              </w:rPr>
              <w:t>D_DIAGRMPRTHILMT_ULSPMS_F32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Single precision float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Uls</w:t>
            </w:r>
            <w:proofErr w:type="spellEnd"/>
            <w:r>
              <w:rPr>
                <w:rFonts w:ascii="Arial" w:hAnsi="Arial" w:cs="Arial"/>
                <w:sz w:val="16"/>
              </w:rPr>
              <w:t>/</w:t>
            </w:r>
            <w:proofErr w:type="spellStart"/>
            <w:r>
              <w:rPr>
                <w:rFonts w:ascii="Arial" w:hAnsi="Arial" w:cs="Arial"/>
                <w:sz w:val="16"/>
              </w:rPr>
              <w:t>mS</w:t>
            </w:r>
            <w:proofErr w:type="spellEnd"/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2E34B8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622C9D">
              <w:rPr>
                <w:rFonts w:ascii="Arial" w:hAnsi="Arial" w:cs="Arial"/>
                <w:sz w:val="16"/>
              </w:rPr>
              <w:t>0.5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D_DIAGSTSNONRECRMPTOZEROBIT_CNT_B16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0x0001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D_DIAGSTSCTRLDDISRMPBIT_CNT_B16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0x0002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D_DIAGSTSRECRMPTOZEROBIT_CNT_B16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0x0004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D_DIAGSTSHWASBSYSTMFLTBIT_CNT_B16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0x0008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D_DIAGSTSDEFVEHSPDBIT_CNT_B16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0x0010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D_DIAGSTSDEFTEMPBIT_CNT_B16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0x0020</w:t>
            </w:r>
          </w:p>
        </w:tc>
      </w:tr>
      <w:tr w:rsidR="00627AD4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D_DIAGSTSSCOMHWANOTVALIDBIT_CNT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Default="00627AD4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27AD4" w:rsidRPr="00622C9D" w:rsidRDefault="00627AD4" w:rsidP="00AB1659">
            <w:pPr>
              <w:spacing w:before="60"/>
              <w:rPr>
                <w:rFonts w:ascii="Arial" w:hAnsi="Arial" w:cs="Arial"/>
                <w:sz w:val="16"/>
              </w:rPr>
            </w:pPr>
            <w:r w:rsidRPr="000F7580">
              <w:rPr>
                <w:rFonts w:ascii="Arial" w:hAnsi="Arial" w:cs="Arial"/>
                <w:sz w:val="16"/>
              </w:rPr>
              <w:t>0x0040</w:t>
            </w:r>
          </w:p>
        </w:tc>
      </w:tr>
      <w:tr w:rsidR="00176D5C" w:rsidRPr="006B4E22" w:rsidTr="009406E4">
        <w:tc>
          <w:tcPr>
            <w:tcW w:w="44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D5C" w:rsidRPr="00176D5C" w:rsidRDefault="00176D5C" w:rsidP="006B4E22">
            <w:pPr>
              <w:spacing w:before="60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176D5C">
              <w:rPr>
                <w:rFonts w:ascii="Arial" w:hAnsi="Arial" w:cs="Arial"/>
                <w:color w:val="000000"/>
                <w:sz w:val="16"/>
                <w:szCs w:val="16"/>
              </w:rPr>
              <w:t>D_DIAGSTSWIRDISABLEBIT_CNT_B16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D5C" w:rsidRDefault="00176D5C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D5C" w:rsidRDefault="00176D5C" w:rsidP="009E02DF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Counts</w:t>
            </w:r>
          </w:p>
        </w:tc>
        <w:tc>
          <w:tcPr>
            <w:tcW w:w="2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76D5C" w:rsidRPr="000F7580" w:rsidRDefault="00176D5C" w:rsidP="00176D5C">
            <w:pPr>
              <w:spacing w:before="60"/>
              <w:rPr>
                <w:rFonts w:ascii="Arial" w:hAnsi="Arial" w:cs="Arial"/>
                <w:sz w:val="16"/>
              </w:rPr>
            </w:pPr>
            <w:r w:rsidRPr="00176D5C">
              <w:rPr>
                <w:rFonts w:ascii="Arial" w:hAnsi="Arial" w:cs="Arial"/>
                <w:sz w:val="16"/>
              </w:rPr>
              <w:t>0x00</w:t>
            </w:r>
            <w:r>
              <w:rPr>
                <w:rFonts w:ascii="Arial" w:hAnsi="Arial" w:cs="Arial"/>
                <w:sz w:val="16"/>
              </w:rPr>
              <w:t>8</w:t>
            </w:r>
            <w:r w:rsidRPr="00176D5C">
              <w:rPr>
                <w:rFonts w:ascii="Arial" w:hAnsi="Arial" w:cs="Arial"/>
                <w:sz w:val="16"/>
              </w:rPr>
              <w:t>0</w:t>
            </w:r>
          </w:p>
        </w:tc>
      </w:tr>
    </w:tbl>
    <w:p w:rsidR="004A781C" w:rsidRDefault="004A781C">
      <w:pPr>
        <w:pStyle w:val="Heading4"/>
      </w:pPr>
      <w:r>
        <w:t>Global</w:t>
      </w: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608"/>
      </w:tblGrid>
      <w:tr w:rsidR="004A781C" w:rsidTr="00BB0C04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pct30" w:color="FFFF00" w:fill="FFFFFF"/>
          </w:tcPr>
          <w:p w:rsidR="004A781C" w:rsidRPr="00EC72EF" w:rsidRDefault="004A781C" w:rsidP="00EC72E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 w:rsidRPr="00EC72EF">
              <w:rPr>
                <w:rFonts w:ascii="Arial" w:hAnsi="Arial" w:cs="Arial"/>
                <w:sz w:val="16"/>
              </w:rPr>
              <w:t>Constant Name</w:t>
            </w:r>
          </w:p>
        </w:tc>
      </w:tr>
      <w:tr w:rsidR="00EC72EF" w:rsidRPr="00EC72EF" w:rsidTr="00BB0C04">
        <w:trPr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C72EF" w:rsidRPr="00EC72EF" w:rsidRDefault="00EE0EFD" w:rsidP="00EC72E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&lt;None&gt;</w:t>
            </w:r>
          </w:p>
        </w:tc>
      </w:tr>
    </w:tbl>
    <w:p w:rsidR="00DB417C" w:rsidRDefault="00DB417C" w:rsidP="00DB417C">
      <w:pPr>
        <w:pStyle w:val="Heading3"/>
        <w:numPr>
          <w:ilvl w:val="0"/>
          <w:numId w:val="0"/>
        </w:numPr>
        <w:ind w:left="720"/>
      </w:pPr>
    </w:p>
    <w:p w:rsidR="004A781C" w:rsidRDefault="004A781C">
      <w:pPr>
        <w:pStyle w:val="Heading3"/>
      </w:pPr>
      <w:r>
        <w:t>Module specific Lookup Tables Constants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2268"/>
        <w:gridCol w:w="990"/>
        <w:gridCol w:w="4320"/>
        <w:gridCol w:w="1350"/>
      </w:tblGrid>
      <w:tr w:rsidR="008B3E94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Constant Name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Resolution</w:t>
            </w: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Value</w:t>
            </w: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8B3E94" w:rsidRPr="009965E2" w:rsidTr="005C6FE5"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Default="00ED6D07" w:rsidP="00871D2C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43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D6D07" w:rsidRDefault="00ED6D07" w:rsidP="00871D2C">
            <w:pPr>
              <w:spacing w:before="60"/>
              <w:rPr>
                <w:rFonts w:ascii="Arial" w:hAnsi="Arial" w:cs="Arial"/>
                <w:sz w:val="16"/>
                <w:lang w:val="es-ES"/>
              </w:rPr>
            </w:pPr>
          </w:p>
        </w:tc>
        <w:tc>
          <w:tcPr>
            <w:tcW w:w="13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3E94" w:rsidRPr="005D6009" w:rsidRDefault="008B3E94" w:rsidP="009E02DF">
            <w:pPr>
              <w:spacing w:before="60"/>
              <w:rPr>
                <w:rFonts w:ascii="Arial" w:hAnsi="Arial" w:cs="Arial"/>
                <w:sz w:val="16"/>
                <w:lang w:val="es-ES"/>
              </w:rPr>
            </w:pPr>
          </w:p>
        </w:tc>
      </w:tr>
    </w:tbl>
    <w:p w:rsidR="008B3E94" w:rsidRPr="005D6009" w:rsidRDefault="008B3E94">
      <w:pPr>
        <w:rPr>
          <w:lang w:val="es-ES"/>
        </w:rPr>
      </w:pPr>
    </w:p>
    <w:p w:rsidR="008B3E94" w:rsidRDefault="00E60DF6" w:rsidP="008B3E94">
      <w:pPr>
        <w:pStyle w:val="Heading1"/>
      </w:pPr>
      <w:r w:rsidRPr="009965E2">
        <w:br w:type="page"/>
      </w:r>
      <w:r w:rsidR="008B3E94">
        <w:lastRenderedPageBreak/>
        <w:t xml:space="preserve">Functions/Macros used by the Sub-Modules </w:t>
      </w:r>
    </w:p>
    <w:p w:rsidR="008B3E94" w:rsidRDefault="008B3E94" w:rsidP="008B3E94">
      <w:pPr>
        <w:pStyle w:val="Heading2"/>
      </w:pPr>
      <w:r>
        <w:t xml:space="preserve">Library Functions / Macros </w:t>
      </w:r>
    </w:p>
    <w:p w:rsidR="008B3E94" w:rsidRDefault="008B3E94" w:rsidP="008B3E94">
      <w:r>
        <w:t>The library</w:t>
      </w:r>
      <w:r w:rsidR="00FB432D">
        <w:t xml:space="preserve"> and </w:t>
      </w:r>
      <w:r>
        <w:t>functions / Macros that are called by the various sub modules are identified below,</w:t>
      </w:r>
    </w:p>
    <w:p w:rsidR="008B3E94" w:rsidRDefault="00E61A97" w:rsidP="008B3E94">
      <w:pPr>
        <w:numPr>
          <w:ilvl w:val="0"/>
          <w:numId w:val="5"/>
        </w:numPr>
        <w:spacing w:after="0"/>
      </w:pPr>
      <w:proofErr w:type="spellStart"/>
      <w:r>
        <w:t>TableSize_m</w:t>
      </w:r>
      <w:proofErr w:type="spellEnd"/>
      <w:r>
        <w:t>()</w:t>
      </w:r>
    </w:p>
    <w:p w:rsidR="005D5FE4" w:rsidRDefault="005D5FE4" w:rsidP="008B3E94">
      <w:pPr>
        <w:numPr>
          <w:ilvl w:val="0"/>
          <w:numId w:val="5"/>
        </w:numPr>
        <w:spacing w:after="0"/>
      </w:pPr>
    </w:p>
    <w:p w:rsidR="008B3E94" w:rsidRDefault="008B3E94" w:rsidP="008B3E94">
      <w:pPr>
        <w:spacing w:after="0"/>
        <w:ind w:left="720"/>
      </w:pPr>
    </w:p>
    <w:p w:rsidR="008B3E94" w:rsidRDefault="008B3E94" w:rsidP="008B3E94">
      <w:pPr>
        <w:pStyle w:val="Heading2"/>
      </w:pPr>
      <w:r>
        <w:t>Data Hiding Functions</w:t>
      </w:r>
    </w:p>
    <w:p w:rsidR="00DC7E08" w:rsidRDefault="00DC7E08" w:rsidP="00DC7E08">
      <w:pPr>
        <w:numPr>
          <w:ilvl w:val="0"/>
          <w:numId w:val="10"/>
        </w:numPr>
        <w:spacing w:after="0"/>
      </w:pPr>
      <w:r>
        <w:t>&lt;None&gt;</w:t>
      </w:r>
    </w:p>
    <w:p w:rsidR="00DC7E08" w:rsidRDefault="00DC7E08" w:rsidP="00DC7E08">
      <w:pPr>
        <w:numPr>
          <w:ilvl w:val="0"/>
          <w:numId w:val="10"/>
        </w:numPr>
        <w:spacing w:after="0"/>
      </w:pPr>
    </w:p>
    <w:p w:rsidR="008B3E94" w:rsidRDefault="008B3E94" w:rsidP="008B3E94">
      <w:pPr>
        <w:spacing w:after="0"/>
      </w:pPr>
    </w:p>
    <w:p w:rsidR="001B60DF" w:rsidRDefault="001B60DF" w:rsidP="001B60DF">
      <w:pPr>
        <w:pStyle w:val="Heading2"/>
      </w:pPr>
      <w:r>
        <w:t xml:space="preserve">Global Functions/Macros Defined by this </w:t>
      </w:r>
      <w:r w:rsidR="00674ADF">
        <w:t>Module</w:t>
      </w:r>
    </w:p>
    <w:p w:rsidR="00056031" w:rsidRDefault="00056031" w:rsidP="00056031">
      <w:pPr>
        <w:pStyle w:val="Heading3"/>
      </w:pPr>
      <w:r>
        <w:t xml:space="preserve">Retrieve </w:t>
      </w:r>
      <w:r w:rsidR="00947668">
        <w:t xml:space="preserve">NTC </w:t>
      </w:r>
      <w:r>
        <w:t>Failure State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671"/>
        <w:gridCol w:w="4011"/>
        <w:gridCol w:w="1382"/>
        <w:gridCol w:w="932"/>
        <w:gridCol w:w="932"/>
      </w:tblGrid>
      <w:tr w:rsidR="00056031" w:rsidTr="009E02DF">
        <w:tc>
          <w:tcPr>
            <w:tcW w:w="167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4011" w:type="dxa"/>
          </w:tcPr>
          <w:p w:rsidR="00056031" w:rsidRDefault="00947668" w:rsidP="00BA7227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47668">
              <w:rPr>
                <w:rFonts w:ascii="Arial" w:hAnsi="Arial" w:cs="Arial"/>
                <w:sz w:val="16"/>
              </w:rPr>
              <w:t>NxtrDiagMgr_GetNTCFailed</w:t>
            </w:r>
            <w:proofErr w:type="spellEnd"/>
          </w:p>
        </w:tc>
        <w:tc>
          <w:tcPr>
            <w:tcW w:w="1382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32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32" w:type="dxa"/>
            <w:shd w:val="pct30" w:color="FFFF00" w:fill="auto"/>
          </w:tcPr>
          <w:p w:rsidR="00056031" w:rsidRDefault="00056031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056031" w:rsidTr="009E02DF">
        <w:tc>
          <w:tcPr>
            <w:tcW w:w="167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1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</w:t>
            </w:r>
          </w:p>
        </w:tc>
        <w:tc>
          <w:tcPr>
            <w:tcW w:w="1382" w:type="dxa"/>
          </w:tcPr>
          <w:p w:rsidR="00056031" w:rsidRDefault="00947668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947668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932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32" w:type="dxa"/>
          </w:tcPr>
          <w:p w:rsidR="00056031" w:rsidRDefault="0094766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056031" w:rsidTr="009E02DF">
        <w:tc>
          <w:tcPr>
            <w:tcW w:w="167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401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EventFailed</w:t>
            </w:r>
            <w:proofErr w:type="spellEnd"/>
          </w:p>
        </w:tc>
        <w:tc>
          <w:tcPr>
            <w:tcW w:w="1382" w:type="dxa"/>
          </w:tcPr>
          <w:p w:rsidR="00056031" w:rsidRDefault="00A63CD6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Boolean pointer</w:t>
            </w:r>
          </w:p>
        </w:tc>
        <w:tc>
          <w:tcPr>
            <w:tcW w:w="932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32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056031" w:rsidTr="009E02DF">
        <w:tc>
          <w:tcPr>
            <w:tcW w:w="167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4011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382" w:type="dxa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864" w:type="dxa"/>
            <w:gridSpan w:val="2"/>
          </w:tcPr>
          <w:p w:rsidR="00056031" w:rsidRDefault="00056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RTE_E_OK</w:t>
            </w:r>
          </w:p>
        </w:tc>
      </w:tr>
    </w:tbl>
    <w:p w:rsidR="00056031" w:rsidRDefault="00056031" w:rsidP="00056031">
      <w:pPr>
        <w:pStyle w:val="Heading4"/>
      </w:pPr>
      <w:r>
        <w:t>Description</w:t>
      </w:r>
    </w:p>
    <w:p w:rsidR="00056031" w:rsidRDefault="00BA7227" w:rsidP="00D3719E">
      <w:pPr>
        <w:spacing w:after="0"/>
        <w:jc w:val="center"/>
      </w:pPr>
      <w:r>
        <w:object w:dxaOrig="4860" w:dyaOrig="22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4pt;height:113.65pt" o:ole="">
            <v:imagedata r:id="rId9" o:title=""/>
          </v:shape>
          <o:OLEObject Type="Embed" ProgID="Visio.Drawing.11" ShapeID="_x0000_i1025" DrawAspect="Content" ObjectID="_1404286885" r:id="rId10"/>
        </w:object>
      </w:r>
    </w:p>
    <w:p w:rsidR="00BA7227" w:rsidRDefault="00BA7227" w:rsidP="00056031">
      <w:pPr>
        <w:spacing w:after="0"/>
      </w:pPr>
    </w:p>
    <w:p w:rsidR="003F5EF3" w:rsidRDefault="003F5EF3" w:rsidP="003F5EF3">
      <w:pPr>
        <w:pStyle w:val="Heading3"/>
      </w:pPr>
      <w:r>
        <w:t xml:space="preserve">Retrieve </w:t>
      </w:r>
      <w:r w:rsidR="00C735BC">
        <w:t xml:space="preserve">NTC </w:t>
      </w:r>
      <w:r>
        <w:t>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28"/>
        <w:gridCol w:w="2880"/>
        <w:gridCol w:w="2708"/>
        <w:gridCol w:w="806"/>
        <w:gridCol w:w="806"/>
      </w:tblGrid>
      <w:tr w:rsidR="003F5EF3" w:rsidTr="00EE6DB9">
        <w:tc>
          <w:tcPr>
            <w:tcW w:w="1728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80" w:type="dxa"/>
          </w:tcPr>
          <w:p w:rsidR="003F5EF3" w:rsidRDefault="00C735BC" w:rsidP="00805C33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735BC">
              <w:rPr>
                <w:rFonts w:ascii="Arial" w:hAnsi="Arial" w:cs="Arial"/>
                <w:sz w:val="16"/>
              </w:rPr>
              <w:t>NxtrDiagMgr_GetNTCStatus</w:t>
            </w:r>
            <w:proofErr w:type="spellEnd"/>
          </w:p>
        </w:tc>
        <w:tc>
          <w:tcPr>
            <w:tcW w:w="2708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06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06" w:type="dxa"/>
            <w:shd w:val="pct30" w:color="FFFF00" w:fill="auto"/>
          </w:tcPr>
          <w:p w:rsidR="003F5EF3" w:rsidRDefault="003F5EF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3F5EF3" w:rsidTr="00EE6DB9">
        <w:tc>
          <w:tcPr>
            <w:tcW w:w="1728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80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</w:t>
            </w:r>
          </w:p>
        </w:tc>
        <w:tc>
          <w:tcPr>
            <w:tcW w:w="2708" w:type="dxa"/>
          </w:tcPr>
          <w:p w:rsidR="003F5EF3" w:rsidRDefault="00C735BC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C735BC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806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806" w:type="dxa"/>
          </w:tcPr>
          <w:p w:rsidR="003F5EF3" w:rsidRDefault="00C735BC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3F5EF3" w:rsidTr="00EE6DB9">
        <w:tc>
          <w:tcPr>
            <w:tcW w:w="1728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880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2708" w:type="dxa"/>
          </w:tcPr>
          <w:p w:rsidR="003F5EF3" w:rsidRDefault="00C735BC" w:rsidP="00E064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  <w:r w:rsidR="003F5EF3">
              <w:rPr>
                <w:rFonts w:ascii="Arial" w:hAnsi="Arial" w:cs="Arial"/>
                <w:sz w:val="16"/>
              </w:rPr>
              <w:t xml:space="preserve"> </w:t>
            </w:r>
            <w:r w:rsidR="00E064ED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806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806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3F5EF3" w:rsidTr="00EE6DB9">
        <w:tc>
          <w:tcPr>
            <w:tcW w:w="1728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80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2708" w:type="dxa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612" w:type="dxa"/>
            <w:gridSpan w:val="2"/>
          </w:tcPr>
          <w:p w:rsidR="003F5EF3" w:rsidRDefault="003F5EF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RTE_E_OK</w:t>
            </w:r>
          </w:p>
        </w:tc>
      </w:tr>
    </w:tbl>
    <w:p w:rsidR="003F5EF3" w:rsidRDefault="003F5EF3" w:rsidP="003F5EF3">
      <w:pPr>
        <w:pStyle w:val="Heading4"/>
      </w:pPr>
      <w:r>
        <w:lastRenderedPageBreak/>
        <w:t>Description</w:t>
      </w:r>
    </w:p>
    <w:p w:rsidR="003F5EF3" w:rsidRDefault="003F5EF3" w:rsidP="00D3719E">
      <w:pPr>
        <w:spacing w:after="0"/>
        <w:jc w:val="center"/>
      </w:pPr>
      <w:r>
        <w:object w:dxaOrig="3360" w:dyaOrig="2034">
          <v:shape id="_x0000_i1026" type="#_x0000_t75" style="width:210.55pt;height:125.9pt" o:ole="">
            <v:imagedata r:id="rId11" o:title=""/>
          </v:shape>
          <o:OLEObject Type="Embed" ProgID="Visio.Drawing.11" ShapeID="_x0000_i1026" DrawAspect="Content" ObjectID="_1404286886" r:id="rId12"/>
        </w:object>
      </w:r>
    </w:p>
    <w:p w:rsidR="003F5EF3" w:rsidRDefault="003F5EF3" w:rsidP="00056031">
      <w:pPr>
        <w:spacing w:after="0"/>
      </w:pPr>
    </w:p>
    <w:p w:rsidR="00900263" w:rsidRDefault="00900263">
      <w:pPr>
        <w:spacing w:after="0"/>
      </w:pPr>
      <w:r>
        <w:br w:type="page"/>
      </w:r>
    </w:p>
    <w:p w:rsidR="00900263" w:rsidRDefault="00900263" w:rsidP="00900263">
      <w:pPr>
        <w:pStyle w:val="Heading3"/>
      </w:pPr>
      <w:r>
        <w:lastRenderedPageBreak/>
        <w:t>Reset Event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28"/>
        <w:gridCol w:w="2880"/>
        <w:gridCol w:w="2708"/>
        <w:gridCol w:w="806"/>
        <w:gridCol w:w="806"/>
      </w:tblGrid>
      <w:tr w:rsidR="00900263" w:rsidTr="00900263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80" w:type="dxa"/>
          </w:tcPr>
          <w:p w:rsidR="00900263" w:rsidRDefault="00900263" w:rsidP="00900263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52FB4">
              <w:rPr>
                <w:rFonts w:ascii="Arial" w:hAnsi="Arial" w:cs="Arial"/>
                <w:sz w:val="16"/>
              </w:rPr>
              <w:t>NxtrDiagMgr_</w:t>
            </w:r>
            <w:r>
              <w:rPr>
                <w:rFonts w:ascii="Arial" w:hAnsi="Arial" w:cs="Arial"/>
                <w:sz w:val="16"/>
              </w:rPr>
              <w:t>Reset</w:t>
            </w:r>
            <w:r w:rsidRPr="00D52FB4">
              <w:rPr>
                <w:rFonts w:ascii="Arial" w:hAnsi="Arial" w:cs="Arial"/>
                <w:sz w:val="16"/>
              </w:rPr>
              <w:t>Event</w:t>
            </w:r>
            <w:r>
              <w:rPr>
                <w:rFonts w:ascii="Arial" w:hAnsi="Arial" w:cs="Arial"/>
                <w:sz w:val="16"/>
              </w:rPr>
              <w:t>Status</w:t>
            </w:r>
            <w:proofErr w:type="spellEnd"/>
          </w:p>
        </w:tc>
        <w:tc>
          <w:tcPr>
            <w:tcW w:w="2708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06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06" w:type="dxa"/>
            <w:shd w:val="pct30" w:color="FFFF00" w:fill="auto"/>
          </w:tcPr>
          <w:p w:rsidR="00900263" w:rsidRDefault="00900263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900263" w:rsidTr="00900263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80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None</w:t>
            </w:r>
          </w:p>
        </w:tc>
        <w:tc>
          <w:tcPr>
            <w:tcW w:w="270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06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806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900263" w:rsidTr="00900263">
        <w:tc>
          <w:tcPr>
            <w:tcW w:w="172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80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2708" w:type="dxa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612" w:type="dxa"/>
            <w:gridSpan w:val="2"/>
          </w:tcPr>
          <w:p w:rsidR="00900263" w:rsidRDefault="00900263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RTE_E_OK</w:t>
            </w:r>
          </w:p>
        </w:tc>
      </w:tr>
    </w:tbl>
    <w:p w:rsidR="00900263" w:rsidRDefault="00900263" w:rsidP="00900263">
      <w:pPr>
        <w:pStyle w:val="Heading4"/>
      </w:pPr>
      <w:r>
        <w:t>Description</w:t>
      </w:r>
    </w:p>
    <w:p w:rsidR="00EE6DB9" w:rsidRDefault="00075B68" w:rsidP="00D3719E">
      <w:pPr>
        <w:jc w:val="center"/>
        <w:rPr>
          <w:rFonts w:ascii="Courier New" w:hAnsi="Courier New" w:cs="Courier New"/>
          <w:sz w:val="16"/>
          <w:szCs w:val="16"/>
        </w:rPr>
      </w:pPr>
      <w:r>
        <w:object w:dxaOrig="5824" w:dyaOrig="5498">
          <v:shape id="_x0000_i1027" type="#_x0000_t75" style="width:291.05pt;height:276.05pt" o:ole="">
            <v:imagedata r:id="rId13" o:title=""/>
          </v:shape>
          <o:OLEObject Type="Embed" ProgID="Visio.Drawing.11" ShapeID="_x0000_i1027" DrawAspect="Content" ObjectID="_1404286887" r:id="rId14"/>
        </w:object>
      </w:r>
    </w:p>
    <w:p w:rsidR="00EE6DB9" w:rsidRDefault="00EE6DB9" w:rsidP="00EE6DB9">
      <w:pPr>
        <w:rPr>
          <w:rFonts w:ascii="Courier New" w:hAnsi="Courier New" w:cs="Courier New"/>
          <w:sz w:val="16"/>
          <w:szCs w:val="16"/>
        </w:rPr>
      </w:pPr>
    </w:p>
    <w:p w:rsidR="00EE6DB9" w:rsidRDefault="00EE6DB9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EE6DB9" w:rsidRDefault="00EE6DB9" w:rsidP="00EE6DB9">
      <w:pPr>
        <w:pStyle w:val="Heading3"/>
      </w:pPr>
      <w:r>
        <w:lastRenderedPageBreak/>
        <w:t>Set Status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227"/>
        <w:gridCol w:w="2389"/>
        <w:gridCol w:w="2979"/>
        <w:gridCol w:w="1103"/>
        <w:gridCol w:w="1230"/>
      </w:tblGrid>
      <w:tr w:rsidR="00EE6DB9" w:rsidTr="00075B68">
        <w:tc>
          <w:tcPr>
            <w:tcW w:w="131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47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52FB4">
              <w:rPr>
                <w:rFonts w:ascii="Arial" w:hAnsi="Arial" w:cs="Arial"/>
                <w:sz w:val="16"/>
              </w:rPr>
              <w:t>NxtrDiagMgr_</w:t>
            </w:r>
            <w:r>
              <w:rPr>
                <w:rFonts w:ascii="Arial" w:hAnsi="Arial" w:cs="Arial"/>
                <w:sz w:val="16"/>
              </w:rPr>
              <w:t>SetNTCStatus</w:t>
            </w:r>
            <w:proofErr w:type="spellEnd"/>
          </w:p>
        </w:tc>
        <w:tc>
          <w:tcPr>
            <w:tcW w:w="369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682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71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E6DB9" w:rsidTr="00075B68">
        <w:tc>
          <w:tcPr>
            <w:tcW w:w="131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Arguments Passed</w:t>
            </w:r>
          </w:p>
        </w:tc>
        <w:tc>
          <w:tcPr>
            <w:tcW w:w="247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NTC</w:t>
            </w:r>
          </w:p>
        </w:tc>
        <w:tc>
          <w:tcPr>
            <w:tcW w:w="3693" w:type="dxa"/>
          </w:tcPr>
          <w:p w:rsidR="00EE6DB9" w:rsidRDefault="001A36B1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A36B1">
              <w:rPr>
                <w:rFonts w:ascii="Arial" w:hAnsi="Arial" w:cs="Arial"/>
                <w:sz w:val="16"/>
              </w:rPr>
              <w:t>NTCNumber</w:t>
            </w:r>
            <w:proofErr w:type="spellEnd"/>
          </w:p>
        </w:tc>
        <w:tc>
          <w:tcPr>
            <w:tcW w:w="682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771" w:type="dxa"/>
          </w:tcPr>
          <w:p w:rsidR="00EE6DB9" w:rsidRDefault="001A36B1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511</w:t>
            </w:r>
          </w:p>
        </w:tc>
      </w:tr>
      <w:tr w:rsidR="00EE6DB9" w:rsidTr="00075B68">
        <w:tc>
          <w:tcPr>
            <w:tcW w:w="131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7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Param</w:t>
            </w:r>
            <w:proofErr w:type="spellEnd"/>
          </w:p>
        </w:tc>
        <w:tc>
          <w:tcPr>
            <w:tcW w:w="3693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682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77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075B68" w:rsidTr="00075B68">
        <w:tc>
          <w:tcPr>
            <w:tcW w:w="1311" w:type="dxa"/>
          </w:tcPr>
          <w:p w:rsidR="00075B68" w:rsidRDefault="00075B68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2471" w:type="dxa"/>
          </w:tcPr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Status</w:t>
            </w:r>
          </w:p>
        </w:tc>
        <w:tc>
          <w:tcPr>
            <w:tcW w:w="3693" w:type="dxa"/>
          </w:tcPr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A36B1">
              <w:rPr>
                <w:rFonts w:ascii="Arial" w:hAnsi="Arial" w:cs="Arial"/>
                <w:sz w:val="16"/>
              </w:rPr>
              <w:t>NxtrDiagMgrStatus</w:t>
            </w:r>
            <w:proofErr w:type="spellEnd"/>
          </w:p>
        </w:tc>
        <w:tc>
          <w:tcPr>
            <w:tcW w:w="1453" w:type="dxa"/>
            <w:gridSpan w:val="2"/>
          </w:tcPr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075B68">
              <w:rPr>
                <w:rFonts w:ascii="Arial" w:hAnsi="Arial" w:cs="Arial"/>
                <w:sz w:val="16"/>
              </w:rPr>
              <w:t>NTC_STATUS_PASSED</w:t>
            </w:r>
          </w:p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075B68">
              <w:rPr>
                <w:rFonts w:ascii="Arial" w:hAnsi="Arial" w:cs="Arial"/>
                <w:sz w:val="16"/>
              </w:rPr>
              <w:t>NTC_STATUS_FAILED</w:t>
            </w:r>
          </w:p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075B68">
              <w:rPr>
                <w:rFonts w:ascii="Arial" w:hAnsi="Arial" w:cs="Arial"/>
                <w:sz w:val="16"/>
              </w:rPr>
              <w:t>NTC_STATUS_PREPASSED</w:t>
            </w:r>
          </w:p>
          <w:p w:rsidR="00075B68" w:rsidRDefault="00075B68" w:rsidP="00D71B0A">
            <w:pPr>
              <w:spacing w:before="60"/>
              <w:rPr>
                <w:rFonts w:ascii="Arial" w:hAnsi="Arial" w:cs="Arial"/>
                <w:sz w:val="16"/>
              </w:rPr>
            </w:pPr>
            <w:r w:rsidRPr="00075B68">
              <w:rPr>
                <w:rFonts w:ascii="Arial" w:hAnsi="Arial" w:cs="Arial"/>
                <w:sz w:val="16"/>
              </w:rPr>
              <w:t>NTC_STATUS_PREFAILED</w:t>
            </w:r>
          </w:p>
        </w:tc>
      </w:tr>
      <w:tr w:rsidR="00EE6DB9" w:rsidTr="00075B68">
        <w:tc>
          <w:tcPr>
            <w:tcW w:w="131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471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3693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453" w:type="dxa"/>
            <w:gridSpan w:val="2"/>
          </w:tcPr>
          <w:p w:rsidR="00EE6DB9" w:rsidRDefault="00EE6DB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RTE_E_OK</w:t>
            </w:r>
          </w:p>
        </w:tc>
      </w:tr>
    </w:tbl>
    <w:p w:rsidR="00EE6DB9" w:rsidRDefault="00EE6DB9" w:rsidP="00EE6DB9">
      <w:pPr>
        <w:pStyle w:val="Heading4"/>
      </w:pPr>
      <w:r>
        <w:lastRenderedPageBreak/>
        <w:t>Description</w:t>
      </w:r>
    </w:p>
    <w:p w:rsidR="00657762" w:rsidRPr="00657762" w:rsidRDefault="009B6037" w:rsidP="009B1E06">
      <w:pPr>
        <w:jc w:val="center"/>
      </w:pPr>
      <w:r w:rsidRPr="00310A30">
        <w:rPr>
          <w:rFonts w:ascii="Courier New" w:hAnsi="Courier New" w:cs="Courier New"/>
          <w:sz w:val="16"/>
          <w:szCs w:val="16"/>
        </w:rPr>
        <w:object w:dxaOrig="7058" w:dyaOrig="15528">
          <v:shape id="_x0000_i1028" type="#_x0000_t75" style="width:269.9pt;height:562pt" o:ole="">
            <v:imagedata r:id="rId15" o:title=""/>
          </v:shape>
          <o:OLEObject Type="Embed" ProgID="Visio.Drawing.11" ShapeID="_x0000_i1028" DrawAspect="Content" ObjectID="_1404286888" r:id="rId16"/>
        </w:object>
      </w:r>
    </w:p>
    <w:p w:rsidR="009F6AA3" w:rsidRPr="009F6AA3" w:rsidRDefault="009F6AA3" w:rsidP="006035E3">
      <w:pPr>
        <w:jc w:val="center"/>
      </w:pPr>
    </w:p>
    <w:p w:rsidR="00900263" w:rsidRDefault="00900263" w:rsidP="00D3719E">
      <w:pPr>
        <w:spacing w:after="0"/>
        <w:jc w:val="center"/>
        <w:rPr>
          <w:rFonts w:ascii="Courier New" w:hAnsi="Courier New" w:cs="Courier New"/>
          <w:sz w:val="16"/>
          <w:szCs w:val="16"/>
        </w:rPr>
      </w:pPr>
    </w:p>
    <w:p w:rsidR="00CD182B" w:rsidRDefault="00CD182B" w:rsidP="00056031">
      <w:pPr>
        <w:spacing w:after="0"/>
        <w:rPr>
          <w:rFonts w:ascii="Courier New" w:hAnsi="Courier New" w:cs="Courier New"/>
          <w:sz w:val="16"/>
          <w:szCs w:val="16"/>
        </w:rPr>
      </w:pPr>
    </w:p>
    <w:p w:rsidR="009E02DF" w:rsidRDefault="009B6037" w:rsidP="00D3719E">
      <w:pPr>
        <w:spacing w:after="0"/>
        <w:jc w:val="center"/>
      </w:pPr>
      <w:r>
        <w:object w:dxaOrig="22409" w:dyaOrig="17281">
          <v:shape id="_x0000_i1029" type="#_x0000_t75" style="width:401.3pt;height:309.5pt" o:ole="">
            <v:imagedata r:id="rId17" o:title=""/>
          </v:shape>
          <o:OLEObject Type="Embed" ProgID="Visio.Drawing.11" ShapeID="_x0000_i1029" DrawAspect="Content" ObjectID="_1404286889" r:id="rId18"/>
        </w:object>
      </w:r>
    </w:p>
    <w:p w:rsidR="000A3727" w:rsidRDefault="009B6037" w:rsidP="00D3719E">
      <w:pPr>
        <w:spacing w:after="0"/>
        <w:jc w:val="center"/>
      </w:pPr>
      <w:r>
        <w:object w:dxaOrig="9499" w:dyaOrig="12094">
          <v:shape id="_x0000_i1030" type="#_x0000_t75" style="width:431.65pt;height:549.75pt" o:ole="">
            <v:imagedata r:id="rId19" o:title=""/>
          </v:shape>
          <o:OLEObject Type="Embed" ProgID="Visio.Drawing.11" ShapeID="_x0000_i1030" DrawAspect="Content" ObjectID="_1404286890" r:id="rId20"/>
        </w:object>
      </w:r>
    </w:p>
    <w:p w:rsidR="003F5EF3" w:rsidRDefault="0071023F" w:rsidP="00D3719E">
      <w:pPr>
        <w:spacing w:after="0"/>
        <w:jc w:val="center"/>
      </w:pPr>
      <w:r>
        <w:object w:dxaOrig="6774" w:dyaOrig="5630">
          <v:shape id="_x0000_i1031" type="#_x0000_t75" style="width:311.9pt;height:257.95pt" o:ole="">
            <v:imagedata r:id="rId21" o:title=""/>
          </v:shape>
          <o:OLEObject Type="Embed" ProgID="Visio.Drawing.11" ShapeID="_x0000_i1031" DrawAspect="Content" ObjectID="_1404286891" r:id="rId22"/>
        </w:object>
      </w:r>
    </w:p>
    <w:p w:rsidR="00EE6DB9" w:rsidRDefault="00EE6DB9">
      <w:pPr>
        <w:spacing w:after="0"/>
      </w:pPr>
    </w:p>
    <w:p w:rsidR="006114B2" w:rsidRDefault="006114B2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EE6DB9" w:rsidRDefault="00EE6DB9" w:rsidP="00EE6DB9">
      <w:pPr>
        <w:pStyle w:val="Heading3"/>
      </w:pPr>
      <w:r>
        <w:lastRenderedPageBreak/>
        <w:t xml:space="preserve">Set Operation </w:t>
      </w:r>
      <w:r w:rsidR="004C19A4">
        <w:t>State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28"/>
        <w:gridCol w:w="3159"/>
        <w:gridCol w:w="2475"/>
        <w:gridCol w:w="783"/>
        <w:gridCol w:w="783"/>
      </w:tblGrid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59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NxtrDiagMgr_SetOperationCycleState</w:t>
            </w:r>
            <w:proofErr w:type="spellEnd"/>
          </w:p>
        </w:tc>
        <w:tc>
          <w:tcPr>
            <w:tcW w:w="2475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783" w:type="dxa"/>
            <w:shd w:val="pct30" w:color="FFFF00" w:fill="auto"/>
          </w:tcPr>
          <w:p w:rsidR="00EE6DB9" w:rsidRDefault="00EE6DB9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59" w:type="dxa"/>
          </w:tcPr>
          <w:p w:rsidR="00EE6DB9" w:rsidRDefault="001239B5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239B5">
              <w:rPr>
                <w:rFonts w:ascii="Arial" w:hAnsi="Arial" w:cs="Arial"/>
                <w:sz w:val="16"/>
              </w:rPr>
              <w:t>OperationCycle</w:t>
            </w:r>
            <w:proofErr w:type="spellEnd"/>
          </w:p>
        </w:tc>
        <w:tc>
          <w:tcPr>
            <w:tcW w:w="2475" w:type="dxa"/>
          </w:tcPr>
          <w:p w:rsidR="00EE6DB9" w:rsidRDefault="001239B5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239B5">
              <w:rPr>
                <w:rFonts w:ascii="Arial" w:hAnsi="Arial" w:cs="Arial"/>
                <w:sz w:val="16"/>
              </w:rPr>
              <w:t>NxtrOpCycle</w:t>
            </w:r>
            <w:proofErr w:type="spellEnd"/>
          </w:p>
        </w:tc>
        <w:tc>
          <w:tcPr>
            <w:tcW w:w="783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783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4C19A4" w:rsidTr="00962AB6">
        <w:tc>
          <w:tcPr>
            <w:tcW w:w="1728" w:type="dxa"/>
          </w:tcPr>
          <w:p w:rsidR="00EE6DB9" w:rsidRDefault="00EE6DB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59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CycleState</w:t>
            </w:r>
            <w:proofErr w:type="spellEnd"/>
          </w:p>
        </w:tc>
        <w:tc>
          <w:tcPr>
            <w:tcW w:w="2475" w:type="dxa"/>
          </w:tcPr>
          <w:p w:rsidR="00EE6DB9" w:rsidRDefault="001239B5" w:rsidP="004C19A4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1239B5">
              <w:rPr>
                <w:rFonts w:ascii="Arial" w:hAnsi="Arial" w:cs="Arial"/>
                <w:sz w:val="16"/>
              </w:rPr>
              <w:t>NxtrOpCycleState</w:t>
            </w:r>
            <w:proofErr w:type="spellEnd"/>
          </w:p>
        </w:tc>
        <w:tc>
          <w:tcPr>
            <w:tcW w:w="783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783" w:type="dxa"/>
          </w:tcPr>
          <w:p w:rsidR="00EE6DB9" w:rsidRDefault="004C19A4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962AB6" w:rsidTr="00D71B0A">
        <w:tc>
          <w:tcPr>
            <w:tcW w:w="1728" w:type="dxa"/>
          </w:tcPr>
          <w:p w:rsidR="00962AB6" w:rsidRDefault="00962AB6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59" w:type="dxa"/>
          </w:tcPr>
          <w:p w:rsidR="00962AB6" w:rsidRDefault="00962AB6" w:rsidP="00962AB6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2475" w:type="dxa"/>
          </w:tcPr>
          <w:p w:rsidR="00962AB6" w:rsidRDefault="00962AB6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  <w:tc>
          <w:tcPr>
            <w:tcW w:w="1566" w:type="dxa"/>
            <w:gridSpan w:val="2"/>
          </w:tcPr>
          <w:p w:rsidR="00962AB6" w:rsidRDefault="00962AB6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Std_ReturnType</w:t>
            </w:r>
            <w:proofErr w:type="spellEnd"/>
          </w:p>
        </w:tc>
      </w:tr>
    </w:tbl>
    <w:p w:rsidR="00EE6DB9" w:rsidRDefault="00EE6DB9" w:rsidP="00EE6DB9">
      <w:pPr>
        <w:pStyle w:val="Heading4"/>
      </w:pPr>
      <w:r>
        <w:t>Description</w:t>
      </w:r>
    </w:p>
    <w:p w:rsidR="00EE6DB9" w:rsidRDefault="00D3719E" w:rsidP="00D3719E">
      <w:pPr>
        <w:spacing w:after="0"/>
        <w:jc w:val="center"/>
      </w:pPr>
      <w:r>
        <w:object w:dxaOrig="7273" w:dyaOrig="6211">
          <v:shape id="_x0000_i1032" type="#_x0000_t75" style="width:363.75pt;height:312.25pt" o:ole="">
            <v:imagedata r:id="rId23" o:title=""/>
          </v:shape>
          <o:OLEObject Type="Embed" ProgID="Visio.Drawing.11" ShapeID="_x0000_i1032" DrawAspect="Content" ObjectID="_1404286892" r:id="rId24"/>
        </w:object>
      </w:r>
    </w:p>
    <w:p w:rsidR="006114B2" w:rsidRDefault="006114B2" w:rsidP="00EE6DB9">
      <w:pPr>
        <w:spacing w:after="0"/>
      </w:pPr>
    </w:p>
    <w:p w:rsidR="006114B2" w:rsidRDefault="006114B2" w:rsidP="00EE6DB9">
      <w:pPr>
        <w:spacing w:after="0"/>
      </w:pPr>
    </w:p>
    <w:p w:rsidR="009E02DF" w:rsidRDefault="009E02DF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7070C6" w:rsidRDefault="007070C6" w:rsidP="00056031">
      <w:pPr>
        <w:spacing w:after="0"/>
      </w:pPr>
    </w:p>
    <w:p w:rsidR="00D52FB4" w:rsidRDefault="00D31965" w:rsidP="00D52FB4">
      <w:pPr>
        <w:pStyle w:val="Heading3"/>
      </w:pPr>
      <w:del w:id="134" w:author="Lucas Wendling" w:date="2012-07-20T08:36:00Z">
        <w:r w:rsidDel="006E0976">
          <w:delText>Global Function #</w:delText>
        </w:r>
        <w:r w:rsidR="00585F69" w:rsidDel="006E0976">
          <w:delText>m</w:delText>
        </w:r>
      </w:del>
      <w:ins w:id="135" w:author="Lucas Wendling" w:date="2012-07-20T08:36:00Z">
        <w:r w:rsidR="006E0976">
          <w:t>Report NTC Status</w:t>
        </w:r>
      </w:ins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  <w:tblPrChange w:id="136" w:author="Lucas Wendling" w:date="2012-07-20T08:39:00Z">
          <w:tblPr>
            <w:tblW w:w="892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000"/>
          </w:tblPr>
        </w:tblPrChange>
      </w:tblPr>
      <w:tblGrid>
        <w:gridCol w:w="1215"/>
        <w:gridCol w:w="3191"/>
        <w:gridCol w:w="1568"/>
        <w:gridCol w:w="1424"/>
        <w:gridCol w:w="1530"/>
        <w:tblGridChange w:id="137">
          <w:tblGrid>
            <w:gridCol w:w="1215"/>
            <w:gridCol w:w="3191"/>
            <w:gridCol w:w="1568"/>
            <w:gridCol w:w="2333"/>
            <w:gridCol w:w="621"/>
          </w:tblGrid>
        </w:tblGridChange>
      </w:tblGrid>
      <w:tr w:rsidR="00D52FB4" w:rsidTr="006E0976">
        <w:tc>
          <w:tcPr>
            <w:tcW w:w="1215" w:type="dxa"/>
            <w:tcPrChange w:id="138" w:author="Lucas Wendling" w:date="2012-07-20T08:39:00Z">
              <w:tcPr>
                <w:tcW w:w="1215" w:type="dxa"/>
              </w:tcPr>
            </w:tcPrChange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191" w:type="dxa"/>
            <w:tcPrChange w:id="139" w:author="Lucas Wendling" w:date="2012-07-20T08:39:00Z">
              <w:tcPr>
                <w:tcW w:w="3191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40" w:author="Lucas Wendling" w:date="2012-07-20T08:36:00Z">
              <w:r w:rsidRPr="006E0976">
                <w:rPr>
                  <w:rFonts w:ascii="Arial" w:hAnsi="Arial" w:cs="Arial"/>
                  <w:sz w:val="16"/>
                </w:rPr>
                <w:t>NxtrDiagMgr_ReportNTCStatus</w:t>
              </w:r>
            </w:ins>
            <w:proofErr w:type="spellEnd"/>
            <w:del w:id="141" w:author="Lucas Wendling" w:date="2012-07-20T08:36:00Z">
              <w:r w:rsidR="00D52FB4" w:rsidDel="006E0976">
                <w:rPr>
                  <w:rFonts w:ascii="Arial" w:hAnsi="Arial" w:cs="Arial"/>
                  <w:sz w:val="16"/>
                </w:rPr>
                <w:delText>(Exact name used)</w:delText>
              </w:r>
            </w:del>
          </w:p>
        </w:tc>
        <w:tc>
          <w:tcPr>
            <w:tcW w:w="1568" w:type="dxa"/>
            <w:shd w:val="pct30" w:color="FFFF00" w:fill="auto"/>
            <w:tcPrChange w:id="142" w:author="Lucas Wendling" w:date="2012-07-20T08:39:00Z">
              <w:tcPr>
                <w:tcW w:w="1568" w:type="dxa"/>
                <w:shd w:val="pct30" w:color="FFFF00" w:fill="auto"/>
              </w:tcPr>
            </w:tcPrChange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1424" w:type="dxa"/>
            <w:shd w:val="pct30" w:color="FFFF00" w:fill="auto"/>
            <w:tcPrChange w:id="143" w:author="Lucas Wendling" w:date="2012-07-20T08:39:00Z">
              <w:tcPr>
                <w:tcW w:w="2333" w:type="dxa"/>
                <w:shd w:val="pct30" w:color="FFFF00" w:fill="auto"/>
              </w:tcPr>
            </w:tcPrChange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1530" w:type="dxa"/>
            <w:shd w:val="pct30" w:color="FFFF00" w:fill="auto"/>
            <w:tcPrChange w:id="144" w:author="Lucas Wendling" w:date="2012-07-20T08:39:00Z">
              <w:tcPr>
                <w:tcW w:w="621" w:type="dxa"/>
                <w:shd w:val="pct30" w:color="FFFF00" w:fill="auto"/>
              </w:tcPr>
            </w:tcPrChange>
          </w:tcPr>
          <w:p w:rsidR="00D52FB4" w:rsidRDefault="00D52FB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52FB4" w:rsidTr="006E0976">
        <w:tc>
          <w:tcPr>
            <w:tcW w:w="1215" w:type="dxa"/>
            <w:tcPrChange w:id="145" w:author="Lucas Wendling" w:date="2012-07-20T08:39:00Z">
              <w:tcPr>
                <w:tcW w:w="1215" w:type="dxa"/>
              </w:tcPr>
            </w:tcPrChange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191" w:type="dxa"/>
            <w:tcPrChange w:id="146" w:author="Lucas Wendling" w:date="2012-07-20T08:39:00Z">
              <w:tcPr>
                <w:tcW w:w="3191" w:type="dxa"/>
              </w:tcPr>
            </w:tcPrChange>
          </w:tcPr>
          <w:p w:rsidR="00D52FB4" w:rsidRDefault="00D52FB4" w:rsidP="009E02DF">
            <w:pPr>
              <w:spacing w:before="60"/>
              <w:rPr>
                <w:rFonts w:ascii="Arial" w:hAnsi="Arial" w:cs="Arial"/>
                <w:sz w:val="16"/>
              </w:rPr>
            </w:pPr>
            <w:del w:id="147" w:author="Lucas Wendling" w:date="2012-07-20T08:39:00Z">
              <w:r w:rsidDel="006E0976">
                <w:rPr>
                  <w:rFonts w:ascii="Arial" w:hAnsi="Arial" w:cs="Arial"/>
                  <w:sz w:val="16"/>
                </w:rPr>
                <w:delText>(if none, write None)</w:delText>
              </w:r>
            </w:del>
            <w:ins w:id="148" w:author="Lucas Wendling" w:date="2012-07-20T08:39:00Z">
              <w:r w:rsidR="006E0976">
                <w:rPr>
                  <w:rFonts w:ascii="Arial" w:hAnsi="Arial" w:cs="Arial"/>
                  <w:sz w:val="16"/>
                </w:rPr>
                <w:t>NTC</w:t>
              </w:r>
            </w:ins>
          </w:p>
        </w:tc>
        <w:tc>
          <w:tcPr>
            <w:tcW w:w="1568" w:type="dxa"/>
            <w:tcPrChange w:id="149" w:author="Lucas Wendling" w:date="2012-07-20T08:39:00Z">
              <w:tcPr>
                <w:tcW w:w="1568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50" w:author="Lucas Wendling" w:date="2012-07-20T08:36:00Z">
              <w:r w:rsidRPr="006E0976">
                <w:rPr>
                  <w:rFonts w:ascii="Arial" w:hAnsi="Arial" w:cs="Arial"/>
                  <w:sz w:val="16"/>
                </w:rPr>
                <w:t>NTCNumber</w:t>
              </w:r>
            </w:ins>
            <w:proofErr w:type="spellEnd"/>
          </w:p>
        </w:tc>
        <w:tc>
          <w:tcPr>
            <w:tcW w:w="1424" w:type="dxa"/>
            <w:tcPrChange w:id="151" w:author="Lucas Wendling" w:date="2012-07-20T08:39:00Z">
              <w:tcPr>
                <w:tcW w:w="2333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52" w:author="Lucas Wendling" w:date="2012-07-20T08:42:00Z">
              <w:r>
                <w:rPr>
                  <w:rFonts w:ascii="Arial" w:hAnsi="Arial" w:cs="Arial"/>
                  <w:sz w:val="16"/>
                </w:rPr>
                <w:t>0</w:t>
              </w:r>
            </w:ins>
          </w:p>
        </w:tc>
        <w:tc>
          <w:tcPr>
            <w:tcW w:w="1530" w:type="dxa"/>
            <w:tcPrChange w:id="153" w:author="Lucas Wendling" w:date="2012-07-20T08:39:00Z">
              <w:tcPr>
                <w:tcW w:w="621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54" w:author="Lucas Wendling" w:date="2012-07-20T08:42:00Z">
              <w:r>
                <w:rPr>
                  <w:rFonts w:ascii="Arial" w:hAnsi="Arial" w:cs="Arial"/>
                  <w:sz w:val="16"/>
                </w:rPr>
                <w:t>511</w:t>
              </w:r>
            </w:ins>
          </w:p>
        </w:tc>
      </w:tr>
      <w:tr w:rsidR="00D52FB4" w:rsidTr="006E0976">
        <w:tc>
          <w:tcPr>
            <w:tcW w:w="1215" w:type="dxa"/>
            <w:tcPrChange w:id="155" w:author="Lucas Wendling" w:date="2012-07-20T08:39:00Z">
              <w:tcPr>
                <w:tcW w:w="1215" w:type="dxa"/>
              </w:tcPr>
            </w:tcPrChange>
          </w:tcPr>
          <w:p w:rsidR="00D52FB4" w:rsidRDefault="00D52FB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  <w:tcPrChange w:id="156" w:author="Lucas Wendling" w:date="2012-07-20T08:39:00Z">
              <w:tcPr>
                <w:tcW w:w="3191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57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Param</w:t>
              </w:r>
            </w:ins>
            <w:proofErr w:type="spellEnd"/>
            <w:del w:id="158" w:author="Lucas Wendling" w:date="2012-07-20T08:39:00Z">
              <w:r w:rsidR="00D52FB4" w:rsidDel="006E0976">
                <w:rPr>
                  <w:rFonts w:ascii="Arial" w:hAnsi="Arial" w:cs="Arial"/>
                  <w:sz w:val="16"/>
                </w:rPr>
                <w:delText>(Insert more rows for additional passed arguments)</w:delText>
              </w:r>
            </w:del>
          </w:p>
        </w:tc>
        <w:tc>
          <w:tcPr>
            <w:tcW w:w="1568" w:type="dxa"/>
            <w:tcPrChange w:id="159" w:author="Lucas Wendling" w:date="2012-07-20T08:39:00Z">
              <w:tcPr>
                <w:tcW w:w="1568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60" w:author="Lucas Wendling" w:date="2012-07-20T08:36:00Z">
              <w:r>
                <w:rPr>
                  <w:rFonts w:ascii="Arial" w:hAnsi="Arial" w:cs="Arial"/>
                  <w:sz w:val="16"/>
                </w:rPr>
                <w:t>uint8</w:t>
              </w:r>
            </w:ins>
          </w:p>
        </w:tc>
        <w:tc>
          <w:tcPr>
            <w:tcW w:w="1424" w:type="dxa"/>
            <w:tcPrChange w:id="161" w:author="Lucas Wendling" w:date="2012-07-20T08:39:00Z">
              <w:tcPr>
                <w:tcW w:w="2333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62" w:author="Lucas Wendling" w:date="2012-07-20T08:42:00Z">
              <w:r>
                <w:rPr>
                  <w:rFonts w:ascii="Arial" w:hAnsi="Arial" w:cs="Arial"/>
                  <w:sz w:val="16"/>
                </w:rPr>
                <w:t>0</w:t>
              </w:r>
            </w:ins>
          </w:p>
        </w:tc>
        <w:tc>
          <w:tcPr>
            <w:tcW w:w="1530" w:type="dxa"/>
            <w:tcPrChange w:id="163" w:author="Lucas Wendling" w:date="2012-07-20T08:39:00Z">
              <w:tcPr>
                <w:tcW w:w="621" w:type="dxa"/>
              </w:tcPr>
            </w:tcPrChange>
          </w:tcPr>
          <w:p w:rsidR="00D52FB4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64" w:author="Lucas Wendling" w:date="2012-07-20T08:42:00Z">
              <w:r>
                <w:rPr>
                  <w:rFonts w:ascii="Arial" w:hAnsi="Arial" w:cs="Arial"/>
                  <w:sz w:val="16"/>
                </w:rPr>
                <w:t>255</w:t>
              </w:r>
            </w:ins>
          </w:p>
        </w:tc>
      </w:tr>
      <w:tr w:rsidR="006E0976" w:rsidTr="006E0976">
        <w:tc>
          <w:tcPr>
            <w:tcW w:w="1215" w:type="dxa"/>
          </w:tcPr>
          <w:p w:rsidR="006E0976" w:rsidRDefault="006E0976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191" w:type="dxa"/>
          </w:tcPr>
          <w:p w:rsidR="006E0976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65" w:author="Lucas Wendling" w:date="2012-07-20T08:39:00Z">
              <w:r>
                <w:rPr>
                  <w:rFonts w:ascii="Arial" w:hAnsi="Arial" w:cs="Arial"/>
                  <w:sz w:val="16"/>
                </w:rPr>
                <w:t>Status</w:t>
              </w:r>
            </w:ins>
          </w:p>
        </w:tc>
        <w:tc>
          <w:tcPr>
            <w:tcW w:w="1568" w:type="dxa"/>
          </w:tcPr>
          <w:p w:rsidR="006E0976" w:rsidRDefault="006E0976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66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NxtrDiagMgrStatus</w:t>
              </w:r>
            </w:ins>
            <w:proofErr w:type="spellEnd"/>
          </w:p>
        </w:tc>
        <w:tc>
          <w:tcPr>
            <w:tcW w:w="2954" w:type="dxa"/>
            <w:gridSpan w:val="2"/>
          </w:tcPr>
          <w:p w:rsidR="006E0976" w:rsidRPr="006E0976" w:rsidRDefault="006E0976" w:rsidP="006E0976">
            <w:pPr>
              <w:spacing w:before="60"/>
              <w:rPr>
                <w:ins w:id="167" w:author="Lucas Wendling" w:date="2012-07-20T08:39:00Z"/>
                <w:rFonts w:ascii="Arial" w:hAnsi="Arial" w:cs="Arial"/>
                <w:sz w:val="16"/>
              </w:rPr>
            </w:pPr>
            <w:ins w:id="168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NTC_STATUS_PASSED</w:t>
              </w:r>
            </w:ins>
          </w:p>
          <w:p w:rsidR="006E0976" w:rsidRPr="006E0976" w:rsidRDefault="006E0976" w:rsidP="006E0976">
            <w:pPr>
              <w:spacing w:before="60"/>
              <w:rPr>
                <w:ins w:id="169" w:author="Lucas Wendling" w:date="2012-07-20T08:39:00Z"/>
                <w:rFonts w:ascii="Arial" w:hAnsi="Arial" w:cs="Arial"/>
                <w:sz w:val="16"/>
              </w:rPr>
            </w:pPr>
            <w:ins w:id="170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NTC_STATUS_FAILED</w:t>
              </w:r>
            </w:ins>
          </w:p>
          <w:p w:rsidR="006E0976" w:rsidRPr="006E0976" w:rsidRDefault="006E0976" w:rsidP="006E0976">
            <w:pPr>
              <w:spacing w:before="60"/>
              <w:rPr>
                <w:ins w:id="171" w:author="Lucas Wendling" w:date="2012-07-20T08:39:00Z"/>
                <w:rFonts w:ascii="Arial" w:hAnsi="Arial" w:cs="Arial"/>
                <w:sz w:val="16"/>
              </w:rPr>
            </w:pPr>
            <w:ins w:id="172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NTC_STATUS_PREPASSED</w:t>
              </w:r>
            </w:ins>
          </w:p>
          <w:p w:rsidR="006E0976" w:rsidRDefault="006E0976" w:rsidP="006E0976">
            <w:pPr>
              <w:spacing w:before="60"/>
              <w:rPr>
                <w:rFonts w:ascii="Arial" w:hAnsi="Arial" w:cs="Arial"/>
                <w:sz w:val="16"/>
              </w:rPr>
            </w:pPr>
            <w:ins w:id="173" w:author="Lucas Wendling" w:date="2012-07-20T08:39:00Z">
              <w:r w:rsidRPr="006E0976">
                <w:rPr>
                  <w:rFonts w:ascii="Arial" w:hAnsi="Arial" w:cs="Arial"/>
                  <w:sz w:val="16"/>
                </w:rPr>
                <w:t>NTC_STATUS_PREFAILED</w:t>
              </w:r>
            </w:ins>
          </w:p>
        </w:tc>
      </w:tr>
      <w:tr w:rsidR="0050749D" w:rsidTr="00AD1A12">
        <w:tc>
          <w:tcPr>
            <w:tcW w:w="1215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191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del w:id="174" w:author="Lucas Wendling" w:date="2012-07-20T08:43:00Z">
              <w:r w:rsidDel="006E0976">
                <w:rPr>
                  <w:rFonts w:ascii="Arial" w:hAnsi="Arial" w:cs="Arial"/>
                  <w:sz w:val="16"/>
                </w:rPr>
                <w:delText>(if no value returned, write N/A)</w:delText>
              </w:r>
            </w:del>
            <w:proofErr w:type="spellStart"/>
            <w:ins w:id="175" w:author="Lucas Wendling" w:date="2012-07-20T08:43:00Z">
              <w:r>
                <w:rPr>
                  <w:rFonts w:ascii="Arial" w:hAnsi="Arial" w:cs="Arial"/>
                  <w:sz w:val="16"/>
                </w:rPr>
                <w:t>RetVal</w:t>
              </w:r>
            </w:ins>
            <w:proofErr w:type="spellEnd"/>
          </w:p>
        </w:tc>
        <w:tc>
          <w:tcPr>
            <w:tcW w:w="1568" w:type="dxa"/>
          </w:tcPr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ins w:id="176" w:author="Lucas Wendling" w:date="2012-07-20T08:43:00Z">
              <w:r>
                <w:rPr>
                  <w:rFonts w:ascii="Arial" w:hAnsi="Arial" w:cs="Arial"/>
                  <w:sz w:val="16"/>
                </w:rPr>
                <w:t>Std_ReturnType</w:t>
              </w:r>
            </w:ins>
            <w:proofErr w:type="spellEnd"/>
          </w:p>
        </w:tc>
        <w:tc>
          <w:tcPr>
            <w:tcW w:w="2954" w:type="dxa"/>
            <w:gridSpan w:val="2"/>
          </w:tcPr>
          <w:p w:rsidR="0050749D" w:rsidRDefault="0050749D" w:rsidP="009E02DF">
            <w:pPr>
              <w:spacing w:before="60"/>
              <w:rPr>
                <w:ins w:id="177" w:author="Lucas Wendling" w:date="2012-07-20T08:43:00Z"/>
                <w:rFonts w:ascii="Arial" w:hAnsi="Arial" w:cs="Arial"/>
                <w:sz w:val="16"/>
              </w:rPr>
            </w:pPr>
            <w:ins w:id="178" w:author="Lucas Wendling" w:date="2012-07-20T08:43:00Z">
              <w:r>
                <w:rPr>
                  <w:rFonts w:ascii="Arial" w:hAnsi="Arial" w:cs="Arial"/>
                  <w:sz w:val="16"/>
                </w:rPr>
                <w:t>E_OK</w:t>
              </w:r>
            </w:ins>
          </w:p>
          <w:p w:rsidR="0050749D" w:rsidRDefault="0050749D" w:rsidP="009E02DF">
            <w:pPr>
              <w:spacing w:before="60"/>
              <w:rPr>
                <w:rFonts w:ascii="Arial" w:hAnsi="Arial" w:cs="Arial"/>
                <w:sz w:val="16"/>
              </w:rPr>
            </w:pPr>
            <w:ins w:id="179" w:author="Lucas Wendling" w:date="2012-07-20T08:43:00Z">
              <w:r>
                <w:rPr>
                  <w:rFonts w:ascii="Arial" w:hAnsi="Arial" w:cs="Arial"/>
                  <w:sz w:val="16"/>
                </w:rPr>
                <w:t>E_</w:t>
              </w:r>
            </w:ins>
            <w:ins w:id="180" w:author="Lucas Wendling" w:date="2012-07-20T08:44:00Z">
              <w:r>
                <w:rPr>
                  <w:rFonts w:ascii="Arial" w:hAnsi="Arial" w:cs="Arial"/>
                  <w:sz w:val="16"/>
                </w:rPr>
                <w:t>NOT_OK</w:t>
              </w:r>
            </w:ins>
          </w:p>
        </w:tc>
      </w:tr>
    </w:tbl>
    <w:p w:rsidR="008D6303" w:rsidRDefault="008D6303" w:rsidP="00D52FB4">
      <w:pPr>
        <w:pStyle w:val="Heading4"/>
        <w:rPr>
          <w:ins w:id="181" w:author="Lucas Wendling" w:date="2012-07-20T10:16:00Z"/>
        </w:rPr>
      </w:pPr>
      <w:ins w:id="182" w:author="Lucas Wendling" w:date="2012-07-20T10:16:00Z">
        <w:r>
          <w:t>Design Rationale</w:t>
        </w:r>
      </w:ins>
    </w:p>
    <w:p w:rsidR="008D6303" w:rsidRPr="008D6303" w:rsidRDefault="00C74708" w:rsidP="00C74708">
      <w:pPr>
        <w:rPr>
          <w:ins w:id="183" w:author="Lucas Wendling" w:date="2012-07-20T10:15:00Z"/>
        </w:rPr>
        <w:pPrChange w:id="184" w:author="Lucas Wendling" w:date="2012-07-20T10:51:00Z">
          <w:pPr>
            <w:pStyle w:val="Heading4"/>
          </w:pPr>
        </w:pPrChange>
      </w:pPr>
      <w:ins w:id="185" w:author="Lucas Wendling" w:date="2012-07-20T10:51:00Z">
        <w:r>
          <w:t xml:space="preserve">This function is designed to queue up diagnostic faults that occur prior to the diagnostic manager being initialized. </w:t>
        </w:r>
      </w:ins>
      <w:ins w:id="186" w:author="Lucas Wendling" w:date="2012-07-20T10:52:00Z">
        <w:r>
          <w:t xml:space="preserve"> The logic is structured in such a way that</w:t>
        </w:r>
      </w:ins>
      <w:ins w:id="187" w:author="Lucas Wendling" w:date="2012-07-20T10:53:00Z">
        <w:r>
          <w:t xml:space="preserve"> there is a limitation</w:t>
        </w:r>
      </w:ins>
      <w:ins w:id="188" w:author="Lucas Wendling" w:date="2012-07-20T10:52:00Z">
        <w:r>
          <w:t xml:space="preserve"> </w:t>
        </w:r>
      </w:ins>
      <w:ins w:id="189" w:author="Lucas Wendling" w:date="2012-07-20T10:53:00Z">
        <w:r>
          <w:t xml:space="preserve">that </w:t>
        </w:r>
      </w:ins>
      <w:ins w:id="190" w:author="Lucas Wendling" w:date="2012-07-20T10:52:00Z">
        <w:r>
          <w:t xml:space="preserve">it will only </w:t>
        </w:r>
        <w:r>
          <w:t>captur</w:t>
        </w:r>
        <w:r>
          <w:t>e the last status being passed to the function for a given NTC</w:t>
        </w:r>
      </w:ins>
      <w:ins w:id="191" w:author="Lucas Wendling" w:date="2012-07-20T10:53:00Z">
        <w:r>
          <w:t xml:space="preserve"> if the NTC is called multiple times prior to initialization</w:t>
        </w:r>
      </w:ins>
      <w:ins w:id="192" w:author="Lucas Wendling" w:date="2012-07-20T10:52:00Z">
        <w:r>
          <w:t>.</w:t>
        </w:r>
      </w:ins>
      <w:ins w:id="193" w:author="Lucas Wendling" w:date="2012-07-20T10:54:00Z">
        <w:r>
          <w:t xml:space="preserve">  Parameter bits are </w:t>
        </w:r>
        <w:r>
          <w:t>“</w:t>
        </w:r>
        <w:proofErr w:type="spellStart"/>
        <w:r>
          <w:t>OR</w:t>
        </w:r>
        <w:r>
          <w:t>’</w:t>
        </w:r>
        <w:r>
          <w:t>d</w:t>
        </w:r>
        <w:proofErr w:type="spellEnd"/>
        <w:r>
          <w:t>”</w:t>
        </w:r>
        <w:r>
          <w:t xml:space="preserve"> together for a given NTC.  The function will return E_NOT_OK if the queue is full.</w:t>
        </w:r>
      </w:ins>
    </w:p>
    <w:p w:rsidR="00D52FB4" w:rsidRDefault="00D52FB4" w:rsidP="00D52FB4">
      <w:pPr>
        <w:pStyle w:val="Heading4"/>
      </w:pPr>
      <w:r>
        <w:lastRenderedPageBreak/>
        <w:t>Description</w:t>
      </w:r>
    </w:p>
    <w:p w:rsidR="00D52FB4" w:rsidRDefault="00D055F6" w:rsidP="00D52FB4">
      <w:pPr>
        <w:spacing w:after="0"/>
      </w:pPr>
      <w:ins w:id="194" w:author="Lucas Wendling" w:date="2012-07-20T08:44:00Z">
        <w:r>
          <w:object w:dxaOrig="13605" w:dyaOrig="16062">
            <v:shape id="_x0000_i1043" type="#_x0000_t75" style="width:417pt;height:494.8pt" o:ole="">
              <v:imagedata r:id="rId25" o:title=""/>
            </v:shape>
            <o:OLEObject Type="Embed" ProgID="Visio.Drawing.11" ShapeID="_x0000_i1043" DrawAspect="Content" ObjectID="_1404286893" r:id="rId26"/>
          </w:object>
        </w:r>
      </w:ins>
    </w:p>
    <w:p w:rsidR="008F6DBB" w:rsidRDefault="008F6DBB" w:rsidP="008B3E94">
      <w:pPr>
        <w:spacing w:after="0"/>
      </w:pPr>
    </w:p>
    <w:p w:rsidR="00D52FB4" w:rsidRDefault="00D52FB4" w:rsidP="008B3E94">
      <w:pPr>
        <w:spacing w:after="0"/>
      </w:pPr>
    </w:p>
    <w:p w:rsidR="00D52FB4" w:rsidRDefault="00D52FB4" w:rsidP="008B3E94">
      <w:pPr>
        <w:spacing w:after="0"/>
      </w:pPr>
    </w:p>
    <w:p w:rsidR="00154922" w:rsidRDefault="00154922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8B3E94" w:rsidRDefault="008B3E94" w:rsidP="008B3E94">
      <w:pPr>
        <w:pStyle w:val="Heading2"/>
      </w:pPr>
      <w:r>
        <w:lastRenderedPageBreak/>
        <w:t>Local Functions/Macros Used by this MDD only</w:t>
      </w:r>
    </w:p>
    <w:p w:rsidR="008B3E94" w:rsidRDefault="00106B81" w:rsidP="008B3E94">
      <w:pPr>
        <w:pStyle w:val="Heading3"/>
      </w:pPr>
      <w:r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153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B3E94" w:rsidRDefault="008B3E94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B3E94" w:rsidRDefault="00106B81" w:rsidP="009B20B4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uint8 </w:t>
            </w:r>
            <w:r w:rsidR="009B20B4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8B3E94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106B81" w:rsidTr="00426BE9">
        <w:tc>
          <w:tcPr>
            <w:tcW w:w="177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106B81" w:rsidRDefault="00106B8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8B3E94" w:rsidTr="00426BE9">
        <w:tc>
          <w:tcPr>
            <w:tcW w:w="1779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B3E94" w:rsidRDefault="00E50828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B3E94" w:rsidRDefault="008B3E94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B3E94" w:rsidRDefault="008B3E94" w:rsidP="008B3E94">
      <w:pPr>
        <w:pStyle w:val="Heading4"/>
      </w:pPr>
      <w:r>
        <w:t>Description</w:t>
      </w:r>
    </w:p>
    <w:p w:rsidR="008B3E94" w:rsidRPr="00426BE9" w:rsidRDefault="00426BE9" w:rsidP="008B3E94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 xml:space="preserve">*Data |= </w:t>
      </w:r>
      <w:proofErr w:type="spellStart"/>
      <w:r w:rsidRPr="00426BE9">
        <w:rPr>
          <w:rFonts w:ascii="Courier New" w:hAnsi="Courier New" w:cs="Courier New"/>
          <w:color w:val="000000"/>
        </w:rPr>
        <w:t>BitMask</w:t>
      </w:r>
      <w:proofErr w:type="spellEnd"/>
    </w:p>
    <w:p w:rsidR="003739DD" w:rsidRDefault="003739DD" w:rsidP="008B3E94"/>
    <w:p w:rsidR="003739DD" w:rsidRDefault="00426BE9" w:rsidP="003739DD">
      <w:pPr>
        <w:pStyle w:val="Heading3"/>
      </w:pPr>
      <w:r>
        <w:t>Clear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3739DD" w:rsidTr="00426BE9">
        <w:tc>
          <w:tcPr>
            <w:tcW w:w="1779" w:type="dxa"/>
          </w:tcPr>
          <w:p w:rsidR="003739DD" w:rsidRDefault="003739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3739DD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153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3739DD" w:rsidRDefault="003739DD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426BE9" w:rsidRDefault="00426BE9" w:rsidP="0077075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uint8 </w:t>
            </w:r>
            <w:r w:rsidR="0077075D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426BE9" w:rsidTr="00426BE9">
        <w:tc>
          <w:tcPr>
            <w:tcW w:w="177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426BE9" w:rsidRDefault="00426BE9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3739DD" w:rsidRDefault="003739DD" w:rsidP="003739DD">
      <w:pPr>
        <w:pStyle w:val="Heading4"/>
      </w:pPr>
      <w:r>
        <w:t>Description</w:t>
      </w:r>
    </w:p>
    <w:p w:rsidR="003739DD" w:rsidRDefault="00731EFE" w:rsidP="003739DD">
      <w:pPr>
        <w:rPr>
          <w:rFonts w:ascii="Courier New" w:hAnsi="Courier New" w:cs="Courier New"/>
          <w:color w:val="000000"/>
        </w:rPr>
      </w:pPr>
      <w:r w:rsidRPr="00731EFE">
        <w:rPr>
          <w:rFonts w:ascii="Courier New" w:hAnsi="Courier New" w:cs="Courier New"/>
          <w:color w:val="000000"/>
        </w:rPr>
        <w:t>*Data &amp;= ~</w:t>
      </w:r>
      <w:proofErr w:type="spellStart"/>
      <w:r w:rsidRPr="00731EFE">
        <w:rPr>
          <w:rFonts w:ascii="Courier New" w:hAnsi="Courier New" w:cs="Courier New"/>
          <w:color w:val="000000"/>
        </w:rPr>
        <w:t>BitMask</w:t>
      </w:r>
      <w:proofErr w:type="spellEnd"/>
    </w:p>
    <w:p w:rsidR="0023792A" w:rsidRDefault="0023792A">
      <w:pPr>
        <w:spacing w:after="0"/>
        <w:rPr>
          <w:rFonts w:ascii="Arial" w:hAnsi="Arial"/>
          <w:b/>
          <w:sz w:val="24"/>
        </w:rPr>
      </w:pPr>
    </w:p>
    <w:p w:rsidR="0023792A" w:rsidRDefault="0023792A" w:rsidP="0023792A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153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23792A" w:rsidRDefault="0023792A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uint8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</w:p>
        </w:tc>
        <w:tc>
          <w:tcPr>
            <w:tcW w:w="990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255</w:t>
            </w:r>
          </w:p>
        </w:tc>
      </w:tr>
      <w:tr w:rsidR="0023792A" w:rsidTr="00D71B0A">
        <w:tc>
          <w:tcPr>
            <w:tcW w:w="1779" w:type="dxa"/>
          </w:tcPr>
          <w:p w:rsidR="0023792A" w:rsidRDefault="0023792A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23792A" w:rsidRDefault="005E1F23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23792A" w:rsidRDefault="0023792A" w:rsidP="0023792A">
      <w:pPr>
        <w:pStyle w:val="Heading4"/>
      </w:pPr>
      <w:r>
        <w:t>Description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 xml:space="preserve">IF 0 = (Data &amp; </w:t>
      </w:r>
      <w:proofErr w:type="spellStart"/>
      <w:r w:rsidRPr="0023792A">
        <w:rPr>
          <w:rFonts w:ascii="Courier New" w:hAnsi="Courier New" w:cs="Courier New"/>
          <w:color w:val="000000"/>
        </w:rPr>
        <w:t>BitMask</w:t>
      </w:r>
      <w:proofErr w:type="spellEnd"/>
      <w:r w:rsidRPr="0023792A">
        <w:rPr>
          <w:rFonts w:ascii="Courier New" w:hAnsi="Courier New" w:cs="Courier New"/>
          <w:color w:val="000000"/>
        </w:rPr>
        <w:t>) THEN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FALSE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23792A" w:rsidRP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TRUE</w:t>
      </w:r>
    </w:p>
    <w:p w:rsidR="0023792A" w:rsidRDefault="0023792A" w:rsidP="0023792A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ENDIF</w:t>
      </w:r>
    </w:p>
    <w:p w:rsidR="00803D2C" w:rsidRDefault="00803D2C" w:rsidP="0023792A">
      <w:pPr>
        <w:rPr>
          <w:rFonts w:ascii="Courier New" w:hAnsi="Courier New" w:cs="Courier New"/>
          <w:color w:val="000000"/>
        </w:rPr>
      </w:pPr>
    </w:p>
    <w:p w:rsidR="00803D2C" w:rsidRDefault="00803D2C" w:rsidP="00803D2C">
      <w:pPr>
        <w:pStyle w:val="Heading3"/>
      </w:pPr>
      <w:r>
        <w:lastRenderedPageBreak/>
        <w:t>Set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153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03D2C" w:rsidRDefault="00803D2C" w:rsidP="00803D2C">
      <w:pPr>
        <w:pStyle w:val="Heading4"/>
      </w:pPr>
      <w:r>
        <w:t>Description</w:t>
      </w:r>
    </w:p>
    <w:p w:rsidR="00803D2C" w:rsidRPr="00426BE9" w:rsidRDefault="00803D2C" w:rsidP="00803D2C">
      <w:pPr>
        <w:rPr>
          <w:rFonts w:ascii="Courier New" w:hAnsi="Courier New" w:cs="Courier New"/>
        </w:rPr>
      </w:pPr>
      <w:r w:rsidRPr="00426BE9">
        <w:rPr>
          <w:rFonts w:ascii="Courier New" w:hAnsi="Courier New" w:cs="Courier New"/>
          <w:color w:val="000000"/>
        </w:rPr>
        <w:t xml:space="preserve">*Data |= </w:t>
      </w:r>
      <w:proofErr w:type="spellStart"/>
      <w:r w:rsidRPr="00426BE9">
        <w:rPr>
          <w:rFonts w:ascii="Courier New" w:hAnsi="Courier New" w:cs="Courier New"/>
          <w:color w:val="000000"/>
        </w:rPr>
        <w:t>BitMask</w:t>
      </w:r>
      <w:proofErr w:type="spellEnd"/>
    </w:p>
    <w:p w:rsidR="00803D2C" w:rsidRDefault="00803D2C" w:rsidP="00803D2C"/>
    <w:p w:rsidR="00803D2C" w:rsidRDefault="00803D2C" w:rsidP="00803D2C">
      <w:pPr>
        <w:pStyle w:val="Heading3"/>
      </w:pPr>
      <w:r>
        <w:t>Clear Bits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ClrBits_u16</w:t>
            </w:r>
          </w:p>
        </w:tc>
        <w:tc>
          <w:tcPr>
            <w:tcW w:w="153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03D2C" w:rsidRDefault="00803D2C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const uint16 pointer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803D2C" w:rsidRDefault="00803D2C" w:rsidP="00803D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uint16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803D2C" w:rsidTr="00B942E0">
        <w:tc>
          <w:tcPr>
            <w:tcW w:w="177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53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803D2C" w:rsidRDefault="00803D2C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803D2C" w:rsidRDefault="00803D2C" w:rsidP="00803D2C">
      <w:pPr>
        <w:pStyle w:val="Heading4"/>
      </w:pPr>
      <w:r>
        <w:t>Description</w:t>
      </w:r>
    </w:p>
    <w:p w:rsidR="00803D2C" w:rsidRDefault="00803D2C" w:rsidP="00803D2C">
      <w:pPr>
        <w:rPr>
          <w:rFonts w:ascii="Courier New" w:hAnsi="Courier New" w:cs="Courier New"/>
          <w:color w:val="000000"/>
        </w:rPr>
      </w:pPr>
      <w:r w:rsidRPr="00731EFE">
        <w:rPr>
          <w:rFonts w:ascii="Courier New" w:hAnsi="Courier New" w:cs="Courier New"/>
          <w:color w:val="000000"/>
        </w:rPr>
        <w:t>*Data &amp;= ~</w:t>
      </w:r>
      <w:proofErr w:type="spellStart"/>
      <w:r w:rsidRPr="00731EFE">
        <w:rPr>
          <w:rFonts w:ascii="Courier New" w:hAnsi="Courier New" w:cs="Courier New"/>
          <w:color w:val="000000"/>
        </w:rPr>
        <w:t>BitMask</w:t>
      </w:r>
      <w:proofErr w:type="spellEnd"/>
    </w:p>
    <w:p w:rsidR="00803D2C" w:rsidRPr="0023792A" w:rsidRDefault="00803D2C" w:rsidP="0023792A">
      <w:pPr>
        <w:rPr>
          <w:rFonts w:ascii="Courier New" w:hAnsi="Courier New" w:cs="Courier New"/>
          <w:color w:val="000000"/>
        </w:rPr>
      </w:pPr>
    </w:p>
    <w:p w:rsidR="0023792A" w:rsidRDefault="0023792A">
      <w:pPr>
        <w:spacing w:after="0"/>
      </w:pPr>
    </w:p>
    <w:p w:rsidR="00154922" w:rsidRDefault="00154922">
      <w:pPr>
        <w:spacing w:after="0"/>
        <w:rPr>
          <w:rFonts w:ascii="Arial" w:hAnsi="Arial"/>
          <w:b/>
          <w:sz w:val="24"/>
        </w:rPr>
      </w:pPr>
      <w:r>
        <w:br w:type="page"/>
      </w:r>
    </w:p>
    <w:p w:rsidR="00154922" w:rsidRPr="00D24957" w:rsidRDefault="00154922" w:rsidP="00D24957"/>
    <w:p w:rsidR="00154922" w:rsidRDefault="00154922" w:rsidP="00154922">
      <w:pPr>
        <w:pStyle w:val="Heading3"/>
      </w:pPr>
      <w:r>
        <w:t>Read Bit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3639"/>
        <w:gridCol w:w="1530"/>
        <w:gridCol w:w="990"/>
        <w:gridCol w:w="990"/>
      </w:tblGrid>
      <w:tr w:rsidR="00154922" w:rsidTr="00D71B0A">
        <w:tc>
          <w:tcPr>
            <w:tcW w:w="1779" w:type="dxa"/>
          </w:tcPr>
          <w:p w:rsidR="00154922" w:rsidRDefault="00154922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3639" w:type="dxa"/>
          </w:tcPr>
          <w:p w:rsidR="00ED6D07" w:rsidRDefault="00096A0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ReadBit_u32</w:t>
            </w:r>
          </w:p>
        </w:tc>
        <w:tc>
          <w:tcPr>
            <w:tcW w:w="153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154922" w:rsidRDefault="00154922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Data</w:t>
            </w:r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BitMask</w:t>
            </w:r>
            <w:proofErr w:type="spellEnd"/>
          </w:p>
        </w:tc>
        <w:tc>
          <w:tcPr>
            <w:tcW w:w="1530" w:type="dxa"/>
          </w:tcPr>
          <w:p w:rsidR="00A01DDD" w:rsidRDefault="009A788E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uint32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0x000000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0xFFFFFF</w:t>
            </w:r>
            <w:r w:rsidDel="00735217">
              <w:rPr>
                <w:rFonts w:ascii="Arial" w:hAnsi="Arial" w:cs="Arial"/>
                <w:sz w:val="16"/>
              </w:rPr>
              <w:t xml:space="preserve"> </w:t>
            </w:r>
          </w:p>
        </w:tc>
      </w:tr>
      <w:tr w:rsidR="00A01DDD" w:rsidTr="00D71B0A">
        <w:tc>
          <w:tcPr>
            <w:tcW w:w="177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639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(anonymous)</w:t>
            </w:r>
          </w:p>
        </w:tc>
        <w:tc>
          <w:tcPr>
            <w:tcW w:w="153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boolean</w:t>
            </w:r>
            <w:proofErr w:type="spellEnd"/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A01DDD" w:rsidRDefault="00A01DDD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</w:tbl>
    <w:p w:rsidR="00154922" w:rsidRDefault="00154922" w:rsidP="00154922">
      <w:pPr>
        <w:pStyle w:val="Heading4"/>
      </w:pPr>
      <w:r>
        <w:t>Description</w:t>
      </w:r>
    </w:p>
    <w:p w:rsidR="00154922" w:rsidRDefault="00154922" w:rsidP="00154922">
      <w:pPr>
        <w:rPr>
          <w:rFonts w:ascii="Courier New" w:hAnsi="Courier New" w:cs="Courier New"/>
          <w:color w:val="000000"/>
        </w:rPr>
      </w:pP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 xml:space="preserve">IF 0 = (Data &amp; </w:t>
      </w:r>
      <w:proofErr w:type="spellStart"/>
      <w:r w:rsidRPr="0023792A">
        <w:rPr>
          <w:rFonts w:ascii="Courier New" w:hAnsi="Courier New" w:cs="Courier New"/>
          <w:color w:val="000000"/>
        </w:rPr>
        <w:t>BitMask</w:t>
      </w:r>
      <w:proofErr w:type="spellEnd"/>
      <w:r w:rsidRPr="0023792A">
        <w:rPr>
          <w:rFonts w:ascii="Courier New" w:hAnsi="Courier New" w:cs="Courier New"/>
          <w:color w:val="000000"/>
        </w:rPr>
        <w:t>) THEN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FALSE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>ELSE</w:t>
      </w:r>
    </w:p>
    <w:p w:rsidR="00154922" w:rsidRPr="0023792A" w:rsidRDefault="00154922" w:rsidP="00154922">
      <w:pPr>
        <w:rPr>
          <w:rFonts w:ascii="Courier New" w:hAnsi="Courier New" w:cs="Courier New"/>
          <w:color w:val="000000"/>
        </w:rPr>
      </w:pPr>
      <w:r w:rsidRPr="0023792A">
        <w:rPr>
          <w:rFonts w:ascii="Courier New" w:hAnsi="Courier New" w:cs="Courier New"/>
          <w:color w:val="000000"/>
        </w:rPr>
        <w:tab/>
        <w:t>return TRUE</w:t>
      </w:r>
    </w:p>
    <w:p w:rsidR="00154922" w:rsidRDefault="00154922" w:rsidP="00154922">
      <w:pPr>
        <w:spacing w:after="0"/>
      </w:pPr>
      <w:r w:rsidRPr="0023792A">
        <w:rPr>
          <w:rFonts w:ascii="Courier New" w:hAnsi="Courier New" w:cs="Courier New"/>
          <w:color w:val="000000"/>
        </w:rPr>
        <w:t>ENDIF</w:t>
      </w:r>
    </w:p>
    <w:p w:rsidR="00D24957" w:rsidRDefault="00D24957">
      <w:pPr>
        <w:spacing w:after="0"/>
      </w:pPr>
    </w:p>
    <w:p w:rsidR="00D24957" w:rsidRDefault="00D24957">
      <w:pPr>
        <w:spacing w:after="0"/>
      </w:pPr>
      <w:r>
        <w:br w:type="page"/>
      </w:r>
    </w:p>
    <w:p w:rsidR="00D24957" w:rsidRDefault="00D24957" w:rsidP="00D24957">
      <w:pPr>
        <w:pStyle w:val="Heading3"/>
      </w:pPr>
      <w:r>
        <w:lastRenderedPageBreak/>
        <w:t>Construct the Storage Array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2829"/>
        <w:gridCol w:w="2340"/>
        <w:gridCol w:w="990"/>
        <w:gridCol w:w="990"/>
      </w:tblGrid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282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CreateStorageArray</w:t>
            </w:r>
            <w:proofErr w:type="spellEnd"/>
          </w:p>
        </w:tc>
        <w:tc>
          <w:tcPr>
            <w:tcW w:w="234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D24957" w:rsidRDefault="00D24957" w:rsidP="00D71B0A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282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OutputStrgPtr</w:t>
            </w:r>
            <w:proofErr w:type="spellEnd"/>
          </w:p>
        </w:tc>
        <w:tc>
          <w:tcPr>
            <w:tcW w:w="2340" w:type="dxa"/>
          </w:tcPr>
          <w:p w:rsidR="00D24957" w:rsidRDefault="00D24957" w:rsidP="009B0C60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const </w:t>
            </w:r>
            <w:proofErr w:type="spellStart"/>
            <w:r>
              <w:rPr>
                <w:rFonts w:ascii="Arial" w:hAnsi="Arial" w:cs="Arial"/>
                <w:sz w:val="16"/>
              </w:rPr>
              <w:t>NTCStrgArray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r w:rsidR="00305A11">
              <w:rPr>
                <w:rFonts w:ascii="Arial" w:hAnsi="Arial" w:cs="Arial"/>
                <w:sz w:val="16"/>
              </w:rPr>
              <w:t>pointer</w:t>
            </w: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FULL</w:t>
            </w:r>
          </w:p>
        </w:tc>
      </w:tr>
      <w:tr w:rsidR="00D24957" w:rsidTr="00D24957">
        <w:tc>
          <w:tcPr>
            <w:tcW w:w="177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2829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234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D24957" w:rsidRDefault="00D24957" w:rsidP="00D71B0A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D24957" w:rsidRDefault="00D24957" w:rsidP="00D24957">
      <w:pPr>
        <w:pStyle w:val="Heading4"/>
      </w:pPr>
      <w:r>
        <w:t>Description</w:t>
      </w:r>
    </w:p>
    <w:p w:rsidR="006F54FA" w:rsidRDefault="00D3719E" w:rsidP="00D3719E">
      <w:pPr>
        <w:spacing w:after="0"/>
        <w:jc w:val="center"/>
      </w:pPr>
      <w:r>
        <w:object w:dxaOrig="7445" w:dyaOrig="8166">
          <v:shape id="_x0000_i1033" type="#_x0000_t75" style="width:372.95pt;height:408.45pt" o:ole="">
            <v:imagedata r:id="rId27" o:title=""/>
          </v:shape>
          <o:OLEObject Type="Embed" ProgID="Visio.Drawing.11" ShapeID="_x0000_i1033" DrawAspect="Content" ObjectID="_1404286894" r:id="rId28"/>
        </w:object>
      </w:r>
    </w:p>
    <w:p w:rsidR="00D558A2" w:rsidRDefault="00F86529" w:rsidP="004D56CD">
      <w:pPr>
        <w:spacing w:after="0"/>
        <w:jc w:val="center"/>
      </w:pPr>
      <w:r>
        <w:object w:dxaOrig="5104" w:dyaOrig="4905">
          <v:shape id="_x0000_i1034" type="#_x0000_t75" style="width:255.9pt;height:245.35pt" o:ole="">
            <v:imagedata r:id="rId29" o:title=""/>
          </v:shape>
          <o:OLEObject Type="Embed" ProgID="Visio.Drawing.11" ShapeID="_x0000_i1034" DrawAspect="Content" ObjectID="_1404286895" r:id="rId30"/>
        </w:object>
      </w:r>
    </w:p>
    <w:p w:rsidR="00EA33B4" w:rsidRDefault="00EA33B4" w:rsidP="00D24957">
      <w:pPr>
        <w:spacing w:after="0"/>
      </w:pPr>
    </w:p>
    <w:p w:rsidR="00EA33B4" w:rsidRDefault="00EA33B4" w:rsidP="00EA33B4">
      <w:pPr>
        <w:pStyle w:val="Heading3"/>
      </w:pPr>
      <w:r>
        <w:t>Local Function #n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79"/>
        <w:gridCol w:w="4179"/>
        <w:gridCol w:w="990"/>
        <w:gridCol w:w="990"/>
        <w:gridCol w:w="990"/>
      </w:tblGrid>
      <w:tr w:rsidR="00EA33B4" w:rsidTr="00DD0943">
        <w:tc>
          <w:tcPr>
            <w:tcW w:w="17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(Exact name used)</w:t>
            </w:r>
          </w:p>
        </w:tc>
        <w:tc>
          <w:tcPr>
            <w:tcW w:w="990" w:type="dxa"/>
            <w:shd w:val="pct30" w:color="FFFF00" w:fill="auto"/>
          </w:tcPr>
          <w:p w:rsidR="00EA33B4" w:rsidRDefault="00EA33B4" w:rsidP="00DD0943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EA33B4" w:rsidRDefault="00EA33B4" w:rsidP="00DD0943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EA33B4" w:rsidRDefault="00EA33B4" w:rsidP="00DD0943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EA33B4" w:rsidTr="00DD0943">
        <w:tc>
          <w:tcPr>
            <w:tcW w:w="17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(if none, write None)</w:t>
            </w: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EA33B4" w:rsidTr="00DD0943">
        <w:tc>
          <w:tcPr>
            <w:tcW w:w="17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(Insert more rows for additional passed arguments)</w:t>
            </w: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EA33B4" w:rsidTr="00DD0943">
        <w:tc>
          <w:tcPr>
            <w:tcW w:w="17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(if no value returned, write N/A)</w:t>
            </w: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990" w:type="dxa"/>
          </w:tcPr>
          <w:p w:rsidR="00EA33B4" w:rsidRDefault="00EA33B4" w:rsidP="00DD0943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EA33B4" w:rsidRDefault="00EA33B4" w:rsidP="00EA33B4">
      <w:pPr>
        <w:pStyle w:val="Heading4"/>
      </w:pPr>
      <w:r>
        <w:t>Description</w:t>
      </w:r>
    </w:p>
    <w:p w:rsidR="008B3E94" w:rsidRDefault="00EA33B4" w:rsidP="00EA33B4">
      <w:pPr>
        <w:spacing w:after="0"/>
        <w:rPr>
          <w:rFonts w:ascii="Arial" w:hAnsi="Arial"/>
          <w:b/>
          <w:kern w:val="28"/>
          <w:sz w:val="28"/>
        </w:rPr>
      </w:pPr>
      <w:r>
        <w:t>(Place flowchart/design for local function)</w:t>
      </w:r>
      <w:r w:rsidR="008B3E94">
        <w:br w:type="page"/>
      </w:r>
    </w:p>
    <w:p w:rsidR="004A781C" w:rsidRDefault="004A781C">
      <w:pPr>
        <w:pStyle w:val="Heading1"/>
      </w:pPr>
      <w:r>
        <w:lastRenderedPageBreak/>
        <w:t>Software Module Implementation</w:t>
      </w:r>
    </w:p>
    <w:p w:rsidR="002C03D8" w:rsidRDefault="002C03D8">
      <w:pPr>
        <w:pStyle w:val="Heading2"/>
      </w:pPr>
      <w:r>
        <w:t>Runtime Environment (RTE) Initial Values</w:t>
      </w:r>
    </w:p>
    <w:tbl>
      <w:tblPr>
        <w:tblW w:w="891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858"/>
        <w:gridCol w:w="4052"/>
      </w:tblGrid>
      <w:tr w:rsidR="002C03D8" w:rsidRPr="006A25CC" w:rsidTr="00642F99">
        <w:trPr>
          <w:trHeight w:val="341"/>
        </w:trPr>
        <w:tc>
          <w:tcPr>
            <w:tcW w:w="4858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  <w:tc>
          <w:tcPr>
            <w:tcW w:w="4052" w:type="dxa"/>
            <w:shd w:val="clear" w:color="auto" w:fill="FFFF99"/>
            <w:vAlign w:val="center"/>
          </w:tcPr>
          <w:p w:rsidR="002C03D8" w:rsidRPr="006A25CC" w:rsidRDefault="002C03D8" w:rsidP="009E02DF">
            <w:pPr>
              <w:spacing w:before="100" w:beforeAutospacing="1" w:after="100" w:afterAutospacing="1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Value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4B5BE2" w:rsidRDefault="00642F99" w:rsidP="00580C73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DiagRmpToZeroActive_Cnt_lgc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Pr="004B5BE2" w:rsidRDefault="00826D83" w:rsidP="00642905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4B5BE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DiagStsDefTemp_Cnt_lgc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Pr="004B5BE2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DiagStsHWASbSystmFltPres_Cnt_lgc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826D83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DiagStsCtrldDisRmpPres_Cnt_lgc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826D83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51ADA">
              <w:rPr>
                <w:rFonts w:ascii="Arial" w:hAnsi="Arial" w:cs="Arial"/>
                <w:sz w:val="16"/>
                <w:szCs w:val="16"/>
              </w:rPr>
              <w:t>DiagStsDefVehSpd</w:t>
            </w:r>
            <w:r>
              <w:rPr>
                <w:rFonts w:ascii="Arial" w:hAnsi="Arial" w:cs="Arial"/>
                <w:sz w:val="16"/>
                <w:szCs w:val="16"/>
              </w:rPr>
              <w:t>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826D83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351ADA">
              <w:rPr>
                <w:rFonts w:ascii="Arial" w:hAnsi="Arial" w:cs="Arial"/>
                <w:sz w:val="16"/>
                <w:szCs w:val="16"/>
              </w:rPr>
              <w:t>DiagRampRate</w:t>
            </w:r>
            <w:r>
              <w:rPr>
                <w:rFonts w:ascii="Arial" w:hAnsi="Arial" w:cs="Arial"/>
                <w:sz w:val="16"/>
                <w:szCs w:val="16"/>
              </w:rPr>
              <w:t>_XpmS_f32</w:t>
            </w:r>
          </w:p>
        </w:tc>
        <w:tc>
          <w:tcPr>
            <w:tcW w:w="4052" w:type="dxa"/>
            <w:vAlign w:val="center"/>
          </w:tcPr>
          <w:p w:rsidR="00826D83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351ADA">
              <w:rPr>
                <w:rFonts w:ascii="Arial" w:hAnsi="Arial" w:cs="Arial"/>
                <w:sz w:val="16"/>
                <w:szCs w:val="16"/>
              </w:rPr>
              <w:t>DiagRampValue</w:t>
            </w:r>
            <w:r>
              <w:rPr>
                <w:rFonts w:ascii="Arial" w:hAnsi="Arial" w:cs="Arial"/>
                <w:sz w:val="16"/>
                <w:szCs w:val="16"/>
              </w:rPr>
              <w:t>_Uls_f32</w:t>
            </w:r>
          </w:p>
        </w:tc>
        <w:tc>
          <w:tcPr>
            <w:tcW w:w="4052" w:type="dxa"/>
            <w:vAlign w:val="center"/>
          </w:tcPr>
          <w:p w:rsidR="00826D83" w:rsidRDefault="00826D8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0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DiagStsNonRecRmpToZeroFltPres_Cnt_lgc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642F99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DiagStsRecRmpToZeroFltPres_Cnt_lgc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642F99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DiagStsScomHWANotValid_Cnt_lgc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642F99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826D8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826D83" w:rsidRPr="00156DC2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642F99">
              <w:rPr>
                <w:rFonts w:ascii="Arial" w:hAnsi="Arial" w:cs="Arial"/>
                <w:sz w:val="16"/>
                <w:szCs w:val="16"/>
              </w:rPr>
              <w:t>DiagStsWIRDisable_Cnt_lgc</w:t>
            </w:r>
            <w:proofErr w:type="spellEnd"/>
          </w:p>
        </w:tc>
        <w:tc>
          <w:tcPr>
            <w:tcW w:w="4052" w:type="dxa"/>
            <w:vAlign w:val="center"/>
          </w:tcPr>
          <w:p w:rsidR="00826D83" w:rsidRDefault="00642F99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 w:rsidRPr="00642F99"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  <w:tr w:rsidR="003A0C2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3A0C23" w:rsidRPr="00642F99" w:rsidRDefault="003A0C2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A0C23">
              <w:rPr>
                <w:rFonts w:ascii="Arial" w:hAnsi="Arial" w:cs="Arial"/>
                <w:sz w:val="16"/>
                <w:szCs w:val="16"/>
              </w:rPr>
              <w:t>MEC_Cnt_enum</w:t>
            </w:r>
            <w:proofErr w:type="spellEnd"/>
          </w:p>
        </w:tc>
        <w:tc>
          <w:tcPr>
            <w:tcW w:w="4052" w:type="dxa"/>
            <w:vAlign w:val="center"/>
          </w:tcPr>
          <w:p w:rsidR="003A0C23" w:rsidRPr="00642F99" w:rsidRDefault="003A0C2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A0C23">
              <w:rPr>
                <w:rFonts w:ascii="Arial" w:hAnsi="Arial" w:cs="Arial"/>
                <w:sz w:val="16"/>
                <w:szCs w:val="16"/>
              </w:rPr>
              <w:t>ProductionMode</w:t>
            </w:r>
            <w:proofErr w:type="spellEnd"/>
          </w:p>
        </w:tc>
      </w:tr>
      <w:tr w:rsidR="003A0C23" w:rsidRPr="004B5BE2" w:rsidTr="00642F99">
        <w:trPr>
          <w:trHeight w:val="341"/>
        </w:trPr>
        <w:tc>
          <w:tcPr>
            <w:tcW w:w="4858" w:type="dxa"/>
            <w:vAlign w:val="center"/>
          </w:tcPr>
          <w:p w:rsidR="003A0C23" w:rsidRPr="003A0C23" w:rsidRDefault="003A0C2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3A0C23">
              <w:rPr>
                <w:rFonts w:ascii="Arial" w:hAnsi="Arial" w:cs="Arial"/>
                <w:sz w:val="16"/>
                <w:szCs w:val="16"/>
              </w:rPr>
              <w:t>MfgDiagInhibit_Cnt_lgc</w:t>
            </w:r>
            <w:proofErr w:type="spellEnd"/>
          </w:p>
        </w:tc>
        <w:tc>
          <w:tcPr>
            <w:tcW w:w="4052" w:type="dxa"/>
            <w:vAlign w:val="center"/>
          </w:tcPr>
          <w:p w:rsidR="003A0C23" w:rsidRPr="00642F99" w:rsidRDefault="003A0C23" w:rsidP="009E02DF">
            <w:pPr>
              <w:spacing w:before="100" w:beforeAutospacing="1" w:after="100" w:afterAutospacing="1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FALSE</w:t>
            </w:r>
          </w:p>
        </w:tc>
      </w:tr>
    </w:tbl>
    <w:p w:rsidR="002C03D8" w:rsidRPr="002C03D8" w:rsidRDefault="002C03D8" w:rsidP="002C03D8"/>
    <w:p w:rsidR="004A781C" w:rsidRDefault="004A781C">
      <w:pPr>
        <w:pStyle w:val="Heading2"/>
      </w:pPr>
      <w:r>
        <w:t>Initialization Functions</w:t>
      </w:r>
    </w:p>
    <w:p w:rsidR="004A781C" w:rsidRPr="00BB0C04" w:rsidRDefault="004A781C">
      <w:pPr>
        <w:pStyle w:val="Heading3"/>
        <w:rPr>
          <w:lang w:val="fr-FR"/>
        </w:rPr>
      </w:pPr>
      <w:proofErr w:type="spellStart"/>
      <w:r w:rsidRPr="00BB0C04">
        <w:rPr>
          <w:lang w:val="fr-FR"/>
        </w:rPr>
        <w:t>Init</w:t>
      </w:r>
      <w:proofErr w:type="spellEnd"/>
      <w:r w:rsidRPr="00BB0C04">
        <w:rPr>
          <w:lang w:val="fr-FR"/>
        </w:rPr>
        <w:t xml:space="preserve">: </w:t>
      </w:r>
      <w:fldSimple w:instr=" DOCPROPERTY &quot;Module Name&quot;  \* MERGEFORMAT ">
        <w:r w:rsidR="009768DB" w:rsidRPr="009768DB">
          <w:rPr>
            <w:lang w:val="fr-FR"/>
          </w:rPr>
          <w:t>DiagMgr</w:t>
        </w:r>
      </w:fldSimple>
      <w:r w:rsidRPr="00BB0C04">
        <w:rPr>
          <w:lang w:val="fr-FR"/>
        </w:rPr>
        <w:t>_Init</w:t>
      </w:r>
      <w:r w:rsidR="002259D8">
        <w:rPr>
          <w:lang w:val="fr-FR"/>
        </w:rPr>
        <w:t>1</w:t>
      </w:r>
    </w:p>
    <w:p w:rsidR="004A781C" w:rsidRDefault="004A781C">
      <w:pPr>
        <w:pStyle w:val="Heading4"/>
      </w:pPr>
      <w:r>
        <w:t>Design Rationale</w:t>
      </w:r>
    </w:p>
    <w:p w:rsidR="004A781C" w:rsidRDefault="004A781C">
      <w:r>
        <w:t>None</w:t>
      </w:r>
    </w:p>
    <w:p w:rsidR="004A781C" w:rsidRDefault="004A781C">
      <w:pPr>
        <w:pStyle w:val="Heading4"/>
      </w:pPr>
      <w:r>
        <w:t xml:space="preserve">Module </w:t>
      </w:r>
      <w:r w:rsidR="00121CF8">
        <w:t xml:space="preserve">Internals and </w:t>
      </w:r>
      <w:r>
        <w:t>Outputs</w:t>
      </w:r>
    </w:p>
    <w:p w:rsidR="00493B7B" w:rsidRDefault="00493B7B">
      <w:pPr>
        <w:rPr>
          <w:rFonts w:ascii="Courier New" w:hAnsi="Courier New" w:cs="Courier New"/>
          <w:sz w:val="16"/>
          <w:szCs w:val="16"/>
        </w:rPr>
      </w:pPr>
    </w:p>
    <w:p w:rsidR="00A23808" w:rsidRDefault="00FC3F01" w:rsidP="00A23808">
      <w:pPr>
        <w:jc w:val="center"/>
        <w:rPr>
          <w:rFonts w:ascii="Courier New" w:hAnsi="Courier New" w:cs="Courier New"/>
          <w:sz w:val="16"/>
          <w:szCs w:val="16"/>
        </w:rPr>
      </w:pPr>
      <w:r w:rsidRPr="00310A30">
        <w:rPr>
          <w:rFonts w:ascii="Courier New" w:hAnsi="Courier New" w:cs="Courier New"/>
          <w:sz w:val="16"/>
          <w:szCs w:val="16"/>
        </w:rPr>
        <w:object w:dxaOrig="7499" w:dyaOrig="11883">
          <v:shape id="_x0000_i1035" type="#_x0000_t75" style="width:274.35pt;height:435.4pt" o:ole="">
            <v:imagedata r:id="rId31" o:title=""/>
          </v:shape>
          <o:OLEObject Type="Embed" ProgID="Visio.Drawing.11" ShapeID="_x0000_i1035" DrawAspect="Content" ObjectID="_1404286896" r:id="rId32"/>
        </w:object>
      </w:r>
    </w:p>
    <w:p w:rsidR="004A781C" w:rsidRDefault="004A781C" w:rsidP="00121CF8">
      <w:pPr>
        <w:pStyle w:val="Heading2"/>
        <w:numPr>
          <w:ilvl w:val="0"/>
          <w:numId w:val="0"/>
        </w:numPr>
        <w:ind w:left="576"/>
      </w:pPr>
      <w:r>
        <w:br w:type="page"/>
      </w:r>
    </w:p>
    <w:p w:rsidR="002C0F3C" w:rsidRDefault="002C0F3C" w:rsidP="002C0F3C">
      <w:pPr>
        <w:pStyle w:val="Heading2"/>
      </w:pPr>
      <w:r>
        <w:lastRenderedPageBreak/>
        <w:t>Periodic Functions</w:t>
      </w:r>
    </w:p>
    <w:p w:rsidR="004A781C" w:rsidRDefault="004A781C">
      <w:pPr>
        <w:pStyle w:val="Heading3"/>
      </w:pPr>
      <w:r>
        <w:t xml:space="preserve">Per: </w:t>
      </w:r>
      <w:fldSimple w:instr=" DOCPROPERTY &quot;Module Name&quot;  \* MERGEFORMAT ">
        <w:r w:rsidR="00153FDF">
          <w:t>DiagMgr</w:t>
        </w:r>
      </w:fldSimple>
      <w:r>
        <w:t>_Per</w:t>
      </w:r>
      <w:r w:rsidR="00436D71">
        <w:t>1</w:t>
      </w:r>
    </w:p>
    <w:p w:rsidR="004A781C" w:rsidRDefault="004A781C">
      <w:pPr>
        <w:pStyle w:val="Heading4"/>
      </w:pPr>
      <w:r>
        <w:t>Design Rationale</w:t>
      </w:r>
    </w:p>
    <w:p w:rsidR="00C957B9" w:rsidRDefault="00305BEF">
      <w:r>
        <w:t>In this periodic</w:t>
      </w:r>
      <w:r w:rsidR="00CC3885">
        <w:t xml:space="preserve"> </w:t>
      </w:r>
      <w:r w:rsidR="00B1035C">
        <w:t xml:space="preserve">information </w:t>
      </w:r>
      <w:r w:rsidR="009E2CAB">
        <w:t xml:space="preserve">is collected </w:t>
      </w:r>
      <w:r w:rsidR="00B1035C">
        <w:t>about all NTCs mapped to given a DTC and the combined information</w:t>
      </w:r>
      <w:r w:rsidR="00CA4096">
        <w:t xml:space="preserve"> is used</w:t>
      </w:r>
      <w:r w:rsidR="00B1035C">
        <w:t xml:space="preserve"> to determine whether to update the DTC’s stat</w:t>
      </w:r>
      <w:r w:rsidR="00E526C2">
        <w:t>us information:</w:t>
      </w:r>
    </w:p>
    <w:p w:rsidR="00E526C2" w:rsidRDefault="00C957B9" w:rsidP="00E526C2">
      <w:pPr>
        <w:pStyle w:val="ListParagraph"/>
        <w:numPr>
          <w:ilvl w:val="0"/>
          <w:numId w:val="11"/>
        </w:numPr>
      </w:pPr>
      <w:r>
        <w:t>DTCs are updated to FAILED if any associated NTC is currently failed</w:t>
      </w:r>
      <w:r w:rsidR="00E526C2">
        <w:t xml:space="preserve"> regardless of whether all NTCs have been tested</w:t>
      </w:r>
      <w:r>
        <w:t xml:space="preserve">. </w:t>
      </w:r>
    </w:p>
    <w:p w:rsidR="004A781C" w:rsidRDefault="00C957B9" w:rsidP="00E526C2">
      <w:pPr>
        <w:pStyle w:val="ListParagraph"/>
        <w:numPr>
          <w:ilvl w:val="0"/>
          <w:numId w:val="11"/>
        </w:numPr>
      </w:pPr>
      <w:r>
        <w:t>DTCs are updated to PASSED if all associated NTCs have been tested and have passed</w:t>
      </w:r>
      <w:r w:rsidR="002A2F61">
        <w:t>;</w:t>
      </w:r>
      <w:r w:rsidR="000D0D29">
        <w:t xml:space="preserve"> </w:t>
      </w:r>
      <w:r w:rsidR="002A2F61">
        <w:t xml:space="preserve">if any associated NTC has not been tested, </w:t>
      </w:r>
      <w:r w:rsidR="004B34B2">
        <w:t>the</w:t>
      </w:r>
      <w:r w:rsidR="002A2F61">
        <w:t xml:space="preserve"> status </w:t>
      </w:r>
      <w:r w:rsidR="004B34B2">
        <w:t xml:space="preserve">of the DTC </w:t>
      </w:r>
      <w:r w:rsidR="00E829A9">
        <w:t>is not</w:t>
      </w:r>
      <w:r w:rsidR="002A2F61">
        <w:t xml:space="preserve"> updated to PASSED.</w:t>
      </w:r>
    </w:p>
    <w:p w:rsidR="007064B0" w:rsidRDefault="007064B0" w:rsidP="00E526C2">
      <w:pPr>
        <w:pStyle w:val="ListParagraph"/>
        <w:numPr>
          <w:ilvl w:val="0"/>
          <w:numId w:val="11"/>
        </w:numPr>
      </w:pPr>
      <w:r>
        <w:t>DTCs are not updated to FAILED if an applicable mask is active.</w:t>
      </w:r>
    </w:p>
    <w:p w:rsidR="00762187" w:rsidRDefault="00762187"/>
    <w:p w:rsidR="004A781C" w:rsidRDefault="004A781C">
      <w:pPr>
        <w:pStyle w:val="Heading4"/>
      </w:pPr>
      <w:r>
        <w:t>Program Flow Start</w:t>
      </w:r>
    </w:p>
    <w:p w:rsidR="004A781C" w:rsidRDefault="00B92D5B">
      <w:r>
        <w:t>N/A</w:t>
      </w:r>
    </w:p>
    <w:p w:rsidR="004A781C" w:rsidRDefault="004A781C">
      <w:pPr>
        <w:pStyle w:val="Heading4"/>
      </w:pPr>
      <w:r>
        <w:lastRenderedPageBreak/>
        <w:t>Store Module Inputs to Local copies</w:t>
      </w:r>
    </w:p>
    <w:p w:rsidR="004A781C" w:rsidRDefault="0030446A">
      <w:pPr>
        <w:pStyle w:val="Heading4"/>
      </w:pPr>
      <w:r>
        <w:t>Set Appropriate Bits</w:t>
      </w:r>
    </w:p>
    <w:p w:rsidR="004A781C" w:rsidRDefault="009B6037" w:rsidP="003521A3">
      <w:pPr>
        <w:jc w:val="center"/>
      </w:pPr>
      <w:r>
        <w:object w:dxaOrig="8296" w:dyaOrig="10312">
          <v:shape id="_x0000_i1036" type="#_x0000_t75" style="width:345pt;height:427.9pt" o:ole="">
            <v:imagedata r:id="rId33" o:title=""/>
          </v:shape>
          <o:OLEObject Type="Embed" ProgID="Visio.Drawing.11" ShapeID="_x0000_i1036" DrawAspect="Content" ObjectID="_1404286897" r:id="rId34"/>
        </w:object>
      </w:r>
    </w:p>
    <w:p w:rsidR="003E3CBE" w:rsidRDefault="009B6037">
      <w:r>
        <w:object w:dxaOrig="12324" w:dyaOrig="13013">
          <v:shape id="_x0000_i1037" type="#_x0000_t75" style="width:428.25pt;height:451.45pt" o:ole="">
            <v:imagedata r:id="rId35" o:title=""/>
          </v:shape>
          <o:OLEObject Type="Embed" ProgID="Visio.Drawing.11" ShapeID="_x0000_i1037" DrawAspect="Content" ObjectID="_1404286898" r:id="rId36"/>
        </w:object>
      </w:r>
    </w:p>
    <w:p w:rsidR="003E3CBE" w:rsidRDefault="009B6037">
      <w:r>
        <w:object w:dxaOrig="12773" w:dyaOrig="12329">
          <v:shape id="_x0000_i1038" type="#_x0000_t75" style="width:431pt;height:415.95pt" o:ole="">
            <v:imagedata r:id="rId37" o:title=""/>
          </v:shape>
          <o:OLEObject Type="Embed" ProgID="Visio.Drawing.11" ShapeID="_x0000_i1038" DrawAspect="Content" ObjectID="_1404286899" r:id="rId38"/>
        </w:object>
      </w:r>
    </w:p>
    <w:p w:rsidR="00955900" w:rsidRDefault="009B6037">
      <w:r>
        <w:object w:dxaOrig="17919" w:dyaOrig="19065">
          <v:shape id="_x0000_i1039" type="#_x0000_t75" style="width:405.05pt;height:431pt" o:ole="">
            <v:imagedata r:id="rId39" o:title=""/>
          </v:shape>
          <o:OLEObject Type="Embed" ProgID="Visio.Drawing.11" ShapeID="_x0000_i1039" DrawAspect="Content" ObjectID="_1404286900" r:id="rId40"/>
        </w:object>
      </w:r>
      <w:r w:rsidR="0001627B" w:rsidRPr="0001627B">
        <w:t xml:space="preserve"> </w:t>
      </w:r>
    </w:p>
    <w:p w:rsidR="00244D6D" w:rsidRDefault="002038F1" w:rsidP="00D3719E">
      <w:pPr>
        <w:jc w:val="center"/>
      </w:pPr>
      <w:r>
        <w:object w:dxaOrig="8342" w:dyaOrig="6471">
          <v:shape id="_x0000_i1040" type="#_x0000_t75" style="width:298.9pt;height:232.7pt" o:ole="">
            <v:imagedata r:id="rId41" o:title=""/>
          </v:shape>
          <o:OLEObject Type="Embed" ProgID="Visio.Drawing.11" ShapeID="_x0000_i1040" DrawAspect="Content" ObjectID="_1404286901" r:id="rId42"/>
        </w:object>
      </w:r>
      <w:r w:rsidR="00D3719E">
        <w:object w:dxaOrig="6598" w:dyaOrig="5046">
          <v:shape id="_x0000_i1041" type="#_x0000_t75" style="width:329.95pt;height:253.2pt" o:ole="">
            <v:imagedata r:id="rId43" o:title=""/>
          </v:shape>
          <o:OLEObject Type="Embed" ProgID="Visio.Drawing.11" ShapeID="_x0000_i1041" DrawAspect="Content" ObjectID="_1404286902" r:id="rId44"/>
        </w:object>
      </w:r>
    </w:p>
    <w:p w:rsidR="004A781C" w:rsidRDefault="004A781C">
      <w:pPr>
        <w:pStyle w:val="Heading4"/>
      </w:pPr>
      <w:r>
        <w:t>Store Local copy of outputs into Module Outputs</w:t>
      </w:r>
    </w:p>
    <w:p w:rsidR="004A781C" w:rsidRDefault="004A781C">
      <w:r>
        <w:t>None</w:t>
      </w:r>
    </w:p>
    <w:p w:rsidR="004A781C" w:rsidRDefault="004A781C">
      <w:pPr>
        <w:pStyle w:val="Heading4"/>
      </w:pPr>
      <w:r>
        <w:t>Program Flow End</w:t>
      </w:r>
    </w:p>
    <w:p w:rsidR="004A781C" w:rsidRDefault="002C2019">
      <w:r>
        <w:t>N/A</w:t>
      </w:r>
    </w:p>
    <w:p w:rsidR="00E12082" w:rsidRDefault="00E12082" w:rsidP="00E12082">
      <w:pPr>
        <w:pStyle w:val="Heading3"/>
      </w:pPr>
      <w:r>
        <w:lastRenderedPageBreak/>
        <w:t xml:space="preserve">Per: </w:t>
      </w:r>
      <w:fldSimple w:instr=" DOCPROPERTY &quot;Module Name&quot;  \* MERGEFORMAT ">
        <w:r w:rsidR="00153FDF">
          <w:t>DiagMgr</w:t>
        </w:r>
      </w:fldSimple>
      <w:r>
        <w:t>_Trns1</w:t>
      </w:r>
    </w:p>
    <w:p w:rsidR="00E12082" w:rsidRDefault="00E12082" w:rsidP="00E12082">
      <w:pPr>
        <w:pStyle w:val="Heading4"/>
      </w:pPr>
      <w:r>
        <w:t>Design Rationale</w:t>
      </w:r>
    </w:p>
    <w:p w:rsidR="00E12082" w:rsidRDefault="00E12082" w:rsidP="00E12082">
      <w:r>
        <w:t>None</w:t>
      </w:r>
    </w:p>
    <w:p w:rsidR="00E12082" w:rsidRDefault="00E12082" w:rsidP="00E12082">
      <w:pPr>
        <w:pStyle w:val="Heading4"/>
      </w:pPr>
      <w:r>
        <w:t>Program Flow Start</w:t>
      </w:r>
    </w:p>
    <w:p w:rsidR="00E12082" w:rsidRDefault="00E12082" w:rsidP="00E12082">
      <w:r>
        <w:t>N/A</w:t>
      </w:r>
    </w:p>
    <w:p w:rsidR="00E12082" w:rsidRDefault="00E12082" w:rsidP="00E12082">
      <w:pPr>
        <w:pStyle w:val="Heading4"/>
      </w:pPr>
      <w:r>
        <w:t>Store Module Inputs to Local copies</w:t>
      </w:r>
    </w:p>
    <w:p w:rsidR="00E12082" w:rsidRDefault="00E12082" w:rsidP="00E12082">
      <w:r>
        <w:t>None</w:t>
      </w:r>
    </w:p>
    <w:p w:rsidR="00E12082" w:rsidRDefault="00E12082" w:rsidP="00E12082">
      <w:pPr>
        <w:pStyle w:val="Heading4"/>
      </w:pPr>
      <w:r>
        <w:t>Construct the Storage Array</w:t>
      </w:r>
    </w:p>
    <w:p w:rsidR="00E12082" w:rsidRDefault="00E12082" w:rsidP="00E12082">
      <w:pPr>
        <w:rPr>
          <w:rFonts w:ascii="Courier New" w:hAnsi="Courier New" w:cs="Courier New"/>
        </w:rPr>
      </w:pPr>
      <w:proofErr w:type="spellStart"/>
      <w:r w:rsidRPr="004261F2">
        <w:rPr>
          <w:rFonts w:ascii="Courier New" w:hAnsi="Courier New" w:cs="Courier New"/>
        </w:rPr>
        <w:t>CreateStorageArray</w:t>
      </w:r>
      <w:proofErr w:type="spellEnd"/>
      <w:r w:rsidRPr="004261F2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Rte_Pim_NTCStrgArray</w:t>
      </w:r>
      <w:proofErr w:type="spellEnd"/>
      <w:r>
        <w:rPr>
          <w:rFonts w:ascii="Courier New" w:hAnsi="Courier New" w:cs="Courier New"/>
        </w:rPr>
        <w:t>()</w:t>
      </w:r>
      <w:r w:rsidRPr="004261F2">
        <w:rPr>
          <w:rFonts w:ascii="Courier New" w:hAnsi="Courier New" w:cs="Courier New"/>
        </w:rPr>
        <w:t>)</w:t>
      </w:r>
    </w:p>
    <w:p w:rsidR="006E31FB" w:rsidRDefault="006E31FB" w:rsidP="00E12082">
      <w:proofErr w:type="spellStart"/>
      <w:r w:rsidRPr="006E31FB">
        <w:t>Rte_Call_NTCStrgArray_SetRamBlockStatus</w:t>
      </w:r>
      <w:proofErr w:type="spellEnd"/>
      <w:r w:rsidRPr="006E31FB">
        <w:t>(TRUE)</w:t>
      </w:r>
    </w:p>
    <w:p w:rsidR="00E12082" w:rsidRDefault="00E12082" w:rsidP="00E12082">
      <w:pPr>
        <w:pStyle w:val="Heading4"/>
      </w:pPr>
      <w:r>
        <w:t>Store Local copy of outputs into Module Outputs</w:t>
      </w:r>
    </w:p>
    <w:p w:rsidR="00E12082" w:rsidRDefault="00E12082" w:rsidP="00E12082">
      <w:r>
        <w:t>None</w:t>
      </w:r>
    </w:p>
    <w:p w:rsidR="00E12082" w:rsidRDefault="00E12082" w:rsidP="00E12082">
      <w:pPr>
        <w:pStyle w:val="Heading4"/>
      </w:pPr>
      <w:r>
        <w:t>Program Flow End</w:t>
      </w:r>
    </w:p>
    <w:p w:rsidR="00E12082" w:rsidRDefault="00E12082" w:rsidP="00E12082">
      <w:r>
        <w:t>N/A</w:t>
      </w:r>
    </w:p>
    <w:p w:rsidR="00F47DD3" w:rsidRDefault="00F47DD3"/>
    <w:p w:rsidR="00F47DD3" w:rsidRDefault="00F47DD3" w:rsidP="00F47DD3">
      <w:pPr>
        <w:pStyle w:val="Heading3"/>
      </w:pPr>
      <w:r>
        <w:t xml:space="preserve">Per: </w:t>
      </w:r>
      <w:fldSimple w:instr=" DOCPROPERTY &quot;Module Name&quot;  \* MERGEFORMAT ">
        <w:r>
          <w:t>DiagMgr</w:t>
        </w:r>
      </w:fldSimple>
      <w:r>
        <w:t>_Trns2</w:t>
      </w:r>
    </w:p>
    <w:p w:rsidR="00F47DD3" w:rsidRDefault="00F47DD3" w:rsidP="00F47DD3">
      <w:pPr>
        <w:pStyle w:val="Heading4"/>
      </w:pPr>
      <w:r>
        <w:t>Design Rationale</w:t>
      </w:r>
    </w:p>
    <w:p w:rsidR="00F47DD3" w:rsidRDefault="00F47DD3" w:rsidP="00F47DD3">
      <w:pPr>
        <w:pStyle w:val="Heading4"/>
      </w:pPr>
      <w:r>
        <w:t>Program Flow Start</w:t>
      </w:r>
    </w:p>
    <w:p w:rsidR="00F47DD3" w:rsidRDefault="00F47DD3" w:rsidP="00F47DD3">
      <w:r>
        <w:t>N/A</w:t>
      </w:r>
    </w:p>
    <w:p w:rsidR="00F47DD3" w:rsidRDefault="00F47DD3" w:rsidP="00F47DD3">
      <w:pPr>
        <w:pStyle w:val="Heading4"/>
      </w:pPr>
      <w:r>
        <w:t>Store Module Inputs to Local copies</w:t>
      </w:r>
    </w:p>
    <w:p w:rsidR="00F47DD3" w:rsidRDefault="00F47DD3" w:rsidP="00F47DD3">
      <w:r>
        <w:t>None</w:t>
      </w:r>
    </w:p>
    <w:p w:rsidR="00F47DD3" w:rsidRDefault="00691688" w:rsidP="00F47DD3">
      <w:pPr>
        <w:pStyle w:val="Heading4"/>
      </w:pPr>
      <w:r>
        <w:t>Restart the DEM Operation Cycle</w:t>
      </w:r>
    </w:p>
    <w:p w:rsidR="0071793B" w:rsidRDefault="00D3719E" w:rsidP="00D3719E">
      <w:pPr>
        <w:ind w:left="864"/>
        <w:jc w:val="center"/>
      </w:pPr>
      <w:r>
        <w:object w:dxaOrig="5067" w:dyaOrig="2753">
          <v:shape id="_x0000_i1042" type="#_x0000_t75" style="width:210.55pt;height:113.95pt" o:ole="">
            <v:imagedata r:id="rId45" o:title=""/>
          </v:shape>
          <o:OLEObject Type="Embed" ProgID="Visio.Drawing.11" ShapeID="_x0000_i1042" DrawAspect="Content" ObjectID="_1404286903" r:id="rId46"/>
        </w:object>
      </w:r>
    </w:p>
    <w:p w:rsidR="0071793B" w:rsidRDefault="0071793B"/>
    <w:p w:rsidR="00F47DD3" w:rsidRDefault="00F47DD3" w:rsidP="00F47DD3">
      <w:pPr>
        <w:pStyle w:val="Heading4"/>
      </w:pPr>
      <w:r>
        <w:lastRenderedPageBreak/>
        <w:t>Store Local copy of outputs into Module Outputs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4"/>
      </w:pPr>
      <w:r>
        <w:t>Program Flow End</w:t>
      </w:r>
    </w:p>
    <w:p w:rsidR="00F47DD3" w:rsidRDefault="00F47DD3" w:rsidP="00F47DD3">
      <w:r>
        <w:t>N/A</w:t>
      </w:r>
    </w:p>
    <w:p w:rsidR="00F47DD3" w:rsidRDefault="00F47DD3" w:rsidP="00F47DD3"/>
    <w:p w:rsidR="00F47DD3" w:rsidRDefault="00F47DD3" w:rsidP="00F47DD3">
      <w:pPr>
        <w:pStyle w:val="Heading2"/>
      </w:pPr>
      <w:r>
        <w:br w:type="page"/>
      </w:r>
      <w:r>
        <w:lastRenderedPageBreak/>
        <w:t>Fault Recovery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Shutdown Functions</w:t>
      </w:r>
    </w:p>
    <w:p w:rsidR="00F47DD3" w:rsidRDefault="00F47DD3" w:rsidP="00F47DD3">
      <w:r>
        <w:t>None</w:t>
      </w:r>
    </w:p>
    <w:p w:rsidR="00F47DD3" w:rsidRDefault="00F47DD3" w:rsidP="00F47DD3">
      <w:pPr>
        <w:pStyle w:val="Heading2"/>
      </w:pPr>
      <w:r>
        <w:t>Interrupt Functions</w:t>
      </w:r>
    </w:p>
    <w:p w:rsidR="00F47DD3" w:rsidRDefault="00F47DD3" w:rsidP="00F47DD3">
      <w:r>
        <w:t>None</w:t>
      </w:r>
    </w:p>
    <w:p w:rsidR="00F47DD3" w:rsidRDefault="00F47DD3"/>
    <w:p w:rsidR="004A781C" w:rsidRDefault="004A781C">
      <w:pPr>
        <w:pStyle w:val="Heading2"/>
      </w:pPr>
      <w:r>
        <w:br w:type="page"/>
      </w:r>
      <w:r>
        <w:lastRenderedPageBreak/>
        <w:t>Fault Recovery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Shutdown Functions</w:t>
      </w:r>
    </w:p>
    <w:p w:rsidR="004A781C" w:rsidRDefault="00197BFE">
      <w:r>
        <w:t>None</w:t>
      </w:r>
    </w:p>
    <w:p w:rsidR="004A781C" w:rsidRDefault="004A781C">
      <w:pPr>
        <w:pStyle w:val="Heading2"/>
      </w:pPr>
      <w:r>
        <w:t>Interrupt Functions</w:t>
      </w:r>
    </w:p>
    <w:p w:rsidR="004A781C" w:rsidRDefault="00D54205">
      <w:r>
        <w:t>None</w:t>
      </w:r>
    </w:p>
    <w:p w:rsidR="004A781C" w:rsidRDefault="004A781C">
      <w:pPr>
        <w:pStyle w:val="Heading2"/>
      </w:pPr>
      <w:r>
        <w:br w:type="page"/>
      </w:r>
      <w:r>
        <w:lastRenderedPageBreak/>
        <w:t>Serial Communication Functions</w:t>
      </w:r>
    </w:p>
    <w:p w:rsidR="00EC0AC9" w:rsidRDefault="004A781C" w:rsidP="00EC0AC9">
      <w:pPr>
        <w:pStyle w:val="Heading3"/>
      </w:pPr>
      <w:proofErr w:type="spellStart"/>
      <w:r>
        <w:t>SComm</w:t>
      </w:r>
      <w:proofErr w:type="spellEnd"/>
      <w:r>
        <w:t xml:space="preserve">: </w:t>
      </w:r>
      <w:r w:rsidR="00C14031">
        <w:fldChar w:fldCharType="begin"/>
      </w:r>
      <w:r w:rsidR="00090C00">
        <w:instrText xml:space="preserve"> DOCPROPERTY "Module Name"  \* MERGEFORMAT </w:instrText>
      </w:r>
      <w:r w:rsidR="00C14031">
        <w:fldChar w:fldCharType="separate"/>
      </w:r>
      <w:proofErr w:type="spellStart"/>
      <w:r w:rsidR="00153FDF">
        <w:t>DiagMgr</w:t>
      </w:r>
      <w:r w:rsidR="00C14031">
        <w:fldChar w:fldCharType="end"/>
      </w:r>
      <w:r>
        <w:t>_</w:t>
      </w:r>
      <w:r w:rsidR="00431B30">
        <w:t>SCom_ReadStrgArray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50"/>
        <w:gridCol w:w="3848"/>
        <w:gridCol w:w="1710"/>
        <w:gridCol w:w="810"/>
        <w:gridCol w:w="810"/>
      </w:tblGrid>
      <w:tr w:rsidR="00EC0AC9" w:rsidTr="000038D1">
        <w:tc>
          <w:tcPr>
            <w:tcW w:w="55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C0AC9" w:rsidRDefault="00EC0AC9" w:rsidP="009E02DF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710" w:type="dxa"/>
            <w:tcBorders>
              <w:left w:val="single" w:sz="4" w:space="0" w:color="auto"/>
            </w:tcBorders>
            <w:shd w:val="pct30" w:color="FFFF00" w:fill="auto"/>
          </w:tcPr>
          <w:p w:rsidR="00EC0AC9" w:rsidRDefault="00EC0AC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10" w:type="dxa"/>
            <w:shd w:val="pct30" w:color="FFFF00" w:fill="auto"/>
          </w:tcPr>
          <w:p w:rsidR="00EC0AC9" w:rsidRDefault="00EC0AC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10" w:type="dxa"/>
            <w:shd w:val="pct30" w:color="FFFF00" w:fill="auto"/>
          </w:tcPr>
          <w:p w:rsidR="00EC0AC9" w:rsidRDefault="00EC0AC9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FA7786" w:rsidTr="00B942E0">
        <w:trPr>
          <w:trHeight w:val="852"/>
        </w:trPr>
        <w:tc>
          <w:tcPr>
            <w:tcW w:w="1750" w:type="dxa"/>
            <w:tcBorders>
              <w:top w:val="single" w:sz="4" w:space="0" w:color="auto"/>
            </w:tcBorders>
          </w:tcPr>
          <w:p w:rsidR="00FA7786" w:rsidRDefault="00FA7786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848" w:type="dxa"/>
            <w:tcBorders>
              <w:top w:val="single" w:sz="4" w:space="0" w:color="auto"/>
            </w:tcBorders>
          </w:tcPr>
          <w:p w:rsidR="00FA7786" w:rsidRPr="00EC0AC9" w:rsidRDefault="00FA7786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  <w:proofErr w:type="spellStart"/>
            <w:r w:rsidRPr="00FA7786">
              <w:rPr>
                <w:rFonts w:ascii="Arial" w:hAnsi="Arial" w:cs="Arial"/>
                <w:bCs/>
                <w:sz w:val="16"/>
              </w:rPr>
              <w:t>NTCStrgArrayPtr</w:t>
            </w:r>
            <w:proofErr w:type="spellEnd"/>
          </w:p>
        </w:tc>
        <w:tc>
          <w:tcPr>
            <w:tcW w:w="1710" w:type="dxa"/>
          </w:tcPr>
          <w:p w:rsidR="00FA7786" w:rsidRPr="007A2FAB" w:rsidRDefault="00FA7786" w:rsidP="00B0361F">
            <w:pPr>
              <w:spacing w:before="60"/>
              <w:rPr>
                <w:rFonts w:ascii="Arial" w:hAnsi="Arial" w:cs="Arial"/>
                <w:bCs/>
                <w:sz w:val="16"/>
              </w:rPr>
            </w:pPr>
            <w:proofErr w:type="spellStart"/>
            <w:r w:rsidRPr="00FA7786">
              <w:rPr>
                <w:rFonts w:ascii="Arial" w:hAnsi="Arial" w:cs="Arial"/>
                <w:bCs/>
                <w:sz w:val="16"/>
              </w:rPr>
              <w:t>NTCStrgArray</w:t>
            </w:r>
            <w:proofErr w:type="spellEnd"/>
            <w:r w:rsidRPr="00FA7786" w:rsidDel="00FA7786">
              <w:rPr>
                <w:rFonts w:ascii="Arial" w:hAnsi="Arial" w:cs="Arial"/>
                <w:bCs/>
                <w:sz w:val="16"/>
              </w:rPr>
              <w:t xml:space="preserve"> </w:t>
            </w:r>
            <w:r>
              <w:rPr>
                <w:rFonts w:ascii="Arial" w:hAnsi="Arial" w:cs="Arial"/>
                <w:bCs/>
                <w:sz w:val="16"/>
              </w:rPr>
              <w:t>pointer</w:t>
            </w:r>
          </w:p>
          <w:p w:rsidR="00FA7786" w:rsidRPr="007A2FAB" w:rsidRDefault="00FA7786" w:rsidP="00B0361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FA7786" w:rsidRPr="007A2FAB" w:rsidRDefault="00FA7786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FULL</w:t>
            </w:r>
          </w:p>
          <w:p w:rsidR="00FA7786" w:rsidRPr="007A2FAB" w:rsidRDefault="00FA7786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FA7786" w:rsidRPr="007A2FAB" w:rsidRDefault="00FA7786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FULL</w:t>
            </w:r>
          </w:p>
          <w:p w:rsidR="00FA7786" w:rsidRPr="007A2FAB" w:rsidRDefault="00FA7786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</w:tr>
      <w:tr w:rsidR="00431B30" w:rsidTr="000038D1">
        <w:tc>
          <w:tcPr>
            <w:tcW w:w="1750" w:type="dxa"/>
          </w:tcPr>
          <w:p w:rsidR="00431B30" w:rsidRDefault="00431B30" w:rsidP="009E02DF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848" w:type="dxa"/>
          </w:tcPr>
          <w:p w:rsidR="00431B30" w:rsidRDefault="00431B30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710" w:type="dxa"/>
          </w:tcPr>
          <w:p w:rsidR="00431B30" w:rsidRPr="007A2FAB" w:rsidRDefault="00431B30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431B30" w:rsidRPr="007A2FAB" w:rsidRDefault="00431B30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431B30" w:rsidRPr="007A2FAB" w:rsidRDefault="00431B30" w:rsidP="009E02DF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</w:tr>
    </w:tbl>
    <w:p w:rsidR="004A781C" w:rsidRDefault="004A781C">
      <w:pPr>
        <w:pStyle w:val="Heading4"/>
      </w:pPr>
      <w:r>
        <w:t>Design Rationale</w:t>
      </w:r>
    </w:p>
    <w:p w:rsidR="004A781C" w:rsidRDefault="004A781C">
      <w:r>
        <w:t>None</w:t>
      </w:r>
    </w:p>
    <w:p w:rsidR="004A781C" w:rsidRDefault="004A781C">
      <w:pPr>
        <w:pStyle w:val="Heading4"/>
      </w:pPr>
      <w:r>
        <w:t>Program Flow Start</w:t>
      </w:r>
    </w:p>
    <w:p w:rsidR="004A781C" w:rsidRDefault="000F132B">
      <w:r>
        <w:t>N/A</w:t>
      </w:r>
    </w:p>
    <w:p w:rsidR="004A781C" w:rsidRDefault="004A781C">
      <w:pPr>
        <w:pStyle w:val="Heading4"/>
      </w:pPr>
      <w:r>
        <w:t>Store Module Inputs to Local copies</w:t>
      </w:r>
    </w:p>
    <w:p w:rsidR="004A781C" w:rsidRDefault="004A781C">
      <w:r>
        <w:t>None</w:t>
      </w:r>
    </w:p>
    <w:p w:rsidR="004A781C" w:rsidRDefault="00322D43">
      <w:pPr>
        <w:pStyle w:val="Heading4"/>
      </w:pPr>
      <w:r>
        <w:t>Construct the Storage Array</w:t>
      </w:r>
    </w:p>
    <w:p w:rsidR="004A781C" w:rsidRPr="004261F2" w:rsidRDefault="00322D43">
      <w:pPr>
        <w:rPr>
          <w:rFonts w:ascii="Courier New" w:hAnsi="Courier New" w:cs="Courier New"/>
        </w:rPr>
      </w:pPr>
      <w:proofErr w:type="spellStart"/>
      <w:r w:rsidRPr="004261F2">
        <w:rPr>
          <w:rFonts w:ascii="Courier New" w:hAnsi="Courier New" w:cs="Courier New"/>
        </w:rPr>
        <w:t>CreateStorageArray</w:t>
      </w:r>
      <w:proofErr w:type="spellEnd"/>
      <w:r w:rsidRPr="004261F2">
        <w:rPr>
          <w:rFonts w:ascii="Courier New" w:hAnsi="Courier New" w:cs="Courier New"/>
        </w:rPr>
        <w:t>(</w:t>
      </w:r>
      <w:proofErr w:type="spellStart"/>
      <w:r w:rsidR="00FA7786" w:rsidRPr="00FA7786">
        <w:rPr>
          <w:rFonts w:ascii="Courier New" w:hAnsi="Courier New" w:cs="Courier New"/>
        </w:rPr>
        <w:t>NTCStrgArrayPtr</w:t>
      </w:r>
      <w:proofErr w:type="spellEnd"/>
      <w:r w:rsidRPr="004261F2">
        <w:rPr>
          <w:rFonts w:ascii="Courier New" w:hAnsi="Courier New" w:cs="Courier New"/>
        </w:rPr>
        <w:t>)</w:t>
      </w:r>
    </w:p>
    <w:p w:rsidR="004A781C" w:rsidRDefault="004A781C">
      <w:pPr>
        <w:pStyle w:val="Heading4"/>
      </w:pPr>
      <w:r>
        <w:t>Store Local copy of outputs into Module Outputs</w:t>
      </w:r>
    </w:p>
    <w:p w:rsidR="004A781C" w:rsidRDefault="004A781C">
      <w:r>
        <w:t>None</w:t>
      </w:r>
    </w:p>
    <w:p w:rsidR="004A781C" w:rsidRDefault="004A781C">
      <w:pPr>
        <w:pStyle w:val="Heading4"/>
      </w:pPr>
      <w:r>
        <w:t>Program Flow End</w:t>
      </w:r>
    </w:p>
    <w:p w:rsidR="004A781C" w:rsidRDefault="00DF6CE5">
      <w:r>
        <w:t>N/A</w:t>
      </w:r>
    </w:p>
    <w:p w:rsidR="00700645" w:rsidRDefault="00700645" w:rsidP="00700645">
      <w:pPr>
        <w:pStyle w:val="Heading3"/>
      </w:pPr>
      <w:proofErr w:type="spellStart"/>
      <w:r>
        <w:t>SComm</w:t>
      </w:r>
      <w:proofErr w:type="spellEnd"/>
      <w:r>
        <w:t xml:space="preserve">: </w:t>
      </w:r>
      <w:r w:rsidR="00C14031">
        <w:fldChar w:fldCharType="begin"/>
      </w:r>
      <w:r w:rsidR="00090C00">
        <w:instrText xml:space="preserve"> DOCPROPERTY "Module Name"  \* MERGEFORMAT </w:instrText>
      </w:r>
      <w:r w:rsidR="00C14031">
        <w:fldChar w:fldCharType="separate"/>
      </w:r>
      <w:proofErr w:type="spellStart"/>
      <w:r>
        <w:t>DiagMgr</w:t>
      </w:r>
      <w:r w:rsidR="00C14031">
        <w:fldChar w:fldCharType="end"/>
      </w:r>
      <w:r>
        <w:t>_SCom_</w:t>
      </w:r>
      <w:r w:rsidRPr="00700645">
        <w:t>GetNTCParamByte</w:t>
      </w:r>
      <w:proofErr w:type="spellEnd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750"/>
        <w:gridCol w:w="3848"/>
        <w:gridCol w:w="1710"/>
        <w:gridCol w:w="810"/>
        <w:gridCol w:w="810"/>
      </w:tblGrid>
      <w:tr w:rsidR="00700645" w:rsidTr="00B942E0">
        <w:tc>
          <w:tcPr>
            <w:tcW w:w="55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700645" w:rsidRDefault="00700645" w:rsidP="00B942E0">
            <w:pPr>
              <w:spacing w:before="60"/>
              <w:rPr>
                <w:rFonts w:ascii="Arial" w:hAnsi="Arial" w:cs="Arial"/>
                <w:sz w:val="16"/>
              </w:rPr>
            </w:pPr>
          </w:p>
        </w:tc>
        <w:tc>
          <w:tcPr>
            <w:tcW w:w="1710" w:type="dxa"/>
            <w:tcBorders>
              <w:left w:val="single" w:sz="4" w:space="0" w:color="auto"/>
            </w:tcBorders>
            <w:shd w:val="pct30" w:color="FFFF00" w:fill="auto"/>
          </w:tcPr>
          <w:p w:rsidR="00700645" w:rsidRDefault="00700645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Type</w:t>
            </w:r>
          </w:p>
        </w:tc>
        <w:tc>
          <w:tcPr>
            <w:tcW w:w="810" w:type="dxa"/>
            <w:shd w:val="pct30" w:color="FFFF00" w:fill="auto"/>
          </w:tcPr>
          <w:p w:rsidR="00700645" w:rsidRDefault="00700645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Min</w:t>
            </w:r>
          </w:p>
        </w:tc>
        <w:tc>
          <w:tcPr>
            <w:tcW w:w="810" w:type="dxa"/>
            <w:shd w:val="pct30" w:color="FFFF00" w:fill="auto"/>
          </w:tcPr>
          <w:p w:rsidR="00700645" w:rsidRDefault="00700645" w:rsidP="00B942E0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Max</w:t>
            </w:r>
          </w:p>
        </w:tc>
      </w:tr>
      <w:tr w:rsidR="00700645" w:rsidTr="00B942E0">
        <w:trPr>
          <w:trHeight w:val="852"/>
        </w:trPr>
        <w:tc>
          <w:tcPr>
            <w:tcW w:w="1750" w:type="dxa"/>
            <w:tcBorders>
              <w:top w:val="single" w:sz="4" w:space="0" w:color="auto"/>
            </w:tcBorders>
          </w:tcPr>
          <w:p w:rsidR="00700645" w:rsidRDefault="00700645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848" w:type="dxa"/>
            <w:tcBorders>
              <w:top w:val="single" w:sz="4" w:space="0" w:color="auto"/>
            </w:tcBorders>
          </w:tcPr>
          <w:p w:rsidR="00700645" w:rsidRPr="00EC0AC9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  <w:r w:rsidRPr="00700645">
              <w:rPr>
                <w:rFonts w:ascii="Arial" w:hAnsi="Arial" w:cs="Arial"/>
                <w:bCs/>
                <w:sz w:val="16"/>
              </w:rPr>
              <w:t>NTC</w:t>
            </w:r>
          </w:p>
        </w:tc>
        <w:tc>
          <w:tcPr>
            <w:tcW w:w="1710" w:type="dxa"/>
          </w:tcPr>
          <w:p w:rsidR="00700645" w:rsidRPr="007A2FAB" w:rsidRDefault="00700645" w:rsidP="00700645">
            <w:pPr>
              <w:spacing w:before="60"/>
              <w:rPr>
                <w:rFonts w:ascii="Arial" w:hAnsi="Arial" w:cs="Arial"/>
                <w:bCs/>
                <w:sz w:val="16"/>
              </w:rPr>
            </w:pPr>
            <w:proofErr w:type="spellStart"/>
            <w:r w:rsidRPr="00700645">
              <w:rPr>
                <w:rFonts w:ascii="Arial" w:hAnsi="Arial" w:cs="Arial"/>
                <w:bCs/>
                <w:sz w:val="16"/>
              </w:rPr>
              <w:t>NTCNumber</w:t>
            </w:r>
            <w:proofErr w:type="spellEnd"/>
          </w:p>
        </w:tc>
        <w:tc>
          <w:tcPr>
            <w:tcW w:w="810" w:type="dxa"/>
          </w:tcPr>
          <w:p w:rsidR="00700645" w:rsidRPr="007A2FAB" w:rsidRDefault="00700645" w:rsidP="00700645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0</w:t>
            </w:r>
          </w:p>
        </w:tc>
        <w:tc>
          <w:tcPr>
            <w:tcW w:w="810" w:type="dxa"/>
          </w:tcPr>
          <w:p w:rsidR="00700645" w:rsidRPr="007A2FAB" w:rsidRDefault="00700645" w:rsidP="00700645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511</w:t>
            </w:r>
          </w:p>
        </w:tc>
      </w:tr>
      <w:tr w:rsidR="00700645" w:rsidTr="00B942E0">
        <w:tc>
          <w:tcPr>
            <w:tcW w:w="1750" w:type="dxa"/>
          </w:tcPr>
          <w:p w:rsidR="00700645" w:rsidRDefault="00700645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</w:p>
        </w:tc>
        <w:tc>
          <w:tcPr>
            <w:tcW w:w="3848" w:type="dxa"/>
          </w:tcPr>
          <w:p w:rsidR="00700645" w:rsidRDefault="00700645" w:rsidP="00B942E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700645">
              <w:rPr>
                <w:rFonts w:ascii="Arial" w:hAnsi="Arial" w:cs="Arial"/>
                <w:sz w:val="16"/>
              </w:rPr>
              <w:t>NTCParamByte</w:t>
            </w:r>
            <w:proofErr w:type="spellEnd"/>
          </w:p>
        </w:tc>
        <w:tc>
          <w:tcPr>
            <w:tcW w:w="17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uint8 pointer</w:t>
            </w:r>
          </w:p>
        </w:tc>
        <w:tc>
          <w:tcPr>
            <w:tcW w:w="8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FULL</w:t>
            </w:r>
          </w:p>
        </w:tc>
        <w:tc>
          <w:tcPr>
            <w:tcW w:w="8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  <w:r>
              <w:rPr>
                <w:rFonts w:ascii="Arial" w:hAnsi="Arial" w:cs="Arial"/>
                <w:bCs/>
                <w:sz w:val="16"/>
              </w:rPr>
              <w:t>FULL</w:t>
            </w:r>
          </w:p>
        </w:tc>
      </w:tr>
      <w:tr w:rsidR="00700645" w:rsidTr="00B942E0">
        <w:tc>
          <w:tcPr>
            <w:tcW w:w="1750" w:type="dxa"/>
          </w:tcPr>
          <w:p w:rsidR="00700645" w:rsidRDefault="00700645" w:rsidP="00B942E0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 w:rsidRPr="00700645">
              <w:rPr>
                <w:rFonts w:ascii="Arial" w:hAnsi="Arial" w:cs="Arial"/>
                <w:b/>
                <w:bCs/>
                <w:sz w:val="16"/>
              </w:rPr>
              <w:t>Return Value</w:t>
            </w:r>
          </w:p>
        </w:tc>
        <w:tc>
          <w:tcPr>
            <w:tcW w:w="3848" w:type="dxa"/>
          </w:tcPr>
          <w:p w:rsidR="00700645" w:rsidRDefault="00700645" w:rsidP="00B942E0">
            <w:pPr>
              <w:spacing w:before="60"/>
              <w:rPr>
                <w:rFonts w:ascii="Arial" w:hAnsi="Arial" w:cs="Arial"/>
                <w:sz w:val="16"/>
              </w:rPr>
            </w:pPr>
            <w:r w:rsidRPr="00700645">
              <w:rPr>
                <w:rFonts w:ascii="Arial" w:hAnsi="Arial" w:cs="Arial"/>
                <w:sz w:val="16"/>
              </w:rPr>
              <w:t>N/A</w:t>
            </w:r>
          </w:p>
        </w:tc>
        <w:tc>
          <w:tcPr>
            <w:tcW w:w="17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  <w:tc>
          <w:tcPr>
            <w:tcW w:w="810" w:type="dxa"/>
          </w:tcPr>
          <w:p w:rsidR="00700645" w:rsidRPr="007A2FAB" w:rsidRDefault="00700645" w:rsidP="00B942E0">
            <w:pPr>
              <w:spacing w:before="60"/>
              <w:rPr>
                <w:rFonts w:ascii="Arial" w:hAnsi="Arial" w:cs="Arial"/>
                <w:bCs/>
                <w:sz w:val="16"/>
              </w:rPr>
            </w:pPr>
          </w:p>
        </w:tc>
      </w:tr>
    </w:tbl>
    <w:p w:rsidR="00700645" w:rsidRDefault="00700645" w:rsidP="00700645">
      <w:pPr>
        <w:pStyle w:val="Heading4"/>
      </w:pPr>
      <w:r>
        <w:t>Design Rationale</w:t>
      </w:r>
    </w:p>
    <w:p w:rsidR="00700645" w:rsidRDefault="00700645" w:rsidP="00700645">
      <w:r>
        <w:t>None</w:t>
      </w:r>
    </w:p>
    <w:p w:rsidR="00700645" w:rsidRDefault="00700645" w:rsidP="00700645">
      <w:pPr>
        <w:pStyle w:val="Heading4"/>
      </w:pPr>
      <w:r>
        <w:t>Program Flow Start</w:t>
      </w:r>
    </w:p>
    <w:p w:rsidR="00700645" w:rsidRDefault="00700645" w:rsidP="00700645">
      <w:r>
        <w:t>N/A</w:t>
      </w:r>
    </w:p>
    <w:p w:rsidR="00700645" w:rsidRDefault="00700645" w:rsidP="00700645">
      <w:pPr>
        <w:pStyle w:val="Heading4"/>
      </w:pPr>
      <w:r>
        <w:t>Store Module Inputs to Local copies</w:t>
      </w:r>
    </w:p>
    <w:p w:rsidR="00700645" w:rsidRDefault="00700645" w:rsidP="00700645">
      <w:r>
        <w:t>None</w:t>
      </w:r>
    </w:p>
    <w:p w:rsidR="00700645" w:rsidRDefault="00700645" w:rsidP="00700645">
      <w:pPr>
        <w:pStyle w:val="Heading4"/>
      </w:pPr>
      <w:r>
        <w:lastRenderedPageBreak/>
        <w:t>Construct the Storage Array</w:t>
      </w:r>
    </w:p>
    <w:p w:rsidR="00700645" w:rsidRPr="004261F2" w:rsidRDefault="00587C79" w:rsidP="00700645">
      <w:pPr>
        <w:rPr>
          <w:rFonts w:ascii="Courier New" w:hAnsi="Courier New" w:cs="Courier New"/>
        </w:rPr>
      </w:pPr>
      <w:r w:rsidRPr="00587C79">
        <w:rPr>
          <w:rFonts w:ascii="Courier New" w:hAnsi="Courier New" w:cs="Courier New"/>
        </w:rPr>
        <w:t>*</w:t>
      </w:r>
      <w:proofErr w:type="spellStart"/>
      <w:r w:rsidRPr="00587C79">
        <w:rPr>
          <w:rFonts w:ascii="Courier New" w:hAnsi="Courier New" w:cs="Courier New"/>
        </w:rPr>
        <w:t>NTCParamByte</w:t>
      </w:r>
      <w:proofErr w:type="spellEnd"/>
      <w:r w:rsidRPr="00587C79">
        <w:rPr>
          <w:rFonts w:ascii="Courier New" w:hAnsi="Courier New" w:cs="Courier New"/>
        </w:rPr>
        <w:t xml:space="preserve"> = </w:t>
      </w:r>
      <w:proofErr w:type="spellStart"/>
      <w:r w:rsidRPr="00587C79">
        <w:rPr>
          <w:rFonts w:ascii="Courier New" w:hAnsi="Courier New" w:cs="Courier New"/>
        </w:rPr>
        <w:t>NTCInfo_Cnt_M_str</w:t>
      </w:r>
      <w:proofErr w:type="spellEnd"/>
      <w:r w:rsidRPr="00587C79">
        <w:rPr>
          <w:rFonts w:ascii="Courier New" w:hAnsi="Courier New" w:cs="Courier New"/>
        </w:rPr>
        <w:t>[NTC].</w:t>
      </w:r>
      <w:proofErr w:type="spellStart"/>
      <w:r w:rsidRPr="00587C79">
        <w:rPr>
          <w:rFonts w:ascii="Courier New" w:hAnsi="Courier New" w:cs="Courier New"/>
        </w:rPr>
        <w:t>Param</w:t>
      </w:r>
      <w:proofErr w:type="spellEnd"/>
    </w:p>
    <w:p w:rsidR="00700645" w:rsidRDefault="00700645" w:rsidP="00700645">
      <w:pPr>
        <w:pStyle w:val="Heading4"/>
      </w:pPr>
      <w:r>
        <w:t>Store Local copy of outputs into Module Outputs</w:t>
      </w:r>
    </w:p>
    <w:p w:rsidR="00700645" w:rsidRDefault="00700645" w:rsidP="00700645">
      <w:r>
        <w:t>None</w:t>
      </w:r>
    </w:p>
    <w:p w:rsidR="00700645" w:rsidRDefault="00700645" w:rsidP="00700645">
      <w:pPr>
        <w:pStyle w:val="Heading4"/>
      </w:pPr>
      <w:r>
        <w:t>Program Flow End</w:t>
      </w:r>
    </w:p>
    <w:p w:rsidR="00700645" w:rsidRDefault="00700645" w:rsidP="00700645">
      <w:r>
        <w:t>N/A</w:t>
      </w:r>
    </w:p>
    <w:p w:rsidR="004A781C" w:rsidRDefault="004A781C" w:rsidP="00E12082">
      <w:pPr>
        <w:spacing w:after="0"/>
      </w:pPr>
      <w:r>
        <w:br w:type="page"/>
      </w:r>
    </w:p>
    <w:p w:rsidR="004A781C" w:rsidRDefault="004A781C">
      <w:pPr>
        <w:pStyle w:val="Heading1"/>
      </w:pPr>
      <w:r>
        <w:lastRenderedPageBreak/>
        <w:t>Execution Requirements</w:t>
      </w:r>
    </w:p>
    <w:p w:rsidR="004A781C" w:rsidRDefault="004A781C">
      <w:pPr>
        <w:pStyle w:val="Heading2"/>
      </w:pPr>
      <w:r>
        <w:t>Execution Sequence of the Module</w:t>
      </w:r>
    </w:p>
    <w:p w:rsidR="004A781C" w:rsidRDefault="002D564C">
      <w:r>
        <w:t>DiagMgr</w:t>
      </w:r>
      <w:r w:rsidRPr="002D564C">
        <w:t xml:space="preserve">_Trns1 should run prior to the </w:t>
      </w:r>
      <w:proofErr w:type="spellStart"/>
      <w:r w:rsidRPr="002D564C">
        <w:t>NVMWriteAll</w:t>
      </w:r>
      <w:proofErr w:type="spellEnd"/>
      <w:r w:rsidRPr="002D564C">
        <w:t xml:space="preserve"> function call that occurs during the shutdown process.</w:t>
      </w:r>
    </w:p>
    <w:p w:rsidR="004A781C" w:rsidRDefault="004A781C">
      <w:pPr>
        <w:pStyle w:val="Heading2"/>
      </w:pPr>
      <w:r>
        <w:t>Execution Rates for sub-modules called by the Scheduler</w:t>
      </w:r>
    </w:p>
    <w:p w:rsidR="004A781C" w:rsidRDefault="004A781C">
      <w:r>
        <w:t>This table serves as reference for the Scheduler design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3168"/>
        <w:gridCol w:w="2070"/>
        <w:gridCol w:w="3690"/>
      </w:tblGrid>
      <w:tr w:rsidR="007A69AC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Calling Frequency 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System State(s) in which the function is called</w:t>
            </w:r>
          </w:p>
        </w:tc>
      </w:tr>
      <w:tr w:rsidR="007A69AC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C14031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F96AE2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0266F7">
              <w:rPr>
                <w:rFonts w:ascii="Arial" w:hAnsi="Arial" w:cs="Arial"/>
                <w:sz w:val="16"/>
                <w:szCs w:val="16"/>
              </w:rPr>
              <w:t>Init1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5A0E1D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Once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Pr="00381542" w:rsidRDefault="00AF517D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COLD_INIT</w:t>
            </w:r>
          </w:p>
        </w:tc>
      </w:tr>
      <w:tr w:rsidR="00F96AE2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6AE2" w:rsidRPr="00F96AE2" w:rsidRDefault="00C14031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F96AE2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0266F7">
              <w:rPr>
                <w:rFonts w:ascii="Arial" w:hAnsi="Arial" w:cs="Arial"/>
                <w:sz w:val="16"/>
                <w:szCs w:val="16"/>
              </w:rPr>
              <w:t>Per1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6AE2" w:rsidRPr="00381542" w:rsidRDefault="008D1A7C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10 ms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6AE2" w:rsidRPr="00381542" w:rsidRDefault="005A0E1D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ALL</w:t>
            </w:r>
          </w:p>
        </w:tc>
      </w:tr>
      <w:tr w:rsidR="001517B7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17B7" w:rsidRDefault="00C14031" w:rsidP="009E02DF">
            <w:pPr>
              <w:spacing w:before="60"/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1517B7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1517B7">
              <w:rPr>
                <w:rFonts w:ascii="Arial" w:hAnsi="Arial" w:cs="Arial"/>
                <w:sz w:val="16"/>
                <w:szCs w:val="16"/>
              </w:rPr>
              <w:t>Trns1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17B7" w:rsidRDefault="004F0F3D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Triggered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517B7" w:rsidRDefault="004F0F3D" w:rsidP="00335DE0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On OFF mode entry</w:t>
            </w:r>
          </w:p>
        </w:tc>
      </w:tr>
      <w:tr w:rsidR="00950021" w:rsidRPr="00F96AE2" w:rsidTr="00B54697">
        <w:tc>
          <w:tcPr>
            <w:tcW w:w="31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0021" w:rsidRDefault="00C14031" w:rsidP="009E02DF">
            <w:pPr>
              <w:spacing w:before="60"/>
            </w:pPr>
            <w:fldSimple w:instr=" DOCPROPERTY &quot;Module Name&quot;  \* MERGEFORMAT ">
              <w:r w:rsidR="00950021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950021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950021">
              <w:rPr>
                <w:rFonts w:ascii="Arial" w:hAnsi="Arial" w:cs="Arial"/>
                <w:sz w:val="16"/>
                <w:szCs w:val="16"/>
              </w:rPr>
              <w:t>Trns2</w:t>
            </w:r>
          </w:p>
        </w:tc>
        <w:tc>
          <w:tcPr>
            <w:tcW w:w="20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0021" w:rsidRDefault="00950021" w:rsidP="009E02DF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Triggered</w:t>
            </w:r>
          </w:p>
        </w:tc>
        <w:tc>
          <w:tcPr>
            <w:tcW w:w="36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0021" w:rsidRDefault="00950021" w:rsidP="00950021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On OFF mode exit</w:t>
            </w:r>
          </w:p>
        </w:tc>
      </w:tr>
    </w:tbl>
    <w:p w:rsidR="007A69AC" w:rsidRDefault="007A69AC"/>
    <w:p w:rsidR="004A781C" w:rsidRDefault="004A781C">
      <w:pPr>
        <w:pStyle w:val="Heading2"/>
      </w:pPr>
      <w:r>
        <w:t xml:space="preserve">Execution Requirements for Serial Communication Functions 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3618"/>
        <w:gridCol w:w="5310"/>
      </w:tblGrid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Function Name</w:t>
            </w:r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7A69AC" w:rsidRDefault="007A69AC" w:rsidP="009E02DF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Sub-Module called by (Serial </w:t>
            </w:r>
            <w:proofErr w:type="spellStart"/>
            <w:r>
              <w:rPr>
                <w:rFonts w:ascii="Arial" w:hAnsi="Arial" w:cs="Arial"/>
                <w:sz w:val="16"/>
              </w:rPr>
              <w:t>Comm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Function Name)</w:t>
            </w:r>
          </w:p>
        </w:tc>
      </w:tr>
      <w:tr w:rsidR="007A69AC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C14031" w:rsidP="009E02DF">
            <w:pPr>
              <w:spacing w:before="60"/>
              <w:rPr>
                <w:rFonts w:ascii="Arial" w:hAnsi="Arial" w:cs="Arial"/>
                <w:sz w:val="16"/>
              </w:rPr>
            </w:pPr>
            <w:r>
              <w:fldChar w:fldCharType="begin"/>
            </w:r>
            <w:r w:rsidR="00090C00">
              <w:instrText xml:space="preserve"> DOCPROPERTY "Module Name"  \* MERGEFORMAT </w:instrText>
            </w:r>
            <w:r>
              <w:fldChar w:fldCharType="separate"/>
            </w:r>
            <w:proofErr w:type="spellStart"/>
            <w:r w:rsidR="009768DB" w:rsidRPr="009768DB">
              <w:rPr>
                <w:rFonts w:ascii="Arial" w:hAnsi="Arial" w:cs="Arial"/>
                <w:sz w:val="16"/>
                <w:szCs w:val="16"/>
              </w:rPr>
              <w:t>DiagMgr</w:t>
            </w:r>
            <w:r>
              <w:fldChar w:fldCharType="end"/>
            </w:r>
            <w:r w:rsidR="000266F7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0266F7">
              <w:rPr>
                <w:rFonts w:ascii="Arial" w:hAnsi="Arial" w:cs="Arial"/>
                <w:sz w:val="16"/>
                <w:szCs w:val="16"/>
              </w:rPr>
              <w:t>SCom_ReadStrgArray</w:t>
            </w:r>
            <w:proofErr w:type="spellEnd"/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A69AC" w:rsidRDefault="000266F7" w:rsidP="00421D10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EPS_DiagSrvcs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</w:p>
        </w:tc>
      </w:tr>
      <w:tr w:rsidR="000266F7" w:rsidTr="009E02DF">
        <w:tc>
          <w:tcPr>
            <w:tcW w:w="361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66F7" w:rsidRPr="00F96AE2" w:rsidRDefault="00421D10" w:rsidP="001517B7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proofErr w:type="spellStart"/>
            <w:r w:rsidRPr="00421D10">
              <w:rPr>
                <w:rFonts w:ascii="Arial" w:hAnsi="Arial" w:cs="Arial"/>
                <w:sz w:val="16"/>
                <w:szCs w:val="16"/>
              </w:rPr>
              <w:t>DiagMgr_SCom_GetNTCParamByte</w:t>
            </w:r>
            <w:proofErr w:type="spellEnd"/>
          </w:p>
        </w:tc>
        <w:tc>
          <w:tcPr>
            <w:tcW w:w="53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266F7" w:rsidRDefault="00421D10" w:rsidP="009E02DF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421D10">
              <w:rPr>
                <w:rFonts w:ascii="Arial" w:hAnsi="Arial" w:cs="Arial"/>
                <w:sz w:val="16"/>
              </w:rPr>
              <w:t>EPS_DiagSrvcs</w:t>
            </w:r>
            <w:proofErr w:type="spellEnd"/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>Memory Map Definition Requirements</w:t>
      </w:r>
    </w:p>
    <w:p w:rsidR="004A781C" w:rsidRDefault="004A781C">
      <w:pPr>
        <w:pStyle w:val="Heading2"/>
      </w:pPr>
      <w:r>
        <w:t>Sub Modules (Functions)</w:t>
      </w:r>
    </w:p>
    <w:p w:rsidR="004A781C" w:rsidRDefault="004A781C">
      <w:r>
        <w:t>This table identifies the software segments for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26523B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381542" w:rsidRDefault="00C14031" w:rsidP="00D71B0A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26523B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26523B">
              <w:rPr>
                <w:rFonts w:ascii="Arial" w:hAnsi="Arial" w:cs="Arial"/>
                <w:sz w:val="16"/>
                <w:szCs w:val="16"/>
              </w:rPr>
              <w:t>Init1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CF32FE" w:rsidRDefault="0026523B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26523B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F96AE2" w:rsidRDefault="00C14031" w:rsidP="00D71B0A">
            <w:pPr>
              <w:spacing w:before="60"/>
              <w:rPr>
                <w:rFonts w:ascii="Arial" w:hAnsi="Arial" w:cs="Arial"/>
                <w:sz w:val="16"/>
                <w:szCs w:val="16"/>
              </w:rPr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26523B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26523B">
              <w:rPr>
                <w:rFonts w:ascii="Arial" w:hAnsi="Arial" w:cs="Arial"/>
                <w:sz w:val="16"/>
                <w:szCs w:val="16"/>
              </w:rPr>
              <w:t>Per1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6523B" w:rsidRPr="00CF32FE" w:rsidRDefault="0026523B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537BE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7BE1" w:rsidRDefault="00C14031" w:rsidP="00D71B0A">
            <w:pPr>
              <w:spacing w:before="60"/>
            </w:pPr>
            <w:fldSimple w:instr=" DOCPROPERTY &quot;Module Name&quot;  \* MERGEFORMAT ">
              <w:r w:rsidR="009768DB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537BE1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537BE1">
              <w:rPr>
                <w:rFonts w:ascii="Arial" w:hAnsi="Arial" w:cs="Arial"/>
                <w:sz w:val="16"/>
                <w:szCs w:val="16"/>
              </w:rPr>
              <w:t>Trns1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37BE1" w:rsidRPr="00CF32FE" w:rsidRDefault="00537BE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95002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0021" w:rsidRDefault="00C14031" w:rsidP="00D71B0A">
            <w:pPr>
              <w:spacing w:before="60"/>
            </w:pPr>
            <w:fldSimple w:instr=" DOCPROPERTY &quot;Module Name&quot;  \* MERGEFORMAT ">
              <w:r w:rsidR="00950021"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="00950021" w:rsidRPr="00F96AE2">
              <w:rPr>
                <w:rFonts w:ascii="Arial" w:hAnsi="Arial" w:cs="Arial"/>
                <w:sz w:val="16"/>
                <w:szCs w:val="16"/>
              </w:rPr>
              <w:t>_</w:t>
            </w:r>
            <w:r w:rsidR="00950021">
              <w:rPr>
                <w:rFonts w:ascii="Arial" w:hAnsi="Arial" w:cs="Arial"/>
                <w:sz w:val="16"/>
                <w:szCs w:val="16"/>
              </w:rPr>
              <w:t>Trns2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50021" w:rsidRPr="00CF32FE" w:rsidRDefault="0095002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</w:tbl>
    <w:p w:rsidR="00BF364D" w:rsidRPr="00CF32FE" w:rsidRDefault="00BF364D" w:rsidP="00BF364D">
      <w:pPr>
        <w:pStyle w:val="Heading2"/>
        <w:numPr>
          <w:ilvl w:val="0"/>
          <w:numId w:val="0"/>
        </w:numPr>
        <w:ind w:left="576"/>
        <w:rPr>
          <w:lang w:val="fr-FR"/>
        </w:rPr>
      </w:pPr>
    </w:p>
    <w:p w:rsidR="004A781C" w:rsidRDefault="0026523B">
      <w:pPr>
        <w:pStyle w:val="Heading2"/>
      </w:pPr>
      <w:r>
        <w:t xml:space="preserve">Global and </w:t>
      </w:r>
      <w:r w:rsidR="004A781C">
        <w:t>Local Functions</w:t>
      </w:r>
    </w:p>
    <w:p w:rsidR="004A781C" w:rsidRDefault="004A781C">
      <w:r>
        <w:t>This table identifies the software segments for local functions identified in this module.</w:t>
      </w:r>
    </w:p>
    <w:tbl>
      <w:tblPr>
        <w:tblW w:w="892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F"/>
      </w:tblPr>
      <w:tblGrid>
        <w:gridCol w:w="4464"/>
        <w:gridCol w:w="4464"/>
      </w:tblGrid>
      <w:tr w:rsidR="004A781C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Name of Sub Module 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4A781C" w:rsidRDefault="004A781C">
            <w:pPr>
              <w:spacing w:before="60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Software Segment</w:t>
            </w: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F3A3E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7F3A3E">
              <w:rPr>
                <w:rFonts w:ascii="Arial" w:hAnsi="Arial" w:cs="Arial"/>
                <w:sz w:val="16"/>
              </w:rPr>
              <w:t>NxtrDiagMgr_GetNTCFailed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793B5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F3A3E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7F3A3E">
              <w:rPr>
                <w:rFonts w:ascii="Arial" w:hAnsi="Arial" w:cs="Arial"/>
                <w:sz w:val="16"/>
              </w:rPr>
              <w:t>NxtrDiagMgr_GetNTCStatus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793B5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52FB4">
              <w:rPr>
                <w:rFonts w:ascii="Arial" w:hAnsi="Arial" w:cs="Arial"/>
                <w:sz w:val="16"/>
              </w:rPr>
              <w:t>NxtrDiagMgr_</w:t>
            </w:r>
            <w:r>
              <w:rPr>
                <w:rFonts w:ascii="Arial" w:hAnsi="Arial" w:cs="Arial"/>
                <w:sz w:val="16"/>
              </w:rPr>
              <w:t>Reset</w:t>
            </w:r>
            <w:r w:rsidRPr="00D52FB4">
              <w:rPr>
                <w:rFonts w:ascii="Arial" w:hAnsi="Arial" w:cs="Arial"/>
                <w:sz w:val="16"/>
              </w:rPr>
              <w:t>Event</w:t>
            </w:r>
            <w:r>
              <w:rPr>
                <w:rFonts w:ascii="Arial" w:hAnsi="Arial" w:cs="Arial"/>
                <w:sz w:val="16"/>
              </w:rPr>
              <w:t>Status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793B5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 w:rsidRPr="00D52FB4">
              <w:rPr>
                <w:rFonts w:ascii="Arial" w:hAnsi="Arial" w:cs="Arial"/>
                <w:sz w:val="16"/>
              </w:rPr>
              <w:t>NxtrDiagMgr_</w:t>
            </w:r>
            <w:r>
              <w:rPr>
                <w:rFonts w:ascii="Arial" w:hAnsi="Arial" w:cs="Arial"/>
                <w:sz w:val="16"/>
              </w:rPr>
              <w:t>SetNTCStatus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793B5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793B51" w:rsidRPr="001A36B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NxtrDiagMgr_SetOperationCycleState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E36C13" w:rsidRDefault="00793B51">
            <w:pPr>
              <w:spacing w:before="60"/>
              <w:rPr>
                <w:rFonts w:ascii="Arial" w:hAnsi="Arial" w:cs="Arial"/>
                <w:sz w:val="16"/>
                <w:lang w:val="fr-FR"/>
              </w:rPr>
            </w:pP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SetBits_u8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ClrBits_u8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Pr="00D52FB4" w:rsidRDefault="00793B5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ReadBit_u8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F3A3E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Default="007F3A3E" w:rsidP="0063690C">
            <w:pPr>
              <w:spacing w:before="60"/>
              <w:rPr>
                <w:rFonts w:ascii="Arial" w:hAnsi="Arial" w:cs="Arial"/>
                <w:sz w:val="16"/>
              </w:rPr>
            </w:pPr>
            <w:r w:rsidRPr="007F3A3E">
              <w:rPr>
                <w:rFonts w:ascii="Arial" w:hAnsi="Arial" w:cs="Arial"/>
                <w:sz w:val="16"/>
              </w:rPr>
              <w:t>SetBits_u16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Pr="005A5EEC" w:rsidDel="00421D10" w:rsidRDefault="007F3A3E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F3A3E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Default="007F3A3E" w:rsidP="0063690C">
            <w:pPr>
              <w:spacing w:before="60"/>
              <w:rPr>
                <w:rFonts w:ascii="Arial" w:hAnsi="Arial" w:cs="Arial"/>
                <w:sz w:val="16"/>
              </w:rPr>
            </w:pPr>
            <w:r w:rsidRPr="007F3A3E">
              <w:rPr>
                <w:rFonts w:ascii="Arial" w:hAnsi="Arial" w:cs="Arial"/>
                <w:sz w:val="16"/>
              </w:rPr>
              <w:t>ClrBits_u16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F3A3E" w:rsidRPr="005A5EEC" w:rsidDel="00421D10" w:rsidRDefault="007F3A3E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 w:rsidP="0063690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ReadBit_</w:t>
            </w:r>
            <w:r w:rsidR="0063690C">
              <w:rPr>
                <w:rFonts w:ascii="Arial" w:hAnsi="Arial" w:cs="Arial"/>
                <w:sz w:val="16"/>
              </w:rPr>
              <w:t>u32</w:t>
            </w:r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  <w:tr w:rsidR="00793B51" w:rsidTr="00BF364D"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  <w:proofErr w:type="spellStart"/>
            <w:r>
              <w:rPr>
                <w:rFonts w:ascii="Arial" w:hAnsi="Arial" w:cs="Arial"/>
                <w:sz w:val="16"/>
              </w:rPr>
              <w:t>CreateStorageArray</w:t>
            </w:r>
            <w:proofErr w:type="spellEnd"/>
          </w:p>
        </w:tc>
        <w:tc>
          <w:tcPr>
            <w:tcW w:w="44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93B51" w:rsidRDefault="00793B51">
            <w:pPr>
              <w:spacing w:before="60"/>
              <w:rPr>
                <w:rFonts w:ascii="Arial" w:hAnsi="Arial" w:cs="Arial"/>
                <w:sz w:val="16"/>
              </w:rPr>
            </w:pPr>
          </w:p>
        </w:tc>
      </w:tr>
    </w:tbl>
    <w:p w:rsidR="004A781C" w:rsidRDefault="004A781C">
      <w:pPr>
        <w:pStyle w:val="Heading1"/>
        <w:numPr>
          <w:ilvl w:val="0"/>
          <w:numId w:val="0"/>
        </w:numPr>
      </w:pPr>
    </w:p>
    <w:p w:rsidR="004A781C" w:rsidRDefault="004A781C">
      <w:pPr>
        <w:pStyle w:val="Heading1"/>
      </w:pPr>
      <w:r>
        <w:br w:type="page"/>
      </w:r>
      <w:r>
        <w:lastRenderedPageBreak/>
        <w:t>Known Issues / Limitations With Design</w:t>
      </w:r>
    </w:p>
    <w:p w:rsidR="004A781C" w:rsidRDefault="004A781C">
      <w:pPr>
        <w:numPr>
          <w:ilvl w:val="0"/>
          <w:numId w:val="6"/>
        </w:numPr>
      </w:pPr>
      <w:r>
        <w:t>(Item #1)</w:t>
      </w:r>
    </w:p>
    <w:p w:rsidR="004A781C" w:rsidRDefault="004A781C">
      <w:pPr>
        <w:pStyle w:val="Heading1"/>
      </w:pPr>
      <w:r>
        <w:br w:type="page"/>
      </w:r>
      <w:r>
        <w:lastRenderedPageBreak/>
        <w:t>Revision Control Log</w:t>
      </w: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720"/>
        <w:gridCol w:w="5508"/>
        <w:gridCol w:w="1350"/>
        <w:gridCol w:w="1350"/>
      </w:tblGrid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Rev #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Change Description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 xml:space="preserve">Date </w:t>
            </w:r>
          </w:p>
        </w:tc>
        <w:tc>
          <w:tcPr>
            <w:tcW w:w="1350" w:type="dxa"/>
          </w:tcPr>
          <w:p w:rsidR="00E86DED" w:rsidRDefault="00E86DED">
            <w:pPr>
              <w:spacing w:before="60"/>
              <w:rPr>
                <w:rFonts w:ascii="Arial" w:hAnsi="Arial" w:cs="Arial"/>
                <w:b/>
                <w:bCs/>
                <w:sz w:val="16"/>
              </w:rPr>
            </w:pPr>
            <w:r>
              <w:rPr>
                <w:rFonts w:ascii="Arial" w:hAnsi="Arial" w:cs="Arial"/>
                <w:b/>
                <w:bCs/>
                <w:sz w:val="16"/>
              </w:rPr>
              <w:t>Author Initials</w:t>
            </w:r>
          </w:p>
        </w:tc>
      </w:tr>
      <w:tr w:rsidR="00E86DED" w:rsidTr="00E86DED">
        <w:tc>
          <w:tcPr>
            <w:tcW w:w="720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</w:p>
        </w:tc>
        <w:tc>
          <w:tcPr>
            <w:tcW w:w="5508" w:type="dxa"/>
          </w:tcPr>
          <w:p w:rsidR="00E86DED" w:rsidRDefault="00E86DE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Initial MDD version</w:t>
            </w:r>
          </w:p>
        </w:tc>
        <w:tc>
          <w:tcPr>
            <w:tcW w:w="1350" w:type="dxa"/>
          </w:tcPr>
          <w:p w:rsidR="00E86DED" w:rsidRDefault="000B2722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30</w:t>
            </w:r>
            <w:r w:rsidR="00384BE1">
              <w:rPr>
                <w:rFonts w:ascii="Arial" w:hAnsi="Arial" w:cs="Arial"/>
                <w:sz w:val="16"/>
              </w:rPr>
              <w:t>-Mar-11</w:t>
            </w:r>
          </w:p>
        </w:tc>
        <w:tc>
          <w:tcPr>
            <w:tcW w:w="1350" w:type="dxa"/>
          </w:tcPr>
          <w:p w:rsidR="00E86DED" w:rsidRDefault="00384BE1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LW</w:t>
            </w:r>
          </w:p>
        </w:tc>
      </w:tr>
      <w:tr w:rsidR="00736ADC" w:rsidTr="00E86DED">
        <w:tc>
          <w:tcPr>
            <w:tcW w:w="720" w:type="dxa"/>
          </w:tcPr>
          <w:p w:rsidR="00736ADC" w:rsidRDefault="009778F6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3</w:t>
            </w:r>
          </w:p>
        </w:tc>
        <w:tc>
          <w:tcPr>
            <w:tcW w:w="5508" w:type="dxa"/>
          </w:tcPr>
          <w:p w:rsidR="00736ADC" w:rsidRDefault="00736AD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Corrected typo in local function </w:t>
            </w:r>
            <w:proofErr w:type="spellStart"/>
            <w:r>
              <w:rPr>
                <w:rFonts w:ascii="Arial" w:hAnsi="Arial" w:cs="Arial"/>
                <w:sz w:val="16"/>
              </w:rPr>
              <w:t>CreateStorageArray</w:t>
            </w:r>
            <w:proofErr w:type="spellEnd"/>
            <w:r>
              <w:rPr>
                <w:rFonts w:ascii="Arial" w:hAnsi="Arial" w:cs="Arial"/>
                <w:sz w:val="16"/>
              </w:rPr>
              <w:t>.</w:t>
            </w:r>
          </w:p>
        </w:tc>
        <w:tc>
          <w:tcPr>
            <w:tcW w:w="1350" w:type="dxa"/>
          </w:tcPr>
          <w:p w:rsidR="00736ADC" w:rsidRDefault="00736ADC" w:rsidP="0040047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04-Apr-11</w:t>
            </w:r>
          </w:p>
        </w:tc>
        <w:tc>
          <w:tcPr>
            <w:tcW w:w="1350" w:type="dxa"/>
          </w:tcPr>
          <w:p w:rsidR="00736ADC" w:rsidRDefault="00736ADC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YY</w:t>
            </w:r>
          </w:p>
        </w:tc>
      </w:tr>
      <w:tr w:rsidR="009778F6" w:rsidTr="00E86DED">
        <w:tc>
          <w:tcPr>
            <w:tcW w:w="720" w:type="dxa"/>
          </w:tcPr>
          <w:p w:rsidR="009778F6" w:rsidDel="009778F6" w:rsidRDefault="009778F6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5508" w:type="dxa"/>
          </w:tcPr>
          <w:p w:rsidR="009778F6" w:rsidRDefault="009778F6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Ensure that test-complete bit is accommodated.</w:t>
            </w:r>
          </w:p>
        </w:tc>
        <w:tc>
          <w:tcPr>
            <w:tcW w:w="1350" w:type="dxa"/>
          </w:tcPr>
          <w:p w:rsidR="00251CE8" w:rsidRDefault="009778F6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</w:t>
            </w:r>
            <w:r w:rsidR="00E42A83">
              <w:rPr>
                <w:rFonts w:ascii="Arial" w:hAnsi="Arial" w:cs="Arial"/>
                <w:sz w:val="16"/>
              </w:rPr>
              <w:t>5</w:t>
            </w:r>
            <w:r>
              <w:rPr>
                <w:rFonts w:ascii="Arial" w:hAnsi="Arial" w:cs="Arial"/>
                <w:sz w:val="16"/>
              </w:rPr>
              <w:t>-Apr-11</w:t>
            </w:r>
          </w:p>
        </w:tc>
        <w:tc>
          <w:tcPr>
            <w:tcW w:w="1350" w:type="dxa"/>
          </w:tcPr>
          <w:p w:rsidR="009778F6" w:rsidRDefault="009778F6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YY</w:t>
            </w:r>
          </w:p>
        </w:tc>
      </w:tr>
      <w:tr w:rsidR="004F26D5" w:rsidTr="00E86DED">
        <w:tc>
          <w:tcPr>
            <w:tcW w:w="720" w:type="dxa"/>
          </w:tcPr>
          <w:p w:rsidR="004F26D5" w:rsidRDefault="004F26D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5508" w:type="dxa"/>
          </w:tcPr>
          <w:p w:rsidR="004F26D5" w:rsidRDefault="004F26D5" w:rsidP="004F26D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Correct strategy for selecting DTCs to retain in storage-array.</w:t>
            </w:r>
          </w:p>
        </w:tc>
        <w:tc>
          <w:tcPr>
            <w:tcW w:w="1350" w:type="dxa"/>
          </w:tcPr>
          <w:p w:rsidR="004F26D5" w:rsidRDefault="004F26D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05-Apr-11</w:t>
            </w:r>
          </w:p>
        </w:tc>
        <w:tc>
          <w:tcPr>
            <w:tcW w:w="1350" w:type="dxa"/>
          </w:tcPr>
          <w:p w:rsidR="004F26D5" w:rsidRDefault="004F26D5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YY</w:t>
            </w:r>
          </w:p>
        </w:tc>
      </w:tr>
      <w:tr w:rsidR="00020C08" w:rsidTr="00E86DED">
        <w:tc>
          <w:tcPr>
            <w:tcW w:w="720" w:type="dxa"/>
          </w:tcPr>
          <w:p w:rsidR="00020C08" w:rsidRDefault="00020C08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</w:t>
            </w:r>
          </w:p>
        </w:tc>
        <w:tc>
          <w:tcPr>
            <w:tcW w:w="5508" w:type="dxa"/>
          </w:tcPr>
          <w:p w:rsidR="00020C08" w:rsidRDefault="00020C08" w:rsidP="004F26D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States and Modes based changes for combining F1 and F2 outputs.  </w:t>
            </w:r>
          </w:p>
        </w:tc>
        <w:tc>
          <w:tcPr>
            <w:tcW w:w="1350" w:type="dxa"/>
          </w:tcPr>
          <w:p w:rsidR="00020C08" w:rsidRDefault="00020C08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11-Apr-11</w:t>
            </w:r>
          </w:p>
        </w:tc>
        <w:tc>
          <w:tcPr>
            <w:tcW w:w="1350" w:type="dxa"/>
          </w:tcPr>
          <w:p w:rsidR="00020C08" w:rsidRDefault="00020C08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LWW</w:t>
            </w:r>
          </w:p>
        </w:tc>
      </w:tr>
      <w:tr w:rsidR="00B55E0E" w:rsidTr="00E86DED">
        <w:tc>
          <w:tcPr>
            <w:tcW w:w="720" w:type="dxa"/>
          </w:tcPr>
          <w:p w:rsidR="00B55E0E" w:rsidRDefault="00B55E0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5508" w:type="dxa"/>
          </w:tcPr>
          <w:p w:rsidR="00B55E0E" w:rsidRDefault="00B55E0E" w:rsidP="004F26D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Removed Fault masking and replaced Dem direct Event Status access with </w:t>
            </w:r>
            <w:proofErr w:type="spellStart"/>
            <w:r>
              <w:rPr>
                <w:rFonts w:ascii="Arial" w:hAnsi="Arial" w:cs="Arial"/>
                <w:sz w:val="16"/>
              </w:rPr>
              <w:t>DemIf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Event Status call.</w:t>
            </w:r>
          </w:p>
        </w:tc>
        <w:tc>
          <w:tcPr>
            <w:tcW w:w="1350" w:type="dxa"/>
          </w:tcPr>
          <w:p w:rsidR="00B55E0E" w:rsidRDefault="00B55E0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7-Jun-11</w:t>
            </w:r>
          </w:p>
        </w:tc>
        <w:tc>
          <w:tcPr>
            <w:tcW w:w="1350" w:type="dxa"/>
          </w:tcPr>
          <w:p w:rsidR="00B55E0E" w:rsidRDefault="00B55E0E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JJW</w:t>
            </w:r>
          </w:p>
        </w:tc>
      </w:tr>
      <w:tr w:rsidR="004F0F3D" w:rsidTr="00E86DED">
        <w:tc>
          <w:tcPr>
            <w:tcW w:w="720" w:type="dxa"/>
          </w:tcPr>
          <w:p w:rsidR="004F0F3D" w:rsidRDefault="004F0F3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</w:t>
            </w:r>
          </w:p>
        </w:tc>
        <w:tc>
          <w:tcPr>
            <w:tcW w:w="5508" w:type="dxa"/>
          </w:tcPr>
          <w:p w:rsidR="004F0F3D" w:rsidRDefault="004F0F3D" w:rsidP="004F26D5">
            <w:pPr>
              <w:spacing w:before="60"/>
              <w:rPr>
                <w:rFonts w:ascii="Arial" w:hAnsi="Arial" w:cs="Arial"/>
                <w:sz w:val="16"/>
              </w:rPr>
            </w:pPr>
            <w:r w:rsidRPr="004F0F3D">
              <w:rPr>
                <w:rFonts w:ascii="Arial" w:hAnsi="Arial" w:cs="Arial"/>
                <w:sz w:val="16"/>
              </w:rPr>
              <w:t>Updated for anomaly 3258</w:t>
            </w:r>
            <w:r w:rsidR="00904BF7">
              <w:rPr>
                <w:rFonts w:ascii="Arial" w:hAnsi="Arial" w:cs="Arial"/>
                <w:sz w:val="16"/>
              </w:rPr>
              <w:t>. Removed unused local functions.</w:t>
            </w:r>
          </w:p>
        </w:tc>
        <w:tc>
          <w:tcPr>
            <w:tcW w:w="1350" w:type="dxa"/>
          </w:tcPr>
          <w:p w:rsidR="004F0F3D" w:rsidRDefault="004F0F3D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17-Jun-11</w:t>
            </w:r>
          </w:p>
        </w:tc>
        <w:tc>
          <w:tcPr>
            <w:tcW w:w="1350" w:type="dxa"/>
          </w:tcPr>
          <w:p w:rsidR="004F0F3D" w:rsidRDefault="004F0F3D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LWW</w:t>
            </w:r>
          </w:p>
        </w:tc>
      </w:tr>
      <w:tr w:rsidR="00950021" w:rsidTr="00E86DED">
        <w:tc>
          <w:tcPr>
            <w:tcW w:w="720" w:type="dxa"/>
          </w:tcPr>
          <w:p w:rsidR="00950021" w:rsidRDefault="0095002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</w:t>
            </w:r>
          </w:p>
        </w:tc>
        <w:tc>
          <w:tcPr>
            <w:tcW w:w="5508" w:type="dxa"/>
          </w:tcPr>
          <w:p w:rsidR="00950021" w:rsidRPr="004F0F3D" w:rsidRDefault="00CD4DB9" w:rsidP="00CD4DB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Added </w:t>
            </w:r>
            <w:fldSimple w:instr=" DOCPROPERTY &quot;Module Name&quot;  \* MERGEFORMAT ">
              <w:r w:rsidRPr="009768DB">
                <w:rPr>
                  <w:rFonts w:ascii="Arial" w:hAnsi="Arial" w:cs="Arial"/>
                  <w:sz w:val="16"/>
                  <w:szCs w:val="16"/>
                </w:rPr>
                <w:t>DiagMgr</w:t>
              </w:r>
            </w:fldSimple>
            <w:r w:rsidRPr="00F96AE2">
              <w:rPr>
                <w:rFonts w:ascii="Arial" w:hAnsi="Arial" w:cs="Arial"/>
                <w:sz w:val="16"/>
                <w:szCs w:val="16"/>
              </w:rPr>
              <w:t>_</w:t>
            </w:r>
            <w:r>
              <w:rPr>
                <w:rFonts w:ascii="Arial" w:hAnsi="Arial" w:cs="Arial"/>
                <w:sz w:val="16"/>
                <w:szCs w:val="16"/>
              </w:rPr>
              <w:t>Trns2 to r</w:t>
            </w:r>
            <w:r>
              <w:rPr>
                <w:rFonts w:ascii="Arial" w:hAnsi="Arial" w:cs="Arial"/>
                <w:sz w:val="16"/>
              </w:rPr>
              <w:t>estart DEM operation cycle on OFF mode exit (a</w:t>
            </w:r>
            <w:r w:rsidR="00950021">
              <w:rPr>
                <w:rFonts w:ascii="Arial" w:hAnsi="Arial" w:cs="Arial"/>
                <w:sz w:val="16"/>
                <w:szCs w:val="16"/>
              </w:rPr>
              <w:t>nomaly 2342</w:t>
            </w:r>
            <w:r>
              <w:rPr>
                <w:rFonts w:ascii="Arial" w:hAnsi="Arial" w:cs="Arial"/>
                <w:sz w:val="16"/>
                <w:szCs w:val="16"/>
              </w:rPr>
              <w:t>)</w:t>
            </w:r>
            <w:r w:rsidR="00950021">
              <w:rPr>
                <w:rFonts w:ascii="Arial" w:hAnsi="Arial" w:cs="Arial"/>
                <w:sz w:val="16"/>
                <w:szCs w:val="16"/>
              </w:rPr>
              <w:t xml:space="preserve">                     </w:t>
            </w:r>
            <w:r>
              <w:rPr>
                <w:rFonts w:ascii="Arial" w:hAnsi="Arial" w:cs="Arial"/>
                <w:sz w:val="16"/>
                <w:szCs w:val="16"/>
              </w:rPr>
              <w:t xml:space="preserve">                                                         </w:t>
            </w:r>
            <w:r w:rsidR="00950021">
              <w:rPr>
                <w:rFonts w:ascii="Arial" w:hAnsi="Arial" w:cs="Arial"/>
                <w:sz w:val="16"/>
                <w:szCs w:val="16"/>
              </w:rPr>
              <w:t xml:space="preserve">CR#4270 </w:t>
            </w:r>
          </w:p>
        </w:tc>
        <w:tc>
          <w:tcPr>
            <w:tcW w:w="1350" w:type="dxa"/>
          </w:tcPr>
          <w:p w:rsidR="00950021" w:rsidRDefault="00950021" w:rsidP="0095002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17-Jun-11</w:t>
            </w:r>
          </w:p>
        </w:tc>
        <w:tc>
          <w:tcPr>
            <w:tcW w:w="1350" w:type="dxa"/>
          </w:tcPr>
          <w:p w:rsidR="00950021" w:rsidRDefault="00950021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BDO</w:t>
            </w:r>
          </w:p>
        </w:tc>
      </w:tr>
      <w:tr w:rsidR="007F3A3E" w:rsidTr="00E86DED">
        <w:tc>
          <w:tcPr>
            <w:tcW w:w="720" w:type="dxa"/>
          </w:tcPr>
          <w:p w:rsidR="007F3A3E" w:rsidRDefault="00BA6DCB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10</w:t>
            </w:r>
          </w:p>
        </w:tc>
        <w:tc>
          <w:tcPr>
            <w:tcW w:w="5508" w:type="dxa"/>
          </w:tcPr>
          <w:p w:rsidR="007F3A3E" w:rsidRDefault="00BA6DCB" w:rsidP="00CD4DB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Initial component implementation</w:t>
            </w:r>
          </w:p>
        </w:tc>
        <w:tc>
          <w:tcPr>
            <w:tcW w:w="1350" w:type="dxa"/>
          </w:tcPr>
          <w:p w:rsidR="007F3A3E" w:rsidRDefault="00BA6DCB" w:rsidP="0095002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13-Jan-12</w:t>
            </w:r>
          </w:p>
        </w:tc>
        <w:tc>
          <w:tcPr>
            <w:tcW w:w="1350" w:type="dxa"/>
          </w:tcPr>
          <w:p w:rsidR="007F3A3E" w:rsidRDefault="00BA6DCB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LWW</w:t>
            </w:r>
          </w:p>
        </w:tc>
      </w:tr>
      <w:tr w:rsidR="00AA1B6A" w:rsidTr="00E86DED">
        <w:tc>
          <w:tcPr>
            <w:tcW w:w="720" w:type="dxa"/>
          </w:tcPr>
          <w:p w:rsidR="00AA1B6A" w:rsidRDefault="00AA1B6A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</w:t>
            </w:r>
          </w:p>
        </w:tc>
        <w:tc>
          <w:tcPr>
            <w:tcW w:w="5508" w:type="dxa"/>
          </w:tcPr>
          <w:p w:rsidR="00AA1B6A" w:rsidRDefault="00AA1B6A" w:rsidP="00CD4DB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 xml:space="preserve">Changed </w:t>
            </w:r>
            <w:proofErr w:type="spellStart"/>
            <w:r>
              <w:rPr>
                <w:rFonts w:ascii="Arial" w:hAnsi="Arial" w:cs="Arial"/>
                <w:sz w:val="16"/>
              </w:rPr>
              <w:t>NTCInfo_T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to </w:t>
            </w:r>
            <w:proofErr w:type="spellStart"/>
            <w:r>
              <w:rPr>
                <w:rFonts w:ascii="Arial" w:hAnsi="Arial" w:cs="Arial"/>
                <w:sz w:val="16"/>
              </w:rPr>
              <w:t>NTCInfo_Str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for Data Dictionary compatibility</w:t>
            </w:r>
          </w:p>
        </w:tc>
        <w:tc>
          <w:tcPr>
            <w:tcW w:w="1350" w:type="dxa"/>
          </w:tcPr>
          <w:p w:rsidR="00AA1B6A" w:rsidRDefault="00AA1B6A" w:rsidP="0095002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27-Jan-12</w:t>
            </w:r>
          </w:p>
        </w:tc>
        <w:tc>
          <w:tcPr>
            <w:tcW w:w="1350" w:type="dxa"/>
          </w:tcPr>
          <w:p w:rsidR="00AA1B6A" w:rsidRDefault="00AA1B6A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OT</w:t>
            </w:r>
          </w:p>
        </w:tc>
      </w:tr>
      <w:tr w:rsidR="00D3719E" w:rsidTr="00E86DED">
        <w:tc>
          <w:tcPr>
            <w:tcW w:w="720" w:type="dxa"/>
          </w:tcPr>
          <w:p w:rsidR="00D3719E" w:rsidRDefault="00D3719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  <w:r w:rsidR="008C368E">
              <w:rPr>
                <w:rFonts w:ascii="Arial" w:hAnsi="Arial" w:cs="Arial"/>
                <w:sz w:val="16"/>
              </w:rPr>
              <w:t>5</w:t>
            </w:r>
          </w:p>
        </w:tc>
        <w:tc>
          <w:tcPr>
            <w:tcW w:w="5508" w:type="dxa"/>
          </w:tcPr>
          <w:p w:rsidR="00D3719E" w:rsidRDefault="00D3719E" w:rsidP="00CD4DB9">
            <w:pPr>
              <w:spacing w:before="60"/>
              <w:rPr>
                <w:rFonts w:ascii="Arial" w:hAnsi="Arial" w:cs="Arial"/>
                <w:sz w:val="16"/>
              </w:rPr>
            </w:pPr>
            <w:r w:rsidRPr="00D3719E">
              <w:rPr>
                <w:rFonts w:ascii="Arial" w:hAnsi="Arial" w:cs="Arial"/>
                <w:sz w:val="16"/>
              </w:rPr>
              <w:t xml:space="preserve">Updates to support bit 5, 6 from DTC outline </w:t>
            </w:r>
            <w:r w:rsidR="003449AE" w:rsidRPr="00D3719E">
              <w:rPr>
                <w:rFonts w:ascii="Arial" w:hAnsi="Arial" w:cs="Arial"/>
                <w:sz w:val="16"/>
              </w:rPr>
              <w:t>Structure</w:t>
            </w:r>
            <w:r w:rsidRPr="00D3719E">
              <w:rPr>
                <w:rFonts w:ascii="Arial" w:hAnsi="Arial" w:cs="Arial"/>
                <w:sz w:val="16"/>
              </w:rPr>
              <w:t xml:space="preserve"> Version 2</w:t>
            </w:r>
            <w:r w:rsidR="008C368E">
              <w:rPr>
                <w:rFonts w:ascii="Arial" w:hAnsi="Arial" w:cs="Arial"/>
                <w:sz w:val="16"/>
              </w:rPr>
              <w:t>. Changed the version to 15 to align with the version in synergy</w:t>
            </w:r>
          </w:p>
        </w:tc>
        <w:tc>
          <w:tcPr>
            <w:tcW w:w="1350" w:type="dxa"/>
          </w:tcPr>
          <w:p w:rsidR="00D3719E" w:rsidRDefault="00D3719E" w:rsidP="003449A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</w:t>
            </w:r>
            <w:r w:rsidR="003449AE">
              <w:rPr>
                <w:rFonts w:ascii="Arial" w:hAnsi="Arial" w:cs="Arial"/>
                <w:sz w:val="16"/>
              </w:rPr>
              <w:t>7</w:t>
            </w:r>
            <w:r>
              <w:rPr>
                <w:rFonts w:ascii="Arial" w:hAnsi="Arial" w:cs="Arial"/>
                <w:sz w:val="16"/>
              </w:rPr>
              <w:t>-Apr-12</w:t>
            </w:r>
          </w:p>
        </w:tc>
        <w:tc>
          <w:tcPr>
            <w:tcW w:w="1350" w:type="dxa"/>
          </w:tcPr>
          <w:p w:rsidR="00D3719E" w:rsidRDefault="00D3719E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VK</w:t>
            </w:r>
          </w:p>
        </w:tc>
      </w:tr>
      <w:tr w:rsidR="00FE3F2C" w:rsidTr="00E86DED">
        <w:tc>
          <w:tcPr>
            <w:tcW w:w="720" w:type="dxa"/>
          </w:tcPr>
          <w:p w:rsidR="00FE3F2C" w:rsidRDefault="00FE3F2C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16</w:t>
            </w:r>
          </w:p>
        </w:tc>
        <w:tc>
          <w:tcPr>
            <w:tcW w:w="5508" w:type="dxa"/>
          </w:tcPr>
          <w:p w:rsidR="00FE3F2C" w:rsidRPr="00D3719E" w:rsidRDefault="00FE3F2C" w:rsidP="00CD4DB9">
            <w:pPr>
              <w:spacing w:before="60"/>
              <w:rPr>
                <w:rFonts w:ascii="Arial" w:hAnsi="Arial" w:cs="Arial"/>
                <w:sz w:val="16"/>
              </w:rPr>
            </w:pPr>
            <w:r w:rsidRPr="00FE3F2C">
              <w:rPr>
                <w:rFonts w:ascii="Arial" w:hAnsi="Arial" w:cs="Arial"/>
                <w:sz w:val="16"/>
              </w:rPr>
              <w:t>Updates to mask all faults when in OFF state</w:t>
            </w:r>
          </w:p>
        </w:tc>
        <w:tc>
          <w:tcPr>
            <w:tcW w:w="1350" w:type="dxa"/>
          </w:tcPr>
          <w:p w:rsidR="00FE3F2C" w:rsidRDefault="00FE3F2C" w:rsidP="003449A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22-Apr-12</w:t>
            </w:r>
          </w:p>
        </w:tc>
        <w:tc>
          <w:tcPr>
            <w:tcW w:w="1350" w:type="dxa"/>
          </w:tcPr>
          <w:p w:rsidR="00FE3F2C" w:rsidRDefault="00FE3F2C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VK</w:t>
            </w:r>
          </w:p>
        </w:tc>
      </w:tr>
      <w:tr w:rsidR="00F07705" w:rsidTr="00E86DED">
        <w:tc>
          <w:tcPr>
            <w:tcW w:w="720" w:type="dxa"/>
          </w:tcPr>
          <w:p w:rsidR="00F07705" w:rsidRDefault="00F07705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17</w:t>
            </w:r>
          </w:p>
        </w:tc>
        <w:tc>
          <w:tcPr>
            <w:tcW w:w="5508" w:type="dxa"/>
          </w:tcPr>
          <w:p w:rsidR="00F07705" w:rsidRPr="00FE3F2C" w:rsidRDefault="00F07705" w:rsidP="00CD4DB9">
            <w:pPr>
              <w:spacing w:before="60"/>
              <w:rPr>
                <w:rFonts w:ascii="Arial" w:hAnsi="Arial" w:cs="Arial"/>
                <w:sz w:val="16"/>
              </w:rPr>
            </w:pPr>
            <w:r w:rsidRPr="00F07705">
              <w:rPr>
                <w:rFonts w:ascii="Arial" w:hAnsi="Arial" w:cs="Arial"/>
                <w:sz w:val="16"/>
              </w:rPr>
              <w:t xml:space="preserve">Updates to </w:t>
            </w:r>
            <w:proofErr w:type="spellStart"/>
            <w:r w:rsidRPr="00F07705">
              <w:rPr>
                <w:rFonts w:ascii="Arial" w:hAnsi="Arial" w:cs="Arial"/>
                <w:sz w:val="16"/>
              </w:rPr>
              <w:t>inihibit</w:t>
            </w:r>
            <w:proofErr w:type="spellEnd"/>
            <w:r w:rsidRPr="00F07705"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 w:rsidRPr="00F07705">
              <w:rPr>
                <w:rFonts w:ascii="Arial" w:hAnsi="Arial" w:cs="Arial"/>
                <w:sz w:val="16"/>
              </w:rPr>
              <w:t>warminit</w:t>
            </w:r>
            <w:proofErr w:type="spellEnd"/>
            <w:r w:rsidRPr="00F07705">
              <w:rPr>
                <w:rFonts w:ascii="Arial" w:hAnsi="Arial" w:cs="Arial"/>
                <w:sz w:val="16"/>
              </w:rPr>
              <w:t xml:space="preserve"> bit in all states except operate</w:t>
            </w:r>
          </w:p>
        </w:tc>
        <w:tc>
          <w:tcPr>
            <w:tcW w:w="1350" w:type="dxa"/>
          </w:tcPr>
          <w:p w:rsidR="00F07705" w:rsidRDefault="00F07705" w:rsidP="003449A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01-May-12</w:t>
            </w:r>
          </w:p>
        </w:tc>
        <w:tc>
          <w:tcPr>
            <w:tcW w:w="1350" w:type="dxa"/>
          </w:tcPr>
          <w:p w:rsidR="00F07705" w:rsidRDefault="00F07705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VK</w:t>
            </w:r>
          </w:p>
        </w:tc>
      </w:tr>
      <w:tr w:rsidR="00D70567" w:rsidTr="00E86DED">
        <w:tc>
          <w:tcPr>
            <w:tcW w:w="720" w:type="dxa"/>
          </w:tcPr>
          <w:p w:rsidR="00D70567" w:rsidRDefault="00D70567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18</w:t>
            </w:r>
          </w:p>
        </w:tc>
        <w:tc>
          <w:tcPr>
            <w:tcW w:w="5508" w:type="dxa"/>
          </w:tcPr>
          <w:p w:rsidR="00D70567" w:rsidRPr="00F07705" w:rsidRDefault="00D70567" w:rsidP="00CD4DB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Anomaly 3313 (</w:t>
            </w:r>
            <w:proofErr w:type="spellStart"/>
            <w:r>
              <w:rPr>
                <w:rFonts w:ascii="Arial" w:hAnsi="Arial" w:cs="Arial"/>
                <w:sz w:val="16"/>
              </w:rPr>
              <w:t>MaxRampRate</w:t>
            </w:r>
            <w:proofErr w:type="spellEnd"/>
            <w:r>
              <w:rPr>
                <w:rFonts w:ascii="Arial" w:hAnsi="Arial" w:cs="Arial"/>
                <w:sz w:val="16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6"/>
              </w:rPr>
              <w:t>overindexing</w:t>
            </w:r>
            <w:proofErr w:type="spellEnd"/>
            <w:r>
              <w:rPr>
                <w:rFonts w:ascii="Arial" w:hAnsi="Arial" w:cs="Arial"/>
                <w:sz w:val="16"/>
              </w:rPr>
              <w:t>)</w:t>
            </w:r>
          </w:p>
        </w:tc>
        <w:tc>
          <w:tcPr>
            <w:tcW w:w="1350" w:type="dxa"/>
          </w:tcPr>
          <w:p w:rsidR="00D70567" w:rsidRDefault="00D70567" w:rsidP="003449A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22-May-12</w:t>
            </w:r>
          </w:p>
        </w:tc>
        <w:tc>
          <w:tcPr>
            <w:tcW w:w="1350" w:type="dxa"/>
          </w:tcPr>
          <w:p w:rsidR="00D70567" w:rsidRDefault="00D70567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OT</w:t>
            </w:r>
          </w:p>
        </w:tc>
      </w:tr>
      <w:tr w:rsidR="008869E9" w:rsidTr="00E86DED">
        <w:tc>
          <w:tcPr>
            <w:tcW w:w="720" w:type="dxa"/>
          </w:tcPr>
          <w:p w:rsidR="008869E9" w:rsidRDefault="008869E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19</w:t>
            </w:r>
          </w:p>
        </w:tc>
        <w:tc>
          <w:tcPr>
            <w:tcW w:w="5508" w:type="dxa"/>
          </w:tcPr>
          <w:p w:rsidR="008869E9" w:rsidRDefault="008869E9" w:rsidP="00CD4DB9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Update for new fault response bits</w:t>
            </w:r>
          </w:p>
        </w:tc>
        <w:tc>
          <w:tcPr>
            <w:tcW w:w="1350" w:type="dxa"/>
          </w:tcPr>
          <w:p w:rsidR="008869E9" w:rsidRDefault="008869E9" w:rsidP="003449AE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20-Jun-12</w:t>
            </w:r>
          </w:p>
        </w:tc>
        <w:tc>
          <w:tcPr>
            <w:tcW w:w="1350" w:type="dxa"/>
          </w:tcPr>
          <w:p w:rsidR="008869E9" w:rsidRDefault="008869E9" w:rsidP="00384BE1">
            <w:pPr>
              <w:spacing w:before="60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LWW</w:t>
            </w:r>
          </w:p>
        </w:tc>
      </w:tr>
      <w:tr w:rsidR="002B3502" w:rsidTr="00E86DED">
        <w:trPr>
          <w:ins w:id="195" w:author="Lucas Wendling" w:date="2012-07-20T09:36:00Z"/>
        </w:trPr>
        <w:tc>
          <w:tcPr>
            <w:tcW w:w="720" w:type="dxa"/>
          </w:tcPr>
          <w:p w:rsidR="002B3502" w:rsidRDefault="002B3502">
            <w:pPr>
              <w:spacing w:before="60"/>
              <w:rPr>
                <w:ins w:id="196" w:author="Lucas Wendling" w:date="2012-07-20T09:36:00Z"/>
                <w:rFonts w:ascii="Arial" w:hAnsi="Arial" w:cs="Arial"/>
                <w:sz w:val="16"/>
              </w:rPr>
            </w:pPr>
            <w:ins w:id="197" w:author="Lucas Wendling" w:date="2012-07-20T09:36:00Z">
              <w:r>
                <w:rPr>
                  <w:rFonts w:ascii="Arial" w:hAnsi="Arial" w:cs="Arial"/>
                  <w:sz w:val="16"/>
                </w:rPr>
                <w:t>20</w:t>
              </w:r>
            </w:ins>
          </w:p>
        </w:tc>
        <w:tc>
          <w:tcPr>
            <w:tcW w:w="5508" w:type="dxa"/>
          </w:tcPr>
          <w:p w:rsidR="002B3502" w:rsidRDefault="002B3502" w:rsidP="00CD4DB9">
            <w:pPr>
              <w:spacing w:before="60"/>
              <w:rPr>
                <w:ins w:id="198" w:author="Lucas Wendling" w:date="2012-07-20T09:36:00Z"/>
                <w:rFonts w:ascii="Arial" w:hAnsi="Arial" w:cs="Arial"/>
                <w:sz w:val="16"/>
              </w:rPr>
            </w:pPr>
            <w:ins w:id="199" w:author="Lucas Wendling" w:date="2012-07-20T09:36:00Z">
              <w:r>
                <w:rPr>
                  <w:rFonts w:ascii="Arial" w:hAnsi="Arial" w:cs="Arial"/>
                  <w:sz w:val="16"/>
                </w:rPr>
                <w:t>Added fault queue to handle faults being called prior to diagnostic manager initialization</w:t>
              </w:r>
            </w:ins>
          </w:p>
        </w:tc>
        <w:tc>
          <w:tcPr>
            <w:tcW w:w="1350" w:type="dxa"/>
          </w:tcPr>
          <w:p w:rsidR="002B3502" w:rsidRDefault="002B3502" w:rsidP="003449AE">
            <w:pPr>
              <w:spacing w:before="60"/>
              <w:rPr>
                <w:ins w:id="200" w:author="Lucas Wendling" w:date="2012-07-20T09:36:00Z"/>
                <w:rFonts w:ascii="Arial" w:hAnsi="Arial" w:cs="Arial"/>
                <w:sz w:val="16"/>
              </w:rPr>
            </w:pPr>
            <w:ins w:id="201" w:author="Lucas Wendling" w:date="2012-07-20T09:37:00Z">
              <w:r>
                <w:rPr>
                  <w:rFonts w:ascii="Arial" w:hAnsi="Arial" w:cs="Arial"/>
                  <w:sz w:val="16"/>
                </w:rPr>
                <w:t>20-Jul-12</w:t>
              </w:r>
            </w:ins>
          </w:p>
        </w:tc>
        <w:tc>
          <w:tcPr>
            <w:tcW w:w="1350" w:type="dxa"/>
          </w:tcPr>
          <w:p w:rsidR="002B3502" w:rsidRDefault="002B3502" w:rsidP="00384BE1">
            <w:pPr>
              <w:spacing w:before="60"/>
              <w:rPr>
                <w:ins w:id="202" w:author="Lucas Wendling" w:date="2012-07-20T09:36:00Z"/>
                <w:rFonts w:ascii="Arial" w:hAnsi="Arial" w:cs="Arial"/>
                <w:sz w:val="16"/>
              </w:rPr>
            </w:pPr>
            <w:ins w:id="203" w:author="Lucas Wendling" w:date="2012-07-20T09:37:00Z">
              <w:r>
                <w:rPr>
                  <w:rFonts w:ascii="Arial" w:hAnsi="Arial" w:cs="Arial"/>
                  <w:sz w:val="16"/>
                </w:rPr>
                <w:t>LWW</w:t>
              </w:r>
            </w:ins>
          </w:p>
        </w:tc>
      </w:tr>
    </w:tbl>
    <w:p w:rsidR="00107819" w:rsidRDefault="00107819"/>
    <w:sectPr w:rsidR="00107819" w:rsidSect="00714BF5">
      <w:headerReference w:type="default" r:id="rId47"/>
      <w:footerReference w:type="default" r:id="rId48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E7EF2" w:rsidRDefault="008E7EF2">
      <w:r>
        <w:separator/>
      </w:r>
    </w:p>
  </w:endnote>
  <w:endnote w:type="continuationSeparator" w:id="0">
    <w:p w:rsidR="008E7EF2" w:rsidRDefault="008E7EF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12" w:rsidRDefault="00AD1A12">
    <w:pPr>
      <w:pStyle w:val="Footer"/>
    </w:pPr>
    <w:r>
      <w:rPr>
        <w:snapToGrid w:val="0"/>
      </w:rPr>
      <w:tab/>
    </w:r>
    <w:fldSimple w:instr=" DOCPROPERTY &quot;Company&quot;  \* MERGEFORMAT ">
      <w:r w:rsidRPr="00932E00">
        <w:rPr>
          <w:rFonts w:ascii="Times" w:hAnsi="Times"/>
          <w:caps/>
          <w:snapToGrid w:val="0"/>
        </w:rPr>
        <w:t>Nexteer</w:t>
      </w:r>
    </w:fldSimple>
    <w:r>
      <w:rPr>
        <w:snapToGrid w:val="0"/>
      </w:rPr>
      <w:t xml:space="preserve"> CONFIDENTIAL</w:t>
    </w:r>
    <w:r>
      <w:rPr>
        <w:snapToGrid w:val="0"/>
      </w:rPr>
      <w:tab/>
    </w:r>
    <w:r>
      <w:rPr>
        <w:snapToGrid w:val="0"/>
        <w:sz w:val="16"/>
      </w:rPr>
      <w:t>S/W module design template, Rev 2.2b+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E7EF2" w:rsidRDefault="008E7EF2">
      <w:r>
        <w:separator/>
      </w:r>
    </w:p>
  </w:footnote>
  <w:footnote w:type="continuationSeparator" w:id="0">
    <w:p w:rsidR="008E7EF2" w:rsidRDefault="008E7EF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1A12" w:rsidRDefault="00AD1A12">
    <w:pPr>
      <w:pStyle w:val="Header"/>
      <w:pBdr>
        <w:bottom w:val="single" w:sz="4" w:space="1" w:color="auto"/>
      </w:pBdr>
      <w:jc w:val="center"/>
      <w:rPr>
        <w:b/>
      </w:rPr>
    </w:pPr>
    <w:r>
      <w:rPr>
        <w:b/>
      </w:rPr>
      <w:t>SOFTWARE MODULE DESIGN SPECIFICATION</w:t>
    </w:r>
  </w:p>
  <w:tbl>
    <w:tblPr>
      <w:tblW w:w="0" w:type="auto"/>
      <w:tblInd w:w="18" w:type="dxa"/>
      <w:tblLayout w:type="fixed"/>
      <w:tblLook w:val="0000"/>
    </w:tblPr>
    <w:tblGrid>
      <w:gridCol w:w="990"/>
      <w:gridCol w:w="1530"/>
      <w:gridCol w:w="1260"/>
      <w:gridCol w:w="2610"/>
      <w:gridCol w:w="1170"/>
      <w:gridCol w:w="1350"/>
    </w:tblGrid>
    <w:tr w:rsidR="00AD1A12">
      <w:trPr>
        <w:cantSplit/>
      </w:trPr>
      <w:tc>
        <w:tcPr>
          <w:tcW w:w="990" w:type="dxa"/>
        </w:tcPr>
        <w:p w:rsidR="00AD1A12" w:rsidRDefault="00AD1A12">
          <w:pPr>
            <w:pStyle w:val="Header"/>
          </w:pPr>
          <w:r>
            <w:t>Title:</w:t>
          </w:r>
        </w:p>
      </w:tc>
      <w:tc>
        <w:tcPr>
          <w:tcW w:w="5400" w:type="dxa"/>
          <w:gridSpan w:val="3"/>
          <w:vMerge w:val="restart"/>
        </w:tcPr>
        <w:p w:rsidR="00AD1A12" w:rsidRDefault="00AD1A12">
          <w:pPr>
            <w:pStyle w:val="Header"/>
          </w:pPr>
          <w:fldSimple w:instr=" DOCPROPERTY &quot;Document Title&quot;  \* MERGEFORMAT ">
            <w:r>
              <w:t>Diagnostics Manager</w:t>
            </w:r>
          </w:fldSimple>
        </w:p>
        <w:p w:rsidR="00AD1A12" w:rsidRDefault="00AD1A12">
          <w:pPr>
            <w:pStyle w:val="Header"/>
          </w:pPr>
          <w:fldSimple w:instr=" DOCPROPERTY &quot;Product Line&quot;  \* MERGEFORMAT ">
            <w:r>
              <w:t>Gen II+ EPS</w:t>
            </w:r>
          </w:fldSimple>
        </w:p>
      </w:tc>
      <w:tc>
        <w:tcPr>
          <w:tcW w:w="1170" w:type="dxa"/>
        </w:tcPr>
        <w:p w:rsidR="00AD1A12" w:rsidRDefault="00AD1A12">
          <w:pPr>
            <w:pStyle w:val="Header"/>
          </w:pPr>
          <w:r>
            <w:t>Revision:</w:t>
          </w:r>
        </w:p>
      </w:tc>
      <w:tc>
        <w:tcPr>
          <w:tcW w:w="1350" w:type="dxa"/>
        </w:tcPr>
        <w:p w:rsidR="00AD1A12" w:rsidRDefault="00AD1A12" w:rsidP="00F07705">
          <w:pPr>
            <w:pStyle w:val="Header"/>
          </w:pPr>
          <w:del w:id="204" w:author="Lucas Wendling" w:date="2012-07-20T08:23:00Z">
            <w:r w:rsidDel="009B6037">
              <w:delText>19</w:delText>
            </w:r>
          </w:del>
          <w:ins w:id="205" w:author="Lucas Wendling" w:date="2012-07-20T08:23:00Z">
            <w:r>
              <w:t>20</w:t>
            </w:r>
          </w:ins>
        </w:p>
      </w:tc>
    </w:tr>
    <w:tr w:rsidR="00AD1A12">
      <w:trPr>
        <w:cantSplit/>
      </w:trPr>
      <w:tc>
        <w:tcPr>
          <w:tcW w:w="990" w:type="dxa"/>
        </w:tcPr>
        <w:p w:rsidR="00AD1A12" w:rsidRDefault="00AD1A12">
          <w:pPr>
            <w:pStyle w:val="Header"/>
          </w:pPr>
          <w:r>
            <w:t xml:space="preserve">Product:     </w:t>
          </w:r>
        </w:p>
      </w:tc>
      <w:tc>
        <w:tcPr>
          <w:tcW w:w="5400" w:type="dxa"/>
          <w:gridSpan w:val="3"/>
          <w:vMerge/>
        </w:tcPr>
        <w:p w:rsidR="00AD1A12" w:rsidRDefault="00AD1A12">
          <w:pPr>
            <w:pStyle w:val="Header"/>
            <w:jc w:val="center"/>
          </w:pPr>
        </w:p>
      </w:tc>
      <w:tc>
        <w:tcPr>
          <w:tcW w:w="1170" w:type="dxa"/>
        </w:tcPr>
        <w:p w:rsidR="00AD1A12" w:rsidRDefault="00AD1A12">
          <w:pPr>
            <w:pStyle w:val="Header"/>
          </w:pPr>
          <w:r>
            <w:t>Rev. Date:</w:t>
          </w:r>
        </w:p>
      </w:tc>
      <w:tc>
        <w:tcPr>
          <w:tcW w:w="1350" w:type="dxa"/>
        </w:tcPr>
        <w:p w:rsidR="00AD1A12" w:rsidRDefault="00AD1A12" w:rsidP="009B6037">
          <w:pPr>
            <w:pStyle w:val="Header"/>
          </w:pPr>
          <w:r>
            <w:t>20-</w:t>
          </w:r>
          <w:del w:id="206" w:author="Lucas Wendling" w:date="2012-07-20T08:23:00Z">
            <w:r w:rsidDel="009B6037">
              <w:delText>Jun</w:delText>
            </w:r>
          </w:del>
          <w:ins w:id="207" w:author="Lucas Wendling" w:date="2012-07-20T08:23:00Z">
            <w:r>
              <w:t>Jul</w:t>
            </w:r>
          </w:ins>
          <w:r>
            <w:t xml:space="preserve">-12  </w:t>
          </w:r>
        </w:p>
      </w:tc>
    </w:tr>
    <w:tr w:rsidR="00AD1A12">
      <w:trPr>
        <w:cantSplit/>
      </w:trPr>
      <w:tc>
        <w:tcPr>
          <w:tcW w:w="990" w:type="dxa"/>
        </w:tcPr>
        <w:p w:rsidR="00AD1A12" w:rsidRDefault="00AD1A12">
          <w:pPr>
            <w:pStyle w:val="Header"/>
          </w:pPr>
          <w:r>
            <w:t>Group:</w:t>
          </w:r>
        </w:p>
      </w:tc>
      <w:tc>
        <w:tcPr>
          <w:tcW w:w="1530" w:type="dxa"/>
        </w:tcPr>
        <w:p w:rsidR="00AD1A12" w:rsidRDefault="00AD1A12">
          <w:pPr>
            <w:pStyle w:val="Header"/>
          </w:pPr>
          <w:r>
            <w:t>ESG</w:t>
          </w:r>
        </w:p>
      </w:tc>
      <w:tc>
        <w:tcPr>
          <w:tcW w:w="1260" w:type="dxa"/>
        </w:tcPr>
        <w:p w:rsidR="00AD1A12" w:rsidRDefault="00AD1A12">
          <w:pPr>
            <w:pStyle w:val="Header"/>
          </w:pPr>
          <w:r>
            <w:t>Originator:</w:t>
          </w:r>
        </w:p>
      </w:tc>
      <w:tc>
        <w:tcPr>
          <w:tcW w:w="2610" w:type="dxa"/>
        </w:tcPr>
        <w:p w:rsidR="00AD1A12" w:rsidRDefault="00AD1A12">
          <w:pPr>
            <w:pStyle w:val="Header"/>
          </w:pPr>
          <w:fldSimple w:instr=" USERNAME  \* MERGEFORMAT ">
            <w:r>
              <w:rPr>
                <w:noProof/>
              </w:rPr>
              <w:t>Owen Tosh (nzx5jd)</w:t>
            </w:r>
          </w:fldSimple>
        </w:p>
      </w:tc>
      <w:tc>
        <w:tcPr>
          <w:tcW w:w="1170" w:type="dxa"/>
        </w:tcPr>
        <w:p w:rsidR="00AD1A12" w:rsidRDefault="00AD1A12">
          <w:pPr>
            <w:pStyle w:val="Header"/>
          </w:pPr>
          <w:r>
            <w:t>Page:</w:t>
          </w:r>
        </w:p>
      </w:tc>
      <w:tc>
        <w:tcPr>
          <w:tcW w:w="1350" w:type="dxa"/>
        </w:tcPr>
        <w:p w:rsidR="00AD1A12" w:rsidRDefault="00AD1A12">
          <w:pPr>
            <w:pStyle w:val="Header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C74708">
            <w:rPr>
              <w:rStyle w:val="PageNumber"/>
              <w:noProof/>
            </w:rPr>
            <w:t>15</w:t>
          </w:r>
          <w:r>
            <w:rPr>
              <w:rStyle w:val="PageNumber"/>
            </w:rPr>
            <w:fldChar w:fldCharType="end"/>
          </w:r>
          <w:r>
            <w:rPr>
              <w:rStyle w:val="PageNumber"/>
            </w:rPr>
            <w:t xml:space="preserve"> of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NUMPAGES </w:instrText>
          </w:r>
          <w:r>
            <w:rPr>
              <w:rStyle w:val="PageNumber"/>
            </w:rPr>
            <w:fldChar w:fldCharType="separate"/>
          </w:r>
          <w:r w:rsidR="00C74708">
            <w:rPr>
              <w:rStyle w:val="PageNumber"/>
              <w:noProof/>
            </w:rPr>
            <w:t>39</w:t>
          </w:r>
          <w:r>
            <w:rPr>
              <w:rStyle w:val="PageNumber"/>
            </w:rPr>
            <w:fldChar w:fldCharType="end"/>
          </w:r>
        </w:p>
      </w:tc>
    </w:tr>
  </w:tbl>
  <w:p w:rsidR="00AD1A12" w:rsidRDefault="00AD1A12">
    <w:pPr>
      <w:pStyle w:val="Header"/>
      <w:pBdr>
        <w:top w:val="single" w:sz="4" w:space="1" w:color="auto"/>
      </w:pBdr>
      <w:rPr>
        <w:sz w:val="16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."/>
      <w:legacy w:legacy="1" w:legacySpace="0" w:legacyIndent="0"/>
      <w:lvlJc w:val="left"/>
    </w:lvl>
    <w:lvl w:ilvl="2">
      <w:start w:val="1"/>
      <w:numFmt w:val="decimal"/>
      <w:lvlText w:val="%1.%2.%3."/>
      <w:legacy w:legacy="1" w:legacySpace="0" w:legacyIndent="0"/>
      <w:lvlJc w:val="left"/>
    </w:lvl>
    <w:lvl w:ilvl="3">
      <w:start w:val="1"/>
      <w:numFmt w:val="decimal"/>
      <w:lvlText w:val="%1.%2.%3.%4."/>
      <w:legacy w:legacy="1" w:legacySpace="0" w:legacyIndent="0"/>
      <w:lvlJc w:val="left"/>
      <w:pPr>
        <w:ind w:left="432"/>
      </w:pPr>
    </w:lvl>
    <w:lvl w:ilvl="4">
      <w:start w:val="1"/>
      <w:numFmt w:val="decimal"/>
      <w:lvlText w:val="%1.%2.%3.%4.%5."/>
      <w:legacy w:legacy="1" w:legacySpace="0" w:legacyIndent="0"/>
      <w:lvlJc w:val="left"/>
      <w:pPr>
        <w:ind w:left="432"/>
      </w:pPr>
    </w:lvl>
    <w:lvl w:ilvl="5">
      <w:start w:val="1"/>
      <w:numFmt w:val="decimal"/>
      <w:lvlText w:val="%1.%2.%3.%4.%5.%6."/>
      <w:legacy w:legacy="1" w:legacySpace="0" w:legacyIndent="0"/>
      <w:lvlJc w:val="left"/>
      <w:pPr>
        <w:ind w:left="432"/>
      </w:pPr>
    </w:lvl>
    <w:lvl w:ilvl="6">
      <w:start w:val="1"/>
      <w:numFmt w:val="decimal"/>
      <w:lvlText w:val="%1.%2.%3.%4.%5.%6.%7."/>
      <w:legacy w:legacy="1" w:legacySpace="0" w:legacyIndent="0"/>
      <w:lvlJc w:val="left"/>
      <w:pPr>
        <w:ind w:left="864"/>
      </w:pPr>
    </w:lvl>
    <w:lvl w:ilvl="7">
      <w:start w:val="1"/>
      <w:numFmt w:val="decimal"/>
      <w:lvlText w:val="%1.%2.%3.%4.%5.%6.%7.%8."/>
      <w:legacy w:legacy="1" w:legacySpace="0" w:legacyIndent="0"/>
      <w:lvlJc w:val="left"/>
      <w:pPr>
        <w:ind w:left="864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720" w:hanging="720"/>
      </w:pPr>
    </w:lvl>
  </w:abstractNum>
  <w:abstractNum w:abstractNumId="1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D66112E"/>
    <w:multiLevelType w:val="hybridMultilevel"/>
    <w:tmpl w:val="24147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D91408"/>
    <w:multiLevelType w:val="hybridMultilevel"/>
    <w:tmpl w:val="623AA95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8F33946"/>
    <w:multiLevelType w:val="hybridMultilevel"/>
    <w:tmpl w:val="DA1869F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40DF6B9B"/>
    <w:multiLevelType w:val="singleLevel"/>
    <w:tmpl w:val="C08E9B58"/>
    <w:lvl w:ilvl="0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7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8521A26"/>
    <w:multiLevelType w:val="hybridMultilevel"/>
    <w:tmpl w:val="A4C245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75713D2B"/>
    <w:multiLevelType w:val="singleLevel"/>
    <w:tmpl w:val="CB564B30"/>
    <w:lvl w:ilvl="0">
      <w:start w:val="1"/>
      <w:numFmt w:val="decimal"/>
      <w:lvlText w:val="(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>
    <w:nsid w:val="7D97510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 w:numId="8">
    <w:abstractNumId w:val="4"/>
  </w:num>
  <w:num w:numId="9">
    <w:abstractNumId w:val="8"/>
  </w:num>
  <w:num w:numId="10">
    <w:abstractNumId w:val="7"/>
  </w:num>
  <w:num w:numId="11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20"/>
  <w:proofState w:spelling="clean"/>
  <w:attachedTemplate r:id="rId1"/>
  <w:trackRevisions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E2294"/>
    <w:rsid w:val="000038D1"/>
    <w:rsid w:val="00011308"/>
    <w:rsid w:val="0001627B"/>
    <w:rsid w:val="00020652"/>
    <w:rsid w:val="00020C08"/>
    <w:rsid w:val="000210A1"/>
    <w:rsid w:val="00025E82"/>
    <w:rsid w:val="00026319"/>
    <w:rsid w:val="000266F7"/>
    <w:rsid w:val="00052F31"/>
    <w:rsid w:val="00056031"/>
    <w:rsid w:val="000657F6"/>
    <w:rsid w:val="000730EB"/>
    <w:rsid w:val="00075B68"/>
    <w:rsid w:val="00076B19"/>
    <w:rsid w:val="00077742"/>
    <w:rsid w:val="00083550"/>
    <w:rsid w:val="00084BDE"/>
    <w:rsid w:val="00090C00"/>
    <w:rsid w:val="00096A0E"/>
    <w:rsid w:val="000977E7"/>
    <w:rsid w:val="000A2089"/>
    <w:rsid w:val="000A3727"/>
    <w:rsid w:val="000A50EA"/>
    <w:rsid w:val="000B0298"/>
    <w:rsid w:val="000B0DAA"/>
    <w:rsid w:val="000B2722"/>
    <w:rsid w:val="000B7733"/>
    <w:rsid w:val="000D0D29"/>
    <w:rsid w:val="000D2724"/>
    <w:rsid w:val="000D57A7"/>
    <w:rsid w:val="000E7DC5"/>
    <w:rsid w:val="000F132B"/>
    <w:rsid w:val="000F18FC"/>
    <w:rsid w:val="000F4102"/>
    <w:rsid w:val="000F498B"/>
    <w:rsid w:val="000F4FFF"/>
    <w:rsid w:val="000F7580"/>
    <w:rsid w:val="00100C14"/>
    <w:rsid w:val="00101F9D"/>
    <w:rsid w:val="0010220E"/>
    <w:rsid w:val="00102FB9"/>
    <w:rsid w:val="00105C48"/>
    <w:rsid w:val="00106B81"/>
    <w:rsid w:val="00107819"/>
    <w:rsid w:val="00117202"/>
    <w:rsid w:val="001204E0"/>
    <w:rsid w:val="00121CF8"/>
    <w:rsid w:val="001239B5"/>
    <w:rsid w:val="001252B7"/>
    <w:rsid w:val="00125548"/>
    <w:rsid w:val="00127EDF"/>
    <w:rsid w:val="00133AF1"/>
    <w:rsid w:val="001517B7"/>
    <w:rsid w:val="00151DDA"/>
    <w:rsid w:val="00153FDF"/>
    <w:rsid w:val="00154922"/>
    <w:rsid w:val="00155ABC"/>
    <w:rsid w:val="00156DC2"/>
    <w:rsid w:val="00161AD5"/>
    <w:rsid w:val="001654E9"/>
    <w:rsid w:val="00172640"/>
    <w:rsid w:val="00176D5C"/>
    <w:rsid w:val="00193C08"/>
    <w:rsid w:val="00197BFE"/>
    <w:rsid w:val="001A36B1"/>
    <w:rsid w:val="001A5178"/>
    <w:rsid w:val="001A6009"/>
    <w:rsid w:val="001A6518"/>
    <w:rsid w:val="001B3A3F"/>
    <w:rsid w:val="001B60DF"/>
    <w:rsid w:val="001B6458"/>
    <w:rsid w:val="001C452F"/>
    <w:rsid w:val="001C5C16"/>
    <w:rsid w:val="001C770F"/>
    <w:rsid w:val="001C7DE1"/>
    <w:rsid w:val="001D4B79"/>
    <w:rsid w:val="001D50A7"/>
    <w:rsid w:val="001E712C"/>
    <w:rsid w:val="001F09B2"/>
    <w:rsid w:val="001F256F"/>
    <w:rsid w:val="001F787E"/>
    <w:rsid w:val="002013B2"/>
    <w:rsid w:val="002038F1"/>
    <w:rsid w:val="0020722A"/>
    <w:rsid w:val="00207806"/>
    <w:rsid w:val="00222965"/>
    <w:rsid w:val="002259D8"/>
    <w:rsid w:val="0023792A"/>
    <w:rsid w:val="002448C5"/>
    <w:rsid w:val="00244D6D"/>
    <w:rsid w:val="00245CB5"/>
    <w:rsid w:val="00251AC0"/>
    <w:rsid w:val="00251CE8"/>
    <w:rsid w:val="00257DCC"/>
    <w:rsid w:val="0026523B"/>
    <w:rsid w:val="00272AC1"/>
    <w:rsid w:val="00276120"/>
    <w:rsid w:val="00276D89"/>
    <w:rsid w:val="002969D6"/>
    <w:rsid w:val="00297329"/>
    <w:rsid w:val="002A2A6C"/>
    <w:rsid w:val="002A2F61"/>
    <w:rsid w:val="002B131C"/>
    <w:rsid w:val="002B3502"/>
    <w:rsid w:val="002B6785"/>
    <w:rsid w:val="002C03D8"/>
    <w:rsid w:val="002C0F3C"/>
    <w:rsid w:val="002C2019"/>
    <w:rsid w:val="002D0B63"/>
    <w:rsid w:val="002D4325"/>
    <w:rsid w:val="002D564C"/>
    <w:rsid w:val="002D7206"/>
    <w:rsid w:val="002E34B8"/>
    <w:rsid w:val="002E52F6"/>
    <w:rsid w:val="002E579F"/>
    <w:rsid w:val="002E57BF"/>
    <w:rsid w:val="002F46CF"/>
    <w:rsid w:val="00300661"/>
    <w:rsid w:val="0030446A"/>
    <w:rsid w:val="00305A11"/>
    <w:rsid w:val="00305BEF"/>
    <w:rsid w:val="00310A30"/>
    <w:rsid w:val="00315335"/>
    <w:rsid w:val="003155C3"/>
    <w:rsid w:val="00315E02"/>
    <w:rsid w:val="00322D43"/>
    <w:rsid w:val="00325472"/>
    <w:rsid w:val="0033003C"/>
    <w:rsid w:val="00335DE0"/>
    <w:rsid w:val="003439B5"/>
    <w:rsid w:val="003449AE"/>
    <w:rsid w:val="00351ADA"/>
    <w:rsid w:val="003521A3"/>
    <w:rsid w:val="00353461"/>
    <w:rsid w:val="00354DA5"/>
    <w:rsid w:val="00354E81"/>
    <w:rsid w:val="00357EA5"/>
    <w:rsid w:val="003632EA"/>
    <w:rsid w:val="0036716F"/>
    <w:rsid w:val="00371545"/>
    <w:rsid w:val="00371EC3"/>
    <w:rsid w:val="003739DD"/>
    <w:rsid w:val="003747C6"/>
    <w:rsid w:val="00382B70"/>
    <w:rsid w:val="00383B63"/>
    <w:rsid w:val="00384BE1"/>
    <w:rsid w:val="00386020"/>
    <w:rsid w:val="0039152F"/>
    <w:rsid w:val="003A0C23"/>
    <w:rsid w:val="003A0DA7"/>
    <w:rsid w:val="003C0EA0"/>
    <w:rsid w:val="003C42BD"/>
    <w:rsid w:val="003C4D3F"/>
    <w:rsid w:val="003D308D"/>
    <w:rsid w:val="003E3CBE"/>
    <w:rsid w:val="003F0243"/>
    <w:rsid w:val="003F5EF3"/>
    <w:rsid w:val="0040047D"/>
    <w:rsid w:val="00402D87"/>
    <w:rsid w:val="004061EC"/>
    <w:rsid w:val="004062AF"/>
    <w:rsid w:val="00416356"/>
    <w:rsid w:val="00420C4C"/>
    <w:rsid w:val="00421D10"/>
    <w:rsid w:val="0042577A"/>
    <w:rsid w:val="004261F2"/>
    <w:rsid w:val="00426BE9"/>
    <w:rsid w:val="00427F98"/>
    <w:rsid w:val="00430F15"/>
    <w:rsid w:val="00431B30"/>
    <w:rsid w:val="004340C1"/>
    <w:rsid w:val="00436D71"/>
    <w:rsid w:val="00441CCC"/>
    <w:rsid w:val="00443871"/>
    <w:rsid w:val="00446BC2"/>
    <w:rsid w:val="004732DE"/>
    <w:rsid w:val="00475535"/>
    <w:rsid w:val="00477378"/>
    <w:rsid w:val="00480467"/>
    <w:rsid w:val="004824ED"/>
    <w:rsid w:val="00484E2E"/>
    <w:rsid w:val="00493B7B"/>
    <w:rsid w:val="004A30BC"/>
    <w:rsid w:val="004A781C"/>
    <w:rsid w:val="004A7833"/>
    <w:rsid w:val="004B34B2"/>
    <w:rsid w:val="004C0D31"/>
    <w:rsid w:val="004C19A4"/>
    <w:rsid w:val="004C27ED"/>
    <w:rsid w:val="004C7454"/>
    <w:rsid w:val="004C7B9B"/>
    <w:rsid w:val="004D555E"/>
    <w:rsid w:val="004D56CD"/>
    <w:rsid w:val="004D6438"/>
    <w:rsid w:val="004E4489"/>
    <w:rsid w:val="004F0F3D"/>
    <w:rsid w:val="004F26D5"/>
    <w:rsid w:val="00503DDB"/>
    <w:rsid w:val="005041E4"/>
    <w:rsid w:val="005051A8"/>
    <w:rsid w:val="0050749D"/>
    <w:rsid w:val="00510DDC"/>
    <w:rsid w:val="0051240C"/>
    <w:rsid w:val="00521198"/>
    <w:rsid w:val="00537BE1"/>
    <w:rsid w:val="00537F2E"/>
    <w:rsid w:val="00542938"/>
    <w:rsid w:val="0055166C"/>
    <w:rsid w:val="005642FC"/>
    <w:rsid w:val="00567DF6"/>
    <w:rsid w:val="00571D3A"/>
    <w:rsid w:val="00572E33"/>
    <w:rsid w:val="005745B0"/>
    <w:rsid w:val="005758A9"/>
    <w:rsid w:val="00580C73"/>
    <w:rsid w:val="005844A1"/>
    <w:rsid w:val="00585F69"/>
    <w:rsid w:val="00587C79"/>
    <w:rsid w:val="00590C73"/>
    <w:rsid w:val="00594AC0"/>
    <w:rsid w:val="005A0E1D"/>
    <w:rsid w:val="005A5EEC"/>
    <w:rsid w:val="005B71F4"/>
    <w:rsid w:val="005C60B6"/>
    <w:rsid w:val="005C6FE5"/>
    <w:rsid w:val="005D0312"/>
    <w:rsid w:val="005D5FE4"/>
    <w:rsid w:val="005D6009"/>
    <w:rsid w:val="005D6D30"/>
    <w:rsid w:val="005E1C3D"/>
    <w:rsid w:val="005E1F23"/>
    <w:rsid w:val="005E647D"/>
    <w:rsid w:val="005F4D4A"/>
    <w:rsid w:val="005F5708"/>
    <w:rsid w:val="006035E3"/>
    <w:rsid w:val="00607EB4"/>
    <w:rsid w:val="006114B2"/>
    <w:rsid w:val="00622C9D"/>
    <w:rsid w:val="00622E53"/>
    <w:rsid w:val="00627AD4"/>
    <w:rsid w:val="00627BBC"/>
    <w:rsid w:val="0063690C"/>
    <w:rsid w:val="00642905"/>
    <w:rsid w:val="00642F99"/>
    <w:rsid w:val="00643599"/>
    <w:rsid w:val="00643B04"/>
    <w:rsid w:val="006519D7"/>
    <w:rsid w:val="00652D90"/>
    <w:rsid w:val="00657762"/>
    <w:rsid w:val="00660458"/>
    <w:rsid w:val="006612ED"/>
    <w:rsid w:val="00666453"/>
    <w:rsid w:val="00674ADF"/>
    <w:rsid w:val="0067560D"/>
    <w:rsid w:val="00676C74"/>
    <w:rsid w:val="00676D66"/>
    <w:rsid w:val="0067741F"/>
    <w:rsid w:val="00680A4A"/>
    <w:rsid w:val="00684C03"/>
    <w:rsid w:val="00684EEF"/>
    <w:rsid w:val="00691688"/>
    <w:rsid w:val="00692109"/>
    <w:rsid w:val="00694536"/>
    <w:rsid w:val="00694E86"/>
    <w:rsid w:val="00695DDD"/>
    <w:rsid w:val="006976BE"/>
    <w:rsid w:val="006A3E81"/>
    <w:rsid w:val="006B293F"/>
    <w:rsid w:val="006B4E22"/>
    <w:rsid w:val="006B7F6F"/>
    <w:rsid w:val="006C779A"/>
    <w:rsid w:val="006D33CC"/>
    <w:rsid w:val="006E0976"/>
    <w:rsid w:val="006E31FB"/>
    <w:rsid w:val="006E56E5"/>
    <w:rsid w:val="006E6221"/>
    <w:rsid w:val="006E7BD2"/>
    <w:rsid w:val="006F01A3"/>
    <w:rsid w:val="006F54FA"/>
    <w:rsid w:val="006F7C2E"/>
    <w:rsid w:val="00700645"/>
    <w:rsid w:val="00706174"/>
    <w:rsid w:val="007064B0"/>
    <w:rsid w:val="007070C6"/>
    <w:rsid w:val="00707743"/>
    <w:rsid w:val="0071023F"/>
    <w:rsid w:val="00714BF5"/>
    <w:rsid w:val="0071793B"/>
    <w:rsid w:val="00720E2A"/>
    <w:rsid w:val="00730E2B"/>
    <w:rsid w:val="00731EFE"/>
    <w:rsid w:val="00735217"/>
    <w:rsid w:val="00736ADC"/>
    <w:rsid w:val="00736FB5"/>
    <w:rsid w:val="007465EA"/>
    <w:rsid w:val="00754890"/>
    <w:rsid w:val="00760736"/>
    <w:rsid w:val="00760E87"/>
    <w:rsid w:val="00762187"/>
    <w:rsid w:val="0077075D"/>
    <w:rsid w:val="007735BE"/>
    <w:rsid w:val="00781571"/>
    <w:rsid w:val="00782C5F"/>
    <w:rsid w:val="0079063F"/>
    <w:rsid w:val="00791994"/>
    <w:rsid w:val="00793B51"/>
    <w:rsid w:val="00796385"/>
    <w:rsid w:val="00797DC3"/>
    <w:rsid w:val="007A2FAB"/>
    <w:rsid w:val="007A4436"/>
    <w:rsid w:val="007A4FFA"/>
    <w:rsid w:val="007A69AC"/>
    <w:rsid w:val="007B346F"/>
    <w:rsid w:val="007B55F1"/>
    <w:rsid w:val="007B79EB"/>
    <w:rsid w:val="007C050C"/>
    <w:rsid w:val="007D4ED7"/>
    <w:rsid w:val="007D5A6E"/>
    <w:rsid w:val="007E080B"/>
    <w:rsid w:val="007E7184"/>
    <w:rsid w:val="007F3A3E"/>
    <w:rsid w:val="007F6D16"/>
    <w:rsid w:val="00803D2C"/>
    <w:rsid w:val="00805C33"/>
    <w:rsid w:val="00820873"/>
    <w:rsid w:val="00823E73"/>
    <w:rsid w:val="00826D83"/>
    <w:rsid w:val="008272D0"/>
    <w:rsid w:val="0083530E"/>
    <w:rsid w:val="008402BE"/>
    <w:rsid w:val="00843ED9"/>
    <w:rsid w:val="0084796B"/>
    <w:rsid w:val="00847E1D"/>
    <w:rsid w:val="00856120"/>
    <w:rsid w:val="00856B66"/>
    <w:rsid w:val="00864BB5"/>
    <w:rsid w:val="0087049A"/>
    <w:rsid w:val="00871D2C"/>
    <w:rsid w:val="008869E9"/>
    <w:rsid w:val="00893694"/>
    <w:rsid w:val="00894C3F"/>
    <w:rsid w:val="00895812"/>
    <w:rsid w:val="008A095F"/>
    <w:rsid w:val="008A6495"/>
    <w:rsid w:val="008B145D"/>
    <w:rsid w:val="008B3E94"/>
    <w:rsid w:val="008B5F14"/>
    <w:rsid w:val="008C1ACF"/>
    <w:rsid w:val="008C368E"/>
    <w:rsid w:val="008C6A58"/>
    <w:rsid w:val="008D1A7C"/>
    <w:rsid w:val="008D5B28"/>
    <w:rsid w:val="008D5F6D"/>
    <w:rsid w:val="008D6303"/>
    <w:rsid w:val="008E0FDF"/>
    <w:rsid w:val="008E2184"/>
    <w:rsid w:val="008E7EF2"/>
    <w:rsid w:val="008F5C0A"/>
    <w:rsid w:val="008F5E92"/>
    <w:rsid w:val="008F6DBB"/>
    <w:rsid w:val="00900263"/>
    <w:rsid w:val="00902A68"/>
    <w:rsid w:val="0090477E"/>
    <w:rsid w:val="00904BF7"/>
    <w:rsid w:val="00921E86"/>
    <w:rsid w:val="009269D9"/>
    <w:rsid w:val="00930FFC"/>
    <w:rsid w:val="00932E00"/>
    <w:rsid w:val="00935B5A"/>
    <w:rsid w:val="009406E4"/>
    <w:rsid w:val="0094403D"/>
    <w:rsid w:val="00947668"/>
    <w:rsid w:val="00950021"/>
    <w:rsid w:val="0095565D"/>
    <w:rsid w:val="0095585F"/>
    <w:rsid w:val="00955900"/>
    <w:rsid w:val="00955F6A"/>
    <w:rsid w:val="00962AB6"/>
    <w:rsid w:val="009639BC"/>
    <w:rsid w:val="0096474F"/>
    <w:rsid w:val="0096603A"/>
    <w:rsid w:val="00970842"/>
    <w:rsid w:val="00972F10"/>
    <w:rsid w:val="00974346"/>
    <w:rsid w:val="009768DB"/>
    <w:rsid w:val="00977487"/>
    <w:rsid w:val="009778F6"/>
    <w:rsid w:val="00977B50"/>
    <w:rsid w:val="009815E5"/>
    <w:rsid w:val="00983B78"/>
    <w:rsid w:val="00984442"/>
    <w:rsid w:val="0098631E"/>
    <w:rsid w:val="00990AF3"/>
    <w:rsid w:val="00991481"/>
    <w:rsid w:val="00993C63"/>
    <w:rsid w:val="0099483C"/>
    <w:rsid w:val="009965E2"/>
    <w:rsid w:val="009A5FD0"/>
    <w:rsid w:val="009A7726"/>
    <w:rsid w:val="009A788E"/>
    <w:rsid w:val="009B0C60"/>
    <w:rsid w:val="009B0CC0"/>
    <w:rsid w:val="009B1E06"/>
    <w:rsid w:val="009B20B4"/>
    <w:rsid w:val="009B2ADF"/>
    <w:rsid w:val="009B599D"/>
    <w:rsid w:val="009B6037"/>
    <w:rsid w:val="009C1AF1"/>
    <w:rsid w:val="009D012F"/>
    <w:rsid w:val="009D3A8A"/>
    <w:rsid w:val="009D3C8F"/>
    <w:rsid w:val="009E02DF"/>
    <w:rsid w:val="009E02F2"/>
    <w:rsid w:val="009E2294"/>
    <w:rsid w:val="009E2CAB"/>
    <w:rsid w:val="009F6AA3"/>
    <w:rsid w:val="00A01DDD"/>
    <w:rsid w:val="00A041E9"/>
    <w:rsid w:val="00A22A84"/>
    <w:rsid w:val="00A23808"/>
    <w:rsid w:val="00A23DD4"/>
    <w:rsid w:val="00A5108B"/>
    <w:rsid w:val="00A544FA"/>
    <w:rsid w:val="00A63CD6"/>
    <w:rsid w:val="00A66636"/>
    <w:rsid w:val="00A73B00"/>
    <w:rsid w:val="00A901D6"/>
    <w:rsid w:val="00A94106"/>
    <w:rsid w:val="00A9639E"/>
    <w:rsid w:val="00AA04B5"/>
    <w:rsid w:val="00AA1B6A"/>
    <w:rsid w:val="00AB1659"/>
    <w:rsid w:val="00AB4A2F"/>
    <w:rsid w:val="00AB68FD"/>
    <w:rsid w:val="00AC12B1"/>
    <w:rsid w:val="00AD1A12"/>
    <w:rsid w:val="00AD731B"/>
    <w:rsid w:val="00AD771B"/>
    <w:rsid w:val="00AE7DFB"/>
    <w:rsid w:val="00AF4545"/>
    <w:rsid w:val="00AF517D"/>
    <w:rsid w:val="00AF5514"/>
    <w:rsid w:val="00AF7029"/>
    <w:rsid w:val="00B0361F"/>
    <w:rsid w:val="00B1035C"/>
    <w:rsid w:val="00B13836"/>
    <w:rsid w:val="00B17400"/>
    <w:rsid w:val="00B3013B"/>
    <w:rsid w:val="00B409C0"/>
    <w:rsid w:val="00B423F5"/>
    <w:rsid w:val="00B43ED7"/>
    <w:rsid w:val="00B46440"/>
    <w:rsid w:val="00B46FDD"/>
    <w:rsid w:val="00B4719E"/>
    <w:rsid w:val="00B50E27"/>
    <w:rsid w:val="00B53BCC"/>
    <w:rsid w:val="00B54697"/>
    <w:rsid w:val="00B55E0E"/>
    <w:rsid w:val="00B609EB"/>
    <w:rsid w:val="00B6123E"/>
    <w:rsid w:val="00B67C79"/>
    <w:rsid w:val="00B70DFE"/>
    <w:rsid w:val="00B7116F"/>
    <w:rsid w:val="00B7340F"/>
    <w:rsid w:val="00B76299"/>
    <w:rsid w:val="00B80CF9"/>
    <w:rsid w:val="00B849DE"/>
    <w:rsid w:val="00B85DA2"/>
    <w:rsid w:val="00B9116A"/>
    <w:rsid w:val="00B92D5B"/>
    <w:rsid w:val="00B942E0"/>
    <w:rsid w:val="00BA6DCB"/>
    <w:rsid w:val="00BA7227"/>
    <w:rsid w:val="00BB0C04"/>
    <w:rsid w:val="00BC5446"/>
    <w:rsid w:val="00BD008B"/>
    <w:rsid w:val="00BD15D2"/>
    <w:rsid w:val="00BD3DFF"/>
    <w:rsid w:val="00BE10CA"/>
    <w:rsid w:val="00BE54AA"/>
    <w:rsid w:val="00BE6AAB"/>
    <w:rsid w:val="00BF364D"/>
    <w:rsid w:val="00BF4A2D"/>
    <w:rsid w:val="00BF6236"/>
    <w:rsid w:val="00C03650"/>
    <w:rsid w:val="00C12BD7"/>
    <w:rsid w:val="00C14031"/>
    <w:rsid w:val="00C16E94"/>
    <w:rsid w:val="00C20E4C"/>
    <w:rsid w:val="00C214C7"/>
    <w:rsid w:val="00C271A8"/>
    <w:rsid w:val="00C32656"/>
    <w:rsid w:val="00C32A51"/>
    <w:rsid w:val="00C35BD3"/>
    <w:rsid w:val="00C36978"/>
    <w:rsid w:val="00C5211B"/>
    <w:rsid w:val="00C541E3"/>
    <w:rsid w:val="00C71ACF"/>
    <w:rsid w:val="00C7211D"/>
    <w:rsid w:val="00C72FFA"/>
    <w:rsid w:val="00C735BC"/>
    <w:rsid w:val="00C74708"/>
    <w:rsid w:val="00C81B58"/>
    <w:rsid w:val="00C91E04"/>
    <w:rsid w:val="00C930FC"/>
    <w:rsid w:val="00C957B9"/>
    <w:rsid w:val="00C95ABB"/>
    <w:rsid w:val="00CA06AA"/>
    <w:rsid w:val="00CA1DD0"/>
    <w:rsid w:val="00CA4096"/>
    <w:rsid w:val="00CA6500"/>
    <w:rsid w:val="00CB74EA"/>
    <w:rsid w:val="00CC3885"/>
    <w:rsid w:val="00CD182B"/>
    <w:rsid w:val="00CD4DB9"/>
    <w:rsid w:val="00CE557F"/>
    <w:rsid w:val="00CF32FE"/>
    <w:rsid w:val="00CF5B9D"/>
    <w:rsid w:val="00D006E6"/>
    <w:rsid w:val="00D055F6"/>
    <w:rsid w:val="00D0715C"/>
    <w:rsid w:val="00D0768B"/>
    <w:rsid w:val="00D11CE8"/>
    <w:rsid w:val="00D14906"/>
    <w:rsid w:val="00D2127E"/>
    <w:rsid w:val="00D21B8E"/>
    <w:rsid w:val="00D24957"/>
    <w:rsid w:val="00D24F60"/>
    <w:rsid w:val="00D31965"/>
    <w:rsid w:val="00D3225C"/>
    <w:rsid w:val="00D340F3"/>
    <w:rsid w:val="00D3719E"/>
    <w:rsid w:val="00D51F99"/>
    <w:rsid w:val="00D52FB4"/>
    <w:rsid w:val="00D532BE"/>
    <w:rsid w:val="00D54205"/>
    <w:rsid w:val="00D558A2"/>
    <w:rsid w:val="00D603E0"/>
    <w:rsid w:val="00D674B3"/>
    <w:rsid w:val="00D70567"/>
    <w:rsid w:val="00D70B1E"/>
    <w:rsid w:val="00D71B0A"/>
    <w:rsid w:val="00D734FD"/>
    <w:rsid w:val="00D75637"/>
    <w:rsid w:val="00D77BA5"/>
    <w:rsid w:val="00D86ECE"/>
    <w:rsid w:val="00D87CBE"/>
    <w:rsid w:val="00D94BDD"/>
    <w:rsid w:val="00DA0D77"/>
    <w:rsid w:val="00DA35C5"/>
    <w:rsid w:val="00DB2436"/>
    <w:rsid w:val="00DB31F8"/>
    <w:rsid w:val="00DB417C"/>
    <w:rsid w:val="00DB5B86"/>
    <w:rsid w:val="00DC7E08"/>
    <w:rsid w:val="00DD0943"/>
    <w:rsid w:val="00DD646E"/>
    <w:rsid w:val="00DE1F7B"/>
    <w:rsid w:val="00DE38C4"/>
    <w:rsid w:val="00DE3D6E"/>
    <w:rsid w:val="00DE4889"/>
    <w:rsid w:val="00DE6048"/>
    <w:rsid w:val="00DF0061"/>
    <w:rsid w:val="00DF0087"/>
    <w:rsid w:val="00DF0DF2"/>
    <w:rsid w:val="00DF6B08"/>
    <w:rsid w:val="00DF6C69"/>
    <w:rsid w:val="00DF6CE5"/>
    <w:rsid w:val="00E025D8"/>
    <w:rsid w:val="00E0316A"/>
    <w:rsid w:val="00E04B14"/>
    <w:rsid w:val="00E064ED"/>
    <w:rsid w:val="00E12082"/>
    <w:rsid w:val="00E13AA5"/>
    <w:rsid w:val="00E144D4"/>
    <w:rsid w:val="00E177C8"/>
    <w:rsid w:val="00E17F40"/>
    <w:rsid w:val="00E20BFD"/>
    <w:rsid w:val="00E2508E"/>
    <w:rsid w:val="00E31873"/>
    <w:rsid w:val="00E36C13"/>
    <w:rsid w:val="00E42752"/>
    <w:rsid w:val="00E42A83"/>
    <w:rsid w:val="00E45334"/>
    <w:rsid w:val="00E475DD"/>
    <w:rsid w:val="00E47C05"/>
    <w:rsid w:val="00E50828"/>
    <w:rsid w:val="00E526C2"/>
    <w:rsid w:val="00E5472B"/>
    <w:rsid w:val="00E60DF6"/>
    <w:rsid w:val="00E61A97"/>
    <w:rsid w:val="00E8270D"/>
    <w:rsid w:val="00E829A9"/>
    <w:rsid w:val="00E86449"/>
    <w:rsid w:val="00E86DED"/>
    <w:rsid w:val="00E8775E"/>
    <w:rsid w:val="00E952CF"/>
    <w:rsid w:val="00E95A7F"/>
    <w:rsid w:val="00EA33B4"/>
    <w:rsid w:val="00EA3BE8"/>
    <w:rsid w:val="00EA5324"/>
    <w:rsid w:val="00EB2F02"/>
    <w:rsid w:val="00EC0AC9"/>
    <w:rsid w:val="00EC1D89"/>
    <w:rsid w:val="00EC72EF"/>
    <w:rsid w:val="00EC77DF"/>
    <w:rsid w:val="00ED68A8"/>
    <w:rsid w:val="00ED6D07"/>
    <w:rsid w:val="00EE0EFD"/>
    <w:rsid w:val="00EE1873"/>
    <w:rsid w:val="00EE6DB9"/>
    <w:rsid w:val="00EF2EA0"/>
    <w:rsid w:val="00EF5A04"/>
    <w:rsid w:val="00F04975"/>
    <w:rsid w:val="00F04D84"/>
    <w:rsid w:val="00F07705"/>
    <w:rsid w:val="00F10E74"/>
    <w:rsid w:val="00F131C7"/>
    <w:rsid w:val="00F267B7"/>
    <w:rsid w:val="00F27602"/>
    <w:rsid w:val="00F317EE"/>
    <w:rsid w:val="00F4413E"/>
    <w:rsid w:val="00F472F6"/>
    <w:rsid w:val="00F47DD3"/>
    <w:rsid w:val="00F50852"/>
    <w:rsid w:val="00F648ED"/>
    <w:rsid w:val="00F65A9C"/>
    <w:rsid w:val="00F707B5"/>
    <w:rsid w:val="00F74034"/>
    <w:rsid w:val="00F74CB5"/>
    <w:rsid w:val="00F776B0"/>
    <w:rsid w:val="00F86529"/>
    <w:rsid w:val="00F919AB"/>
    <w:rsid w:val="00F939E2"/>
    <w:rsid w:val="00F96AE2"/>
    <w:rsid w:val="00FA7786"/>
    <w:rsid w:val="00FB2942"/>
    <w:rsid w:val="00FB432D"/>
    <w:rsid w:val="00FB6308"/>
    <w:rsid w:val="00FC3F01"/>
    <w:rsid w:val="00FC3FB2"/>
    <w:rsid w:val="00FC4C8D"/>
    <w:rsid w:val="00FD7814"/>
    <w:rsid w:val="00FE3F2C"/>
    <w:rsid w:val="00FF44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3D2C"/>
    <w:pPr>
      <w:spacing w:after="120"/>
    </w:pPr>
  </w:style>
  <w:style w:type="paragraph" w:styleId="Heading1">
    <w:name w:val="heading 1"/>
    <w:basedOn w:val="Normal"/>
    <w:next w:val="Normal"/>
    <w:qFormat/>
    <w:rsid w:val="00714BF5"/>
    <w:pPr>
      <w:keepNext/>
      <w:numPr>
        <w:numId w:val="1"/>
      </w:numPr>
      <w:spacing w:before="24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next w:val="Normal"/>
    <w:qFormat/>
    <w:rsid w:val="00714BF5"/>
    <w:pPr>
      <w:keepNext/>
      <w:numPr>
        <w:ilvl w:val="1"/>
        <w:numId w:val="1"/>
      </w:numPr>
      <w:spacing w:before="120" w:after="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link w:val="Heading3Char"/>
    <w:qFormat/>
    <w:rsid w:val="00714BF5"/>
    <w:pPr>
      <w:keepNext/>
      <w:numPr>
        <w:ilvl w:val="2"/>
        <w:numId w:val="1"/>
      </w:numPr>
      <w:spacing w:before="120" w:after="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714BF5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714BF5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714BF5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714BF5"/>
    <w:pPr>
      <w:numPr>
        <w:ilvl w:val="6"/>
        <w:numId w:val="1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714BF5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714BF5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2">
    <w:name w:val="Body Text 2"/>
    <w:basedOn w:val="Normal"/>
    <w:semiHidden/>
    <w:rsid w:val="00714BF5"/>
    <w:rPr>
      <w:sz w:val="24"/>
    </w:rPr>
  </w:style>
  <w:style w:type="paragraph" w:styleId="DocumentMap">
    <w:name w:val="Document Map"/>
    <w:basedOn w:val="Normal"/>
    <w:semiHidden/>
    <w:rsid w:val="00714BF5"/>
    <w:pPr>
      <w:shd w:val="clear" w:color="auto" w:fill="000080"/>
    </w:pPr>
    <w:rPr>
      <w:rFonts w:ascii="Tahoma" w:hAnsi="Tahoma"/>
    </w:rPr>
  </w:style>
  <w:style w:type="paragraph" w:styleId="Caption">
    <w:name w:val="caption"/>
    <w:basedOn w:val="Normal"/>
    <w:next w:val="Normal"/>
    <w:qFormat/>
    <w:rsid w:val="00714BF5"/>
    <w:pPr>
      <w:keepNext/>
      <w:spacing w:before="120"/>
      <w:jc w:val="center"/>
    </w:pPr>
  </w:style>
  <w:style w:type="paragraph" w:customStyle="1" w:styleId="TableHeading">
    <w:name w:val="Table Heading"/>
    <w:basedOn w:val="Normal"/>
    <w:rsid w:val="00714BF5"/>
    <w:pPr>
      <w:keepNext/>
      <w:spacing w:before="60" w:after="60"/>
      <w:jc w:val="center"/>
    </w:pPr>
    <w:rPr>
      <w:rFonts w:ascii="Arial" w:hAnsi="Arial"/>
      <w:b/>
      <w:sz w:val="22"/>
    </w:rPr>
  </w:style>
  <w:style w:type="paragraph" w:customStyle="1" w:styleId="Body6">
    <w:name w:val="Body 6"/>
    <w:basedOn w:val="NormalIndent"/>
    <w:rsid w:val="00714BF5"/>
    <w:pPr>
      <w:ind w:left="432"/>
      <w:jc w:val="both"/>
    </w:pPr>
  </w:style>
  <w:style w:type="paragraph" w:customStyle="1" w:styleId="Body7">
    <w:name w:val="Body 7"/>
    <w:basedOn w:val="Normal"/>
    <w:rsid w:val="00714BF5"/>
    <w:pPr>
      <w:ind w:left="864"/>
      <w:jc w:val="both"/>
    </w:pPr>
  </w:style>
  <w:style w:type="paragraph" w:styleId="NormalIndent">
    <w:name w:val="Normal Indent"/>
    <w:basedOn w:val="Normal"/>
    <w:semiHidden/>
    <w:rsid w:val="00714BF5"/>
    <w:pPr>
      <w:ind w:left="720"/>
    </w:pPr>
  </w:style>
  <w:style w:type="paragraph" w:customStyle="1" w:styleId="t0">
    <w:name w:val="t0"/>
    <w:rsid w:val="00714BF5"/>
    <w:pPr>
      <w:tabs>
        <w:tab w:val="left" w:pos="0"/>
        <w:tab w:val="left" w:pos="504"/>
        <w:tab w:val="left" w:pos="1008"/>
        <w:tab w:val="left" w:pos="1512"/>
        <w:tab w:val="left" w:pos="2016"/>
        <w:tab w:val="left" w:pos="2520"/>
        <w:tab w:val="left" w:pos="3024"/>
        <w:tab w:val="left" w:pos="3528"/>
        <w:tab w:val="left" w:pos="4032"/>
        <w:tab w:val="left" w:pos="4536"/>
        <w:tab w:val="left" w:pos="5040"/>
        <w:tab w:val="left" w:pos="5544"/>
        <w:tab w:val="left" w:pos="6048"/>
        <w:tab w:val="left" w:pos="6552"/>
        <w:tab w:val="left" w:pos="7056"/>
        <w:tab w:val="left" w:pos="7560"/>
        <w:tab w:val="left" w:pos="8064"/>
        <w:tab w:val="left" w:pos="8568"/>
        <w:tab w:val="left" w:pos="9072"/>
        <w:tab w:val="left" w:pos="9576"/>
        <w:tab w:val="left" w:pos="10080"/>
      </w:tabs>
      <w:spacing w:after="240" w:line="264" w:lineRule="atLeast"/>
    </w:pPr>
    <w:rPr>
      <w:rFonts w:ascii="Arial" w:hAnsi="Arial"/>
      <w:sz w:val="24"/>
    </w:rPr>
  </w:style>
  <w:style w:type="paragraph" w:customStyle="1" w:styleId="IndentedParagraph">
    <w:name w:val="Indented Paragraph"/>
    <w:basedOn w:val="Normal"/>
    <w:rsid w:val="00714BF5"/>
    <w:pPr>
      <w:ind w:left="360" w:right="806"/>
    </w:pPr>
    <w:rPr>
      <w:rFonts w:ascii="Arial" w:hAnsi="Arial"/>
      <w:color w:val="000000"/>
      <w:sz w:val="24"/>
    </w:rPr>
  </w:style>
  <w:style w:type="paragraph" w:styleId="BodyText">
    <w:name w:val="Body Text"/>
    <w:basedOn w:val="Normal"/>
    <w:semiHidden/>
    <w:rsid w:val="00714BF5"/>
    <w:pPr>
      <w:spacing w:after="160"/>
    </w:pPr>
    <w:rPr>
      <w:rFonts w:ascii="Arial" w:hAnsi="Arial"/>
    </w:rPr>
  </w:style>
  <w:style w:type="paragraph" w:customStyle="1" w:styleId="Normal1">
    <w:name w:val="Normal1"/>
    <w:basedOn w:val="Normal"/>
    <w:rsid w:val="00714BF5"/>
    <w:rPr>
      <w:rFonts w:ascii="Arial" w:hAnsi="Arial"/>
      <w:sz w:val="24"/>
    </w:rPr>
  </w:style>
  <w:style w:type="paragraph" w:styleId="Header">
    <w:name w:val="header"/>
    <w:basedOn w:val="Normal"/>
    <w:semiHidden/>
    <w:rsid w:val="00714BF5"/>
    <w:pPr>
      <w:tabs>
        <w:tab w:val="center" w:pos="4320"/>
        <w:tab w:val="right" w:pos="8640"/>
      </w:tabs>
    </w:pPr>
    <w:rPr>
      <w:rFonts w:ascii="Arial" w:hAnsi="Arial"/>
    </w:rPr>
  </w:style>
  <w:style w:type="paragraph" w:styleId="Footer">
    <w:name w:val="footer"/>
    <w:basedOn w:val="Normal"/>
    <w:semiHidden/>
    <w:rsid w:val="00714BF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714BF5"/>
  </w:style>
  <w:style w:type="paragraph" w:styleId="PlainText">
    <w:name w:val="Plain Text"/>
    <w:basedOn w:val="Normal"/>
    <w:semiHidden/>
    <w:rsid w:val="00714BF5"/>
    <w:rPr>
      <w:rFonts w:ascii="Courier New" w:hAnsi="Courier New"/>
    </w:rPr>
  </w:style>
  <w:style w:type="paragraph" w:styleId="TOC2">
    <w:name w:val="toc 2"/>
    <w:basedOn w:val="Normal"/>
    <w:next w:val="Normal"/>
    <w:autoRedefine/>
    <w:semiHidden/>
    <w:rsid w:val="00714BF5"/>
    <w:pPr>
      <w:tabs>
        <w:tab w:val="right" w:leader="dot" w:pos="9294"/>
      </w:tabs>
      <w:ind w:left="240"/>
      <w:jc w:val="both"/>
    </w:pPr>
  </w:style>
  <w:style w:type="paragraph" w:customStyle="1" w:styleId="TableItems">
    <w:name w:val="Table Items"/>
    <w:basedOn w:val="Normal"/>
    <w:rsid w:val="00714BF5"/>
    <w:pPr>
      <w:keepNext/>
      <w:spacing w:before="60" w:after="60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1DD0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1DD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526C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803D2C"/>
    <w:rPr>
      <w:rFonts w:ascii="Arial" w:hAnsi="Arial"/>
      <w:b/>
      <w:sz w:val="24"/>
    </w:rPr>
  </w:style>
  <w:style w:type="character" w:customStyle="1" w:styleId="Heading4Char">
    <w:name w:val="Heading 4 Char"/>
    <w:basedOn w:val="DefaultParagraphFont"/>
    <w:link w:val="Heading4"/>
    <w:rsid w:val="00803D2C"/>
    <w:rPr>
      <w:rFonts w:ascii="Arial" w:hAnsi="Arial"/>
      <w:b/>
      <w:sz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7.bin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6.bin"/><Relationship Id="rId45" Type="http://schemas.openxmlformats.org/officeDocument/2006/relationships/image" Target="media/image20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oleObject" Target="embeddings/oleObject18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footer" Target="footer1.xml"/><Relationship Id="rId8" Type="http://schemas.openxmlformats.org/officeDocument/2006/relationships/image" Target="media/image1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xznxs9\Application%20Data\Microsoft\Templates\Nexteer\Module%20Design%20Document%20-%20Template%202.2b+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B00080-A141-40FD-89CA-DA8A4C5C1B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Module Design Document - Template 2.2b+.dotx</Template>
  <TotalTime>647</TotalTime>
  <Pages>39</Pages>
  <Words>2293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Module Design Specification</vt:lpstr>
    </vt:vector>
  </TitlesOfParts>
  <Manager>Mark Colosky</Manager>
  <Company>Nexteer</Company>
  <LinksUpToDate>false</LinksUpToDate>
  <CharactersWithSpaces>15339</CharactersWithSpaces>
  <SharedDoc>false</SharedDoc>
  <HyperlinkBase/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Module Design Specification</dc:title>
  <dc:subject>Next Generation Software Design</dc:subject>
  <dc:creator>xznxs9</dc:creator>
  <cp:keywords/>
  <dc:description/>
  <cp:lastModifiedBy>Lucas Wendling</cp:lastModifiedBy>
  <cp:revision>83</cp:revision>
  <cp:lastPrinted>2011-03-21T13:34:00Z</cp:lastPrinted>
  <dcterms:created xsi:type="dcterms:W3CDTF">2012-01-13T16:27:00Z</dcterms:created>
  <dcterms:modified xsi:type="dcterms:W3CDTF">2012-07-20T14:54:00Z</dcterms:modified>
  <cp:category>EPS Software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Title">
    <vt:lpwstr>Diagnostics Manager</vt:lpwstr>
  </property>
  <property fmtid="{D5CDD505-2E9C-101B-9397-08002B2CF9AE}" pid="3" name="MDDRevNum">
    <vt:lpwstr>10</vt:lpwstr>
  </property>
  <property fmtid="{D5CDD505-2E9C-101B-9397-08002B2CF9AE}" pid="4" name="Module Layer">
    <vt:lpwstr>0</vt:lpwstr>
  </property>
  <property fmtid="{D5CDD505-2E9C-101B-9397-08002B2CF9AE}" pid="5" name="Module Name">
    <vt:lpwstr>DiagMgr</vt:lpwstr>
  </property>
  <property fmtid="{D5CDD505-2E9C-101B-9397-08002B2CF9AE}" pid="6" name="Product Line">
    <vt:lpwstr>Gen II+ EPS</vt:lpwstr>
  </property>
</Properties>
</file>