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781C" w:rsidRDefault="004A781C">
      <w:pPr>
        <w:pStyle w:val="Heading1"/>
        <w:numPr>
          <w:ilvl w:val="0"/>
          <w:numId w:val="0"/>
        </w:numPr>
      </w:pPr>
      <w:r>
        <w:t xml:space="preserve">Module  -- </w:t>
      </w:r>
      <w:fldSimple w:instr=" DOCPROPERTY &quot;Document Title&quot;  \* MERGEFORMAT ">
        <w:r w:rsidR="00AF1563">
          <w:t>Digital Column Position Sensor (I2C) Interface</w:t>
        </w:r>
      </w:fldSimple>
    </w:p>
    <w:p w:rsidR="004A781C" w:rsidRDefault="004A781C">
      <w:pPr>
        <w:pStyle w:val="Heading1"/>
      </w:pPr>
      <w:r>
        <w:t>High-Level Description</w:t>
      </w:r>
    </w:p>
    <w:p w:rsidR="00A141A7" w:rsidRDefault="00A141A7">
      <w:r>
        <w:t xml:space="preserve">This module is responsible for the transport of sensor data between the I2C peripheral and the </w:t>
      </w:r>
      <w:r w:rsidR="00AF1563">
        <w:t>DigColPs</w:t>
      </w:r>
      <w:r>
        <w:t xml:space="preserve"> Component.  This module accomplishes this task by providing a number of interface functions.  The functions handle the complexities of making request and handling the underlying interrupts to present the periodic task in the </w:t>
      </w:r>
      <w:r w:rsidR="00AF1563">
        <w:t>DigColPs</w:t>
      </w:r>
      <w:r>
        <w:t xml:space="preserve"> module with the requested data on the next iteration.</w:t>
      </w:r>
    </w:p>
    <w:p w:rsidR="004A781C" w:rsidRDefault="004A781C">
      <w:pPr>
        <w:pStyle w:val="Heading1"/>
      </w:pPr>
      <w:r>
        <w:t>Figures</w:t>
      </w:r>
    </w:p>
    <w:p w:rsidR="004A781C" w:rsidRDefault="004A781C">
      <w:pPr>
        <w:pStyle w:val="Heading2"/>
      </w:pPr>
      <w:r>
        <w:t>Diagram – Function Data Sharing</w:t>
      </w:r>
    </w:p>
    <w:p w:rsidR="00A141A7" w:rsidRDefault="00A141A7" w:rsidP="00A141A7">
      <w:r>
        <w:t xml:space="preserve">See </w:t>
      </w:r>
      <w:r w:rsidR="00AF1563">
        <w:t>DigColPs</w:t>
      </w:r>
      <w:r>
        <w:t xml:space="preserve">_MDD for sequence diagram and interaction between this module, the </w:t>
      </w:r>
      <w:r w:rsidR="00AF1563">
        <w:t>DigColPs</w:t>
      </w:r>
      <w:r>
        <w:t xml:space="preserve"> module and the physical sensor.</w:t>
      </w:r>
    </w:p>
    <w:p w:rsidR="004A781C" w:rsidRDefault="004A781C"/>
    <w:p w:rsidR="004A781C" w:rsidRDefault="004A781C">
      <w:pPr>
        <w:pStyle w:val="Heading1"/>
      </w:pPr>
      <w:r>
        <w:br w:type="page"/>
      </w:r>
      <w:r>
        <w:lastRenderedPageBreak/>
        <w:t>Variable Data Dictionary</w:t>
      </w:r>
    </w:p>
    <w:p w:rsidR="004A781C" w:rsidRDefault="004A781C">
      <w:r>
        <w:t xml:space="preserve">For details on module input / output variable, refer to the Data Dictionary for the application.  Input / output variable names are listed here for reference.  </w:t>
      </w:r>
    </w:p>
    <w:tbl>
      <w:tblPr>
        <w:tblW w:w="8910" w:type="dxa"/>
        <w:tblInd w:w="1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46"/>
        <w:gridCol w:w="9"/>
        <w:gridCol w:w="4455"/>
      </w:tblGrid>
      <w:tr w:rsidR="006D33CC" w:rsidRPr="006D33CC" w:rsidTr="006D33CC">
        <w:trPr>
          <w:trHeight w:val="321"/>
        </w:trPr>
        <w:tc>
          <w:tcPr>
            <w:tcW w:w="4446" w:type="dxa"/>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Inputs</w:t>
            </w:r>
          </w:p>
        </w:tc>
        <w:tc>
          <w:tcPr>
            <w:tcW w:w="4464" w:type="dxa"/>
            <w:gridSpan w:val="2"/>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Outputs</w:t>
            </w:r>
          </w:p>
        </w:tc>
      </w:tr>
      <w:tr w:rsidR="006D33CC"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6D33CC" w:rsidRPr="004B5BE2" w:rsidRDefault="00A141A7" w:rsidP="00F957FA">
            <w:pPr>
              <w:spacing w:before="100" w:beforeAutospacing="1" w:after="100" w:afterAutospacing="1"/>
              <w:rPr>
                <w:rFonts w:ascii="Arial" w:hAnsi="Arial" w:cs="Arial"/>
                <w:sz w:val="16"/>
                <w:szCs w:val="16"/>
              </w:rPr>
            </w:pPr>
            <w:r>
              <w:rPr>
                <w:rFonts w:ascii="Arial" w:hAnsi="Arial" w:cs="Arial"/>
                <w:sz w:val="16"/>
                <w:szCs w:val="16"/>
              </w:rPr>
              <w:t>Type_Cnt</w:t>
            </w:r>
            <w:r w:rsidRPr="00A141A7">
              <w:rPr>
                <w:rFonts w:ascii="Arial" w:hAnsi="Arial" w:cs="Arial"/>
                <w:sz w:val="16"/>
                <w:szCs w:val="16"/>
              </w:rPr>
              <w:t>_u08</w:t>
            </w:r>
          </w:p>
        </w:tc>
        <w:tc>
          <w:tcPr>
            <w:tcW w:w="4455" w:type="dxa"/>
            <w:vAlign w:val="center"/>
          </w:tcPr>
          <w:p w:rsidR="006D33CC" w:rsidRPr="004B5BE2" w:rsidRDefault="00A141A7" w:rsidP="00F957FA">
            <w:pPr>
              <w:spacing w:before="100" w:beforeAutospacing="1" w:after="100" w:afterAutospacing="1"/>
              <w:rPr>
                <w:rFonts w:ascii="Arial" w:hAnsi="Arial" w:cs="Arial"/>
                <w:sz w:val="16"/>
                <w:szCs w:val="16"/>
              </w:rPr>
            </w:pPr>
            <w:r>
              <w:rPr>
                <w:rFonts w:ascii="Arial" w:hAnsi="Arial" w:cs="Arial"/>
                <w:sz w:val="16"/>
                <w:szCs w:val="16"/>
              </w:rPr>
              <w:t>CommFaults_Cnt_</w:t>
            </w:r>
            <w:r w:rsidRPr="00A141A7">
              <w:rPr>
                <w:rFonts w:ascii="Arial" w:hAnsi="Arial" w:cs="Arial"/>
                <w:sz w:val="16"/>
                <w:szCs w:val="16"/>
              </w:rPr>
              <w:t>b08</w:t>
            </w:r>
          </w:p>
        </w:tc>
      </w:tr>
      <w:tr w:rsidR="006D33CC"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6D33CC" w:rsidRDefault="006D33CC" w:rsidP="00F957FA">
            <w:pPr>
              <w:spacing w:before="100" w:beforeAutospacing="1" w:after="100" w:afterAutospacing="1"/>
              <w:rPr>
                <w:rFonts w:ascii="Arial" w:hAnsi="Arial" w:cs="Arial"/>
                <w:sz w:val="16"/>
                <w:szCs w:val="16"/>
              </w:rPr>
            </w:pPr>
          </w:p>
        </w:tc>
        <w:tc>
          <w:tcPr>
            <w:tcW w:w="4455" w:type="dxa"/>
            <w:vAlign w:val="center"/>
          </w:tcPr>
          <w:p w:rsidR="006D33CC" w:rsidRDefault="00A141A7" w:rsidP="00F957FA">
            <w:pPr>
              <w:spacing w:before="100" w:beforeAutospacing="1" w:after="100" w:afterAutospacing="1"/>
              <w:rPr>
                <w:rFonts w:ascii="Arial" w:hAnsi="Arial" w:cs="Arial"/>
                <w:sz w:val="16"/>
                <w:szCs w:val="16"/>
              </w:rPr>
            </w:pPr>
            <w:r>
              <w:rPr>
                <w:rFonts w:ascii="Arial" w:hAnsi="Arial" w:cs="Arial"/>
                <w:sz w:val="16"/>
                <w:szCs w:val="16"/>
              </w:rPr>
              <w:t>DataType_Cnt_</w:t>
            </w:r>
            <w:r w:rsidRPr="00A141A7">
              <w:rPr>
                <w:rFonts w:ascii="Arial" w:hAnsi="Arial" w:cs="Arial"/>
                <w:sz w:val="16"/>
                <w:szCs w:val="16"/>
              </w:rPr>
              <w:t>u08</w:t>
            </w:r>
          </w:p>
        </w:tc>
      </w:tr>
      <w:tr w:rsidR="00A141A7"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A141A7" w:rsidRDefault="00A141A7" w:rsidP="00F957FA">
            <w:pPr>
              <w:spacing w:before="100" w:beforeAutospacing="1" w:after="100" w:afterAutospacing="1"/>
              <w:rPr>
                <w:rFonts w:ascii="Arial" w:hAnsi="Arial" w:cs="Arial"/>
                <w:sz w:val="16"/>
                <w:szCs w:val="16"/>
              </w:rPr>
            </w:pPr>
          </w:p>
        </w:tc>
        <w:tc>
          <w:tcPr>
            <w:tcW w:w="4455" w:type="dxa"/>
            <w:vAlign w:val="center"/>
          </w:tcPr>
          <w:p w:rsidR="00A141A7" w:rsidRDefault="00A141A7" w:rsidP="00F957FA">
            <w:pPr>
              <w:spacing w:before="100" w:beforeAutospacing="1" w:after="100" w:afterAutospacing="1"/>
              <w:rPr>
                <w:rFonts w:ascii="Arial" w:hAnsi="Arial" w:cs="Arial"/>
                <w:sz w:val="16"/>
                <w:szCs w:val="16"/>
              </w:rPr>
            </w:pPr>
            <w:r>
              <w:rPr>
                <w:rFonts w:ascii="Arial" w:hAnsi="Arial" w:cs="Arial"/>
                <w:sz w:val="16"/>
                <w:szCs w:val="16"/>
              </w:rPr>
              <w:t>ColSnsrData_Cnt_</w:t>
            </w:r>
            <w:r w:rsidRPr="00A141A7">
              <w:rPr>
                <w:rFonts w:ascii="Arial" w:hAnsi="Arial" w:cs="Arial"/>
                <w:sz w:val="16"/>
                <w:szCs w:val="16"/>
              </w:rPr>
              <w:t>u16</w:t>
            </w:r>
          </w:p>
        </w:tc>
      </w:tr>
      <w:tr w:rsidR="00A141A7"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A141A7" w:rsidRDefault="00A141A7" w:rsidP="00F957FA">
            <w:pPr>
              <w:spacing w:before="100" w:beforeAutospacing="1" w:after="100" w:afterAutospacing="1"/>
              <w:rPr>
                <w:rFonts w:ascii="Arial" w:hAnsi="Arial" w:cs="Arial"/>
                <w:sz w:val="16"/>
                <w:szCs w:val="16"/>
              </w:rPr>
            </w:pPr>
          </w:p>
        </w:tc>
        <w:tc>
          <w:tcPr>
            <w:tcW w:w="4455" w:type="dxa"/>
            <w:vAlign w:val="center"/>
          </w:tcPr>
          <w:p w:rsidR="00A141A7" w:rsidRDefault="00A141A7" w:rsidP="00F957FA">
            <w:pPr>
              <w:spacing w:before="100" w:beforeAutospacing="1" w:after="100" w:afterAutospacing="1"/>
              <w:rPr>
                <w:rFonts w:ascii="Arial" w:hAnsi="Arial" w:cs="Arial"/>
                <w:sz w:val="16"/>
                <w:szCs w:val="16"/>
              </w:rPr>
            </w:pPr>
            <w:r>
              <w:rPr>
                <w:rFonts w:ascii="Arial" w:hAnsi="Arial" w:cs="Arial"/>
                <w:sz w:val="16"/>
                <w:szCs w:val="16"/>
              </w:rPr>
              <w:t>SpurSnsrData_Cnt_</w:t>
            </w:r>
            <w:r w:rsidRPr="00A141A7">
              <w:rPr>
                <w:rFonts w:ascii="Arial" w:hAnsi="Arial" w:cs="Arial"/>
                <w:sz w:val="16"/>
                <w:szCs w:val="16"/>
              </w:rPr>
              <w:t>u16</w:t>
            </w:r>
          </w:p>
        </w:tc>
      </w:tr>
      <w:tr w:rsidR="00747F8C"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47F8C" w:rsidRPr="00747F8C" w:rsidRDefault="00747F8C" w:rsidP="00F957FA">
            <w:pPr>
              <w:spacing w:before="100" w:beforeAutospacing="1" w:after="100" w:afterAutospacing="1"/>
              <w:rPr>
                <w:rFonts w:ascii="Arial" w:hAnsi="Arial" w:cs="Arial"/>
                <w:color w:val="FF0000"/>
                <w:sz w:val="16"/>
                <w:szCs w:val="16"/>
              </w:rPr>
            </w:pPr>
          </w:p>
        </w:tc>
        <w:tc>
          <w:tcPr>
            <w:tcW w:w="4455" w:type="dxa"/>
            <w:vAlign w:val="center"/>
          </w:tcPr>
          <w:p w:rsidR="00747F8C" w:rsidRPr="0094350C" w:rsidRDefault="00747F8C" w:rsidP="00F957FA">
            <w:pPr>
              <w:spacing w:before="100" w:beforeAutospacing="1" w:after="100" w:afterAutospacing="1"/>
              <w:rPr>
                <w:rFonts w:ascii="Arial" w:hAnsi="Arial" w:cs="Arial"/>
                <w:sz w:val="16"/>
                <w:szCs w:val="16"/>
              </w:rPr>
            </w:pPr>
            <w:r w:rsidRPr="0094350C">
              <w:rPr>
                <w:rFonts w:ascii="Arial" w:hAnsi="Arial" w:cs="Arial"/>
                <w:sz w:val="16"/>
                <w:szCs w:val="16"/>
              </w:rPr>
              <w:t>DigColPsInt_I2CHwCustData_Uls_M_u16</w:t>
            </w:r>
          </w:p>
        </w:tc>
      </w:tr>
    </w:tbl>
    <w:p w:rsidR="006D33CC" w:rsidRDefault="006D33CC"/>
    <w:p w:rsidR="004A781C" w:rsidRDefault="004A781C">
      <w:pPr>
        <w:pStyle w:val="Heading2"/>
      </w:pPr>
      <w:r>
        <w:t>Module Internal Variables</w:t>
      </w:r>
    </w:p>
    <w:p w:rsidR="004A781C" w:rsidRDefault="004A781C">
      <w:r>
        <w:t xml:space="preserve">This section identifies the name, range and resolutions for module specific data created by this module.  If there are no range restrictions on the variable, the term “FULL” is placed into the table for legal range.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528"/>
        <w:gridCol w:w="990"/>
        <w:gridCol w:w="810"/>
        <w:gridCol w:w="720"/>
        <w:gridCol w:w="2880"/>
      </w:tblGrid>
      <w:tr w:rsidR="00BD008B" w:rsidTr="00A87EA4">
        <w:tc>
          <w:tcPr>
            <w:tcW w:w="3528"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Variable Name</w:t>
            </w:r>
          </w:p>
        </w:tc>
        <w:tc>
          <w:tcPr>
            <w:tcW w:w="99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Resolution</w:t>
            </w:r>
          </w:p>
        </w:tc>
        <w:tc>
          <w:tcPr>
            <w:tcW w:w="81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(min)</w:t>
            </w:r>
          </w:p>
        </w:tc>
        <w:tc>
          <w:tcPr>
            <w:tcW w:w="72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(max)</w:t>
            </w:r>
          </w:p>
        </w:tc>
        <w:tc>
          <w:tcPr>
            <w:tcW w:w="288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Software Segment</w:t>
            </w:r>
          </w:p>
        </w:tc>
      </w:tr>
      <w:tr w:rsidR="00BD008B" w:rsidTr="00A87EA4">
        <w:tc>
          <w:tcPr>
            <w:tcW w:w="3528" w:type="dxa"/>
            <w:tcBorders>
              <w:top w:val="single" w:sz="6" w:space="0" w:color="auto"/>
              <w:left w:val="single" w:sz="6" w:space="0" w:color="auto"/>
              <w:bottom w:val="single" w:sz="6" w:space="0" w:color="auto"/>
              <w:right w:val="single" w:sz="6" w:space="0" w:color="auto"/>
            </w:tcBorders>
          </w:tcPr>
          <w:p w:rsidR="00BD008B" w:rsidRDefault="00A87EA4" w:rsidP="00F957FA">
            <w:pPr>
              <w:spacing w:before="60"/>
              <w:rPr>
                <w:rFonts w:ascii="Arial" w:hAnsi="Arial" w:cs="Arial"/>
                <w:sz w:val="16"/>
              </w:rPr>
            </w:pPr>
            <w:r>
              <w:rPr>
                <w:rFonts w:ascii="Arial" w:hAnsi="Arial" w:cs="Arial"/>
                <w:sz w:val="16"/>
              </w:rPr>
              <w:t>DigColPsInt_</w:t>
            </w:r>
            <w:r w:rsidR="00A141A7" w:rsidRPr="00A141A7">
              <w:rPr>
                <w:rFonts w:ascii="Arial" w:hAnsi="Arial" w:cs="Arial"/>
                <w:sz w:val="16"/>
              </w:rPr>
              <w:t>CurrentStepNo_Cnt_M_enum</w:t>
            </w:r>
          </w:p>
        </w:tc>
        <w:tc>
          <w:tcPr>
            <w:tcW w:w="990" w:type="dxa"/>
            <w:tcBorders>
              <w:top w:val="single" w:sz="6" w:space="0" w:color="auto"/>
              <w:left w:val="single" w:sz="6" w:space="0" w:color="auto"/>
              <w:bottom w:val="single" w:sz="6" w:space="0" w:color="auto"/>
              <w:right w:val="single" w:sz="6" w:space="0" w:color="auto"/>
            </w:tcBorders>
          </w:tcPr>
          <w:p w:rsidR="00BD008B" w:rsidRDefault="00A141A7" w:rsidP="00F957FA">
            <w:pPr>
              <w:spacing w:before="60"/>
              <w:rPr>
                <w:rFonts w:ascii="Arial" w:hAnsi="Arial" w:cs="Arial"/>
                <w:sz w:val="16"/>
              </w:rPr>
            </w:pPr>
            <w:r>
              <w:rPr>
                <w:rFonts w:ascii="Arial" w:hAnsi="Arial" w:cs="Arial"/>
                <w:sz w:val="16"/>
              </w:rPr>
              <w:t>1</w:t>
            </w:r>
          </w:p>
        </w:tc>
        <w:tc>
          <w:tcPr>
            <w:tcW w:w="810" w:type="dxa"/>
            <w:tcBorders>
              <w:top w:val="single" w:sz="6" w:space="0" w:color="auto"/>
              <w:left w:val="single" w:sz="6" w:space="0" w:color="auto"/>
              <w:bottom w:val="single" w:sz="6" w:space="0" w:color="auto"/>
              <w:right w:val="single" w:sz="6" w:space="0" w:color="auto"/>
            </w:tcBorders>
          </w:tcPr>
          <w:p w:rsidR="00BD008B" w:rsidRDefault="00A141A7" w:rsidP="00F957FA">
            <w:pPr>
              <w:spacing w:before="60"/>
              <w:rPr>
                <w:rFonts w:ascii="Arial" w:hAnsi="Arial" w:cs="Arial"/>
                <w:sz w:val="16"/>
              </w:rPr>
            </w:pPr>
            <w:r>
              <w:rPr>
                <w:rFonts w:ascii="Arial" w:hAnsi="Arial" w:cs="Arial"/>
                <w:sz w:val="16"/>
              </w:rPr>
              <w:t>0</w:t>
            </w:r>
          </w:p>
        </w:tc>
        <w:tc>
          <w:tcPr>
            <w:tcW w:w="720" w:type="dxa"/>
            <w:tcBorders>
              <w:top w:val="single" w:sz="6" w:space="0" w:color="auto"/>
              <w:left w:val="single" w:sz="6" w:space="0" w:color="auto"/>
              <w:bottom w:val="single" w:sz="6" w:space="0" w:color="auto"/>
              <w:right w:val="single" w:sz="6" w:space="0" w:color="auto"/>
            </w:tcBorders>
          </w:tcPr>
          <w:p w:rsidR="00BD008B" w:rsidRDefault="00714B81" w:rsidP="00F957FA">
            <w:pPr>
              <w:spacing w:before="60"/>
              <w:rPr>
                <w:rFonts w:ascii="Arial" w:hAnsi="Arial" w:cs="Arial"/>
                <w:sz w:val="16"/>
              </w:rPr>
            </w:pPr>
            <w:r>
              <w:rPr>
                <w:rFonts w:ascii="Arial" w:hAnsi="Arial" w:cs="Arial"/>
                <w:sz w:val="16"/>
              </w:rPr>
              <w:t>36</w:t>
            </w:r>
          </w:p>
        </w:tc>
        <w:tc>
          <w:tcPr>
            <w:tcW w:w="2880" w:type="dxa"/>
            <w:tcBorders>
              <w:top w:val="single" w:sz="6" w:space="0" w:color="auto"/>
              <w:left w:val="single" w:sz="6" w:space="0" w:color="auto"/>
              <w:bottom w:val="single" w:sz="6" w:space="0" w:color="auto"/>
              <w:right w:val="single" w:sz="6" w:space="0" w:color="auto"/>
            </w:tcBorders>
          </w:tcPr>
          <w:p w:rsidR="00BD008B" w:rsidRDefault="00AF1563" w:rsidP="00F957FA">
            <w:pPr>
              <w:spacing w:before="60"/>
              <w:rPr>
                <w:rFonts w:ascii="Arial" w:hAnsi="Arial" w:cs="Arial"/>
                <w:sz w:val="16"/>
              </w:rPr>
            </w:pPr>
            <w:r>
              <w:rPr>
                <w:rFonts w:ascii="Arial" w:hAnsi="Arial" w:cs="Arial"/>
                <w:sz w:val="16"/>
              </w:rPr>
              <w:t>DIGCOLPS</w:t>
            </w:r>
            <w:r w:rsidR="00A141A7" w:rsidRPr="00A141A7">
              <w:rPr>
                <w:rFonts w:ascii="Arial" w:hAnsi="Arial" w:cs="Arial"/>
                <w:sz w:val="16"/>
              </w:rPr>
              <w:t>INT_START_SEC_VAR_CLEARED_UNSPECIFIED</w:t>
            </w:r>
          </w:p>
        </w:tc>
      </w:tr>
      <w:tr w:rsidR="00403EC3" w:rsidTr="00A87EA4">
        <w:tc>
          <w:tcPr>
            <w:tcW w:w="3528"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DigColPsInt_InitialTime_mS_M_u32</w:t>
            </w:r>
          </w:p>
        </w:tc>
        <w:tc>
          <w:tcPr>
            <w:tcW w:w="99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1</w:t>
            </w:r>
          </w:p>
        </w:tc>
        <w:tc>
          <w:tcPr>
            <w:tcW w:w="81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0</w:t>
            </w:r>
          </w:p>
        </w:tc>
        <w:tc>
          <w:tcPr>
            <w:tcW w:w="72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FULL</w:t>
            </w:r>
          </w:p>
        </w:tc>
        <w:tc>
          <w:tcPr>
            <w:tcW w:w="288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DIGCOLPSINT_START_SEC_VAR_CLEARED_32</w:t>
            </w:r>
          </w:p>
        </w:tc>
      </w:tr>
      <w:tr w:rsidR="00403EC3" w:rsidTr="00A87EA4">
        <w:tc>
          <w:tcPr>
            <w:tcW w:w="3528"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DigColPsInt_</w:t>
            </w:r>
            <w:r w:rsidRPr="00A141A7">
              <w:rPr>
                <w:rFonts w:ascii="Arial" w:hAnsi="Arial" w:cs="Arial"/>
                <w:sz w:val="16"/>
              </w:rPr>
              <w:t>ColSnsrData_Cnt_M_u16</w:t>
            </w:r>
          </w:p>
        </w:tc>
        <w:tc>
          <w:tcPr>
            <w:tcW w:w="99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1</w:t>
            </w:r>
          </w:p>
        </w:tc>
        <w:tc>
          <w:tcPr>
            <w:tcW w:w="81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0</w:t>
            </w:r>
          </w:p>
        </w:tc>
        <w:tc>
          <w:tcPr>
            <w:tcW w:w="72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65535</w:t>
            </w:r>
          </w:p>
        </w:tc>
        <w:tc>
          <w:tcPr>
            <w:tcW w:w="288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DIGCOLPS</w:t>
            </w:r>
            <w:r w:rsidRPr="00A141A7">
              <w:rPr>
                <w:rFonts w:ascii="Arial" w:hAnsi="Arial" w:cs="Arial"/>
                <w:sz w:val="16"/>
              </w:rPr>
              <w:t>INT_START_SEC_VAR_CLEARED_16</w:t>
            </w:r>
          </w:p>
        </w:tc>
      </w:tr>
      <w:tr w:rsidR="00403EC3" w:rsidTr="00A87EA4">
        <w:tc>
          <w:tcPr>
            <w:tcW w:w="3528" w:type="dxa"/>
            <w:tcBorders>
              <w:top w:val="single" w:sz="6" w:space="0" w:color="auto"/>
              <w:left w:val="single" w:sz="6" w:space="0" w:color="auto"/>
              <w:bottom w:val="single" w:sz="6" w:space="0" w:color="auto"/>
              <w:right w:val="single" w:sz="6" w:space="0" w:color="auto"/>
            </w:tcBorders>
          </w:tcPr>
          <w:p w:rsidR="00403EC3" w:rsidRPr="00A141A7" w:rsidRDefault="00403EC3" w:rsidP="00F957FA">
            <w:pPr>
              <w:spacing w:before="60"/>
              <w:rPr>
                <w:rFonts w:ascii="Arial" w:hAnsi="Arial" w:cs="Arial"/>
                <w:sz w:val="16"/>
              </w:rPr>
            </w:pPr>
            <w:r>
              <w:rPr>
                <w:rFonts w:ascii="Arial" w:hAnsi="Arial" w:cs="Arial"/>
                <w:sz w:val="16"/>
              </w:rPr>
              <w:t>DigColPsInt_</w:t>
            </w:r>
            <w:r w:rsidRPr="00A141A7">
              <w:rPr>
                <w:rFonts w:ascii="Arial" w:hAnsi="Arial" w:cs="Arial"/>
                <w:sz w:val="16"/>
              </w:rPr>
              <w:t>SpurSnsrData_Cnt_M_u16</w:t>
            </w:r>
          </w:p>
        </w:tc>
        <w:tc>
          <w:tcPr>
            <w:tcW w:w="99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1</w:t>
            </w:r>
          </w:p>
        </w:tc>
        <w:tc>
          <w:tcPr>
            <w:tcW w:w="81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0</w:t>
            </w:r>
          </w:p>
        </w:tc>
        <w:tc>
          <w:tcPr>
            <w:tcW w:w="72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65535</w:t>
            </w:r>
          </w:p>
        </w:tc>
        <w:tc>
          <w:tcPr>
            <w:tcW w:w="288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DIGCOLPS</w:t>
            </w:r>
            <w:r w:rsidRPr="00A141A7">
              <w:rPr>
                <w:rFonts w:ascii="Arial" w:hAnsi="Arial" w:cs="Arial"/>
                <w:sz w:val="16"/>
              </w:rPr>
              <w:t>INT_START_SEC_VAR_CLEARED_16</w:t>
            </w:r>
          </w:p>
        </w:tc>
      </w:tr>
      <w:tr w:rsidR="00403EC3" w:rsidTr="00A87EA4">
        <w:tc>
          <w:tcPr>
            <w:tcW w:w="3528"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DigColPsInt_ColSnsrErrData_Cnt_D_u16</w:t>
            </w:r>
          </w:p>
        </w:tc>
        <w:tc>
          <w:tcPr>
            <w:tcW w:w="99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1</w:t>
            </w:r>
          </w:p>
        </w:tc>
        <w:tc>
          <w:tcPr>
            <w:tcW w:w="81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0</w:t>
            </w:r>
          </w:p>
        </w:tc>
        <w:tc>
          <w:tcPr>
            <w:tcW w:w="72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FULL</w:t>
            </w:r>
          </w:p>
        </w:tc>
        <w:tc>
          <w:tcPr>
            <w:tcW w:w="288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DIGCOLPSINT_START_SEC_VAR_CLEARED_16</w:t>
            </w:r>
          </w:p>
        </w:tc>
      </w:tr>
      <w:tr w:rsidR="00403EC3" w:rsidTr="00A87EA4">
        <w:tc>
          <w:tcPr>
            <w:tcW w:w="3528"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DigColPsInt_ColSnsrExtErrData_Cnt_D_u16</w:t>
            </w:r>
          </w:p>
        </w:tc>
        <w:tc>
          <w:tcPr>
            <w:tcW w:w="99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1</w:t>
            </w:r>
          </w:p>
        </w:tc>
        <w:tc>
          <w:tcPr>
            <w:tcW w:w="81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0</w:t>
            </w:r>
          </w:p>
        </w:tc>
        <w:tc>
          <w:tcPr>
            <w:tcW w:w="72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FULL</w:t>
            </w:r>
          </w:p>
        </w:tc>
        <w:tc>
          <w:tcPr>
            <w:tcW w:w="288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DIGCOLPSINT_START_SEC_VAR_CLEARED_16</w:t>
            </w:r>
          </w:p>
        </w:tc>
      </w:tr>
      <w:tr w:rsidR="00403EC3" w:rsidTr="00A87EA4">
        <w:tc>
          <w:tcPr>
            <w:tcW w:w="3528"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DigColPsInt_ColSnsrCheckStatData_Cnt_D_u16</w:t>
            </w:r>
          </w:p>
        </w:tc>
        <w:tc>
          <w:tcPr>
            <w:tcW w:w="99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1</w:t>
            </w:r>
          </w:p>
        </w:tc>
        <w:tc>
          <w:tcPr>
            <w:tcW w:w="81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0</w:t>
            </w:r>
          </w:p>
        </w:tc>
        <w:tc>
          <w:tcPr>
            <w:tcW w:w="72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FULL</w:t>
            </w:r>
          </w:p>
        </w:tc>
        <w:tc>
          <w:tcPr>
            <w:tcW w:w="288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DIGCOLPSINT_START_SEC_VAR_CLEARED_16</w:t>
            </w:r>
          </w:p>
        </w:tc>
      </w:tr>
      <w:tr w:rsidR="00403EC3" w:rsidTr="00A87EA4">
        <w:tc>
          <w:tcPr>
            <w:tcW w:w="3528"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DigColPsInt_SpurSnsrErrData_Cnt_D_u16</w:t>
            </w:r>
          </w:p>
        </w:tc>
        <w:tc>
          <w:tcPr>
            <w:tcW w:w="99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1</w:t>
            </w:r>
          </w:p>
        </w:tc>
        <w:tc>
          <w:tcPr>
            <w:tcW w:w="81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0</w:t>
            </w:r>
          </w:p>
        </w:tc>
        <w:tc>
          <w:tcPr>
            <w:tcW w:w="72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FULL</w:t>
            </w:r>
          </w:p>
        </w:tc>
        <w:tc>
          <w:tcPr>
            <w:tcW w:w="288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DIGCOLPSINT_START_SEC_VAR_CLEARED_16</w:t>
            </w:r>
          </w:p>
        </w:tc>
      </w:tr>
      <w:tr w:rsidR="00403EC3" w:rsidTr="00A87EA4">
        <w:tc>
          <w:tcPr>
            <w:tcW w:w="3528"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DigColPsInt_SpurSnsrExtErrData_Cnt_D_u16</w:t>
            </w:r>
          </w:p>
        </w:tc>
        <w:tc>
          <w:tcPr>
            <w:tcW w:w="99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1</w:t>
            </w:r>
          </w:p>
        </w:tc>
        <w:tc>
          <w:tcPr>
            <w:tcW w:w="81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0</w:t>
            </w:r>
          </w:p>
        </w:tc>
        <w:tc>
          <w:tcPr>
            <w:tcW w:w="72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FULL</w:t>
            </w:r>
          </w:p>
        </w:tc>
        <w:tc>
          <w:tcPr>
            <w:tcW w:w="288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DIGCOLPSINT_START_SEC_VAR_CLEARED_16</w:t>
            </w:r>
          </w:p>
        </w:tc>
      </w:tr>
      <w:tr w:rsidR="00403EC3" w:rsidTr="00A87EA4">
        <w:tc>
          <w:tcPr>
            <w:tcW w:w="3528"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DigColPsInt_SpurSnsrCheckStatData_Cnt_D_u16</w:t>
            </w:r>
          </w:p>
        </w:tc>
        <w:tc>
          <w:tcPr>
            <w:tcW w:w="99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1</w:t>
            </w:r>
          </w:p>
        </w:tc>
        <w:tc>
          <w:tcPr>
            <w:tcW w:w="81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0</w:t>
            </w:r>
          </w:p>
        </w:tc>
        <w:tc>
          <w:tcPr>
            <w:tcW w:w="72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FULL</w:t>
            </w:r>
          </w:p>
        </w:tc>
        <w:tc>
          <w:tcPr>
            <w:tcW w:w="288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DIGCOLPSINT_START_SEC_VAR_CLEARED_16</w:t>
            </w:r>
          </w:p>
        </w:tc>
      </w:tr>
      <w:tr w:rsidR="00403EC3" w:rsidTr="00A87EA4">
        <w:tc>
          <w:tcPr>
            <w:tcW w:w="3528" w:type="dxa"/>
            <w:tcBorders>
              <w:top w:val="single" w:sz="6" w:space="0" w:color="auto"/>
              <w:left w:val="single" w:sz="6" w:space="0" w:color="auto"/>
              <w:bottom w:val="single" w:sz="6" w:space="0" w:color="auto"/>
              <w:right w:val="single" w:sz="6" w:space="0" w:color="auto"/>
            </w:tcBorders>
          </w:tcPr>
          <w:p w:rsidR="00403EC3" w:rsidRPr="00A141A7" w:rsidRDefault="00403EC3" w:rsidP="00F957FA">
            <w:pPr>
              <w:spacing w:before="60"/>
              <w:rPr>
                <w:rFonts w:ascii="Arial" w:hAnsi="Arial" w:cs="Arial"/>
                <w:sz w:val="16"/>
              </w:rPr>
            </w:pPr>
            <w:r>
              <w:rPr>
                <w:rFonts w:ascii="Arial" w:hAnsi="Arial" w:cs="Arial"/>
                <w:sz w:val="16"/>
              </w:rPr>
              <w:t>DigColPsInt_</w:t>
            </w:r>
            <w:r w:rsidRPr="003B7579">
              <w:rPr>
                <w:rFonts w:ascii="Arial" w:hAnsi="Arial" w:cs="Arial"/>
                <w:sz w:val="16"/>
              </w:rPr>
              <w:t>CurrentSlave_Cnt_M_u08</w:t>
            </w:r>
          </w:p>
        </w:tc>
        <w:tc>
          <w:tcPr>
            <w:tcW w:w="99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1</w:t>
            </w:r>
          </w:p>
        </w:tc>
        <w:tc>
          <w:tcPr>
            <w:tcW w:w="81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0</w:t>
            </w:r>
          </w:p>
        </w:tc>
        <w:tc>
          <w:tcPr>
            <w:tcW w:w="72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127</w:t>
            </w:r>
          </w:p>
        </w:tc>
        <w:tc>
          <w:tcPr>
            <w:tcW w:w="2880" w:type="dxa"/>
            <w:tcBorders>
              <w:top w:val="single" w:sz="6" w:space="0" w:color="auto"/>
              <w:left w:val="single" w:sz="6" w:space="0" w:color="auto"/>
              <w:bottom w:val="single" w:sz="6" w:space="0" w:color="auto"/>
              <w:right w:val="single" w:sz="6" w:space="0" w:color="auto"/>
            </w:tcBorders>
          </w:tcPr>
          <w:p w:rsidR="00403EC3" w:rsidRDefault="00403EC3" w:rsidP="00A87EA4">
            <w:pPr>
              <w:spacing w:before="60"/>
              <w:rPr>
                <w:rFonts w:ascii="Arial" w:hAnsi="Arial" w:cs="Arial"/>
                <w:sz w:val="16"/>
              </w:rPr>
            </w:pPr>
            <w:r>
              <w:rPr>
                <w:rFonts w:ascii="Arial" w:hAnsi="Arial" w:cs="Arial"/>
                <w:sz w:val="16"/>
              </w:rPr>
              <w:t>DIGCOLPS</w:t>
            </w:r>
            <w:r w:rsidRPr="00A141A7">
              <w:rPr>
                <w:rFonts w:ascii="Arial" w:hAnsi="Arial" w:cs="Arial"/>
                <w:sz w:val="16"/>
              </w:rPr>
              <w:t>INT_START_SEC_VAR_CLEARED_8</w:t>
            </w:r>
          </w:p>
        </w:tc>
      </w:tr>
      <w:tr w:rsidR="00403EC3" w:rsidTr="00A87EA4">
        <w:tc>
          <w:tcPr>
            <w:tcW w:w="3528" w:type="dxa"/>
            <w:tcBorders>
              <w:top w:val="single" w:sz="6" w:space="0" w:color="auto"/>
              <w:left w:val="single" w:sz="6" w:space="0" w:color="auto"/>
              <w:bottom w:val="single" w:sz="6" w:space="0" w:color="auto"/>
              <w:right w:val="single" w:sz="6" w:space="0" w:color="auto"/>
            </w:tcBorders>
          </w:tcPr>
          <w:p w:rsidR="00403EC3" w:rsidRPr="00A141A7" w:rsidRDefault="00403EC3" w:rsidP="00F957FA">
            <w:pPr>
              <w:spacing w:before="60"/>
              <w:rPr>
                <w:rFonts w:ascii="Arial" w:hAnsi="Arial" w:cs="Arial"/>
                <w:sz w:val="16"/>
              </w:rPr>
            </w:pPr>
            <w:r>
              <w:rPr>
                <w:rFonts w:ascii="Arial" w:hAnsi="Arial" w:cs="Arial"/>
                <w:sz w:val="16"/>
              </w:rPr>
              <w:lastRenderedPageBreak/>
              <w:t>DigColPsInt_</w:t>
            </w:r>
            <w:r w:rsidRPr="00A141A7">
              <w:rPr>
                <w:rFonts w:ascii="Arial" w:hAnsi="Arial" w:cs="Arial"/>
                <w:sz w:val="16"/>
              </w:rPr>
              <w:t>RecvdDataType_Cnt_M_u08</w:t>
            </w:r>
          </w:p>
        </w:tc>
        <w:tc>
          <w:tcPr>
            <w:tcW w:w="99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1</w:t>
            </w:r>
          </w:p>
        </w:tc>
        <w:tc>
          <w:tcPr>
            <w:tcW w:w="81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0</w:t>
            </w:r>
          </w:p>
        </w:tc>
        <w:tc>
          <w:tcPr>
            <w:tcW w:w="72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5</w:t>
            </w:r>
          </w:p>
        </w:tc>
        <w:tc>
          <w:tcPr>
            <w:tcW w:w="288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DIGCOLPS</w:t>
            </w:r>
            <w:r w:rsidRPr="00A141A7">
              <w:rPr>
                <w:rFonts w:ascii="Arial" w:hAnsi="Arial" w:cs="Arial"/>
                <w:sz w:val="16"/>
              </w:rPr>
              <w:t>INT_START_SEC_VAR_CLEARED_8</w:t>
            </w:r>
          </w:p>
        </w:tc>
      </w:tr>
      <w:tr w:rsidR="00403EC3" w:rsidTr="00A87EA4">
        <w:tc>
          <w:tcPr>
            <w:tcW w:w="3528" w:type="dxa"/>
            <w:tcBorders>
              <w:top w:val="single" w:sz="6" w:space="0" w:color="auto"/>
              <w:left w:val="single" w:sz="6" w:space="0" w:color="auto"/>
              <w:bottom w:val="single" w:sz="6" w:space="0" w:color="auto"/>
              <w:right w:val="single" w:sz="6" w:space="0" w:color="auto"/>
            </w:tcBorders>
          </w:tcPr>
          <w:p w:rsidR="00403EC3" w:rsidRPr="00A141A7" w:rsidRDefault="00403EC3" w:rsidP="00F957FA">
            <w:pPr>
              <w:spacing w:before="60"/>
              <w:rPr>
                <w:rFonts w:ascii="Arial" w:hAnsi="Arial" w:cs="Arial"/>
                <w:sz w:val="16"/>
              </w:rPr>
            </w:pPr>
            <w:r>
              <w:rPr>
                <w:rFonts w:ascii="Arial" w:hAnsi="Arial" w:cs="Arial"/>
                <w:sz w:val="16"/>
              </w:rPr>
              <w:t>DigColPsInt_</w:t>
            </w:r>
            <w:r w:rsidRPr="00A141A7">
              <w:rPr>
                <w:rFonts w:ascii="Arial" w:hAnsi="Arial" w:cs="Arial"/>
                <w:sz w:val="16"/>
              </w:rPr>
              <w:t>Buffer_Cnt_M_u08</w:t>
            </w:r>
            <w:r>
              <w:rPr>
                <w:rFonts w:ascii="Arial" w:hAnsi="Arial" w:cs="Arial"/>
                <w:sz w:val="16"/>
              </w:rPr>
              <w:t>[]</w:t>
            </w:r>
          </w:p>
        </w:tc>
        <w:tc>
          <w:tcPr>
            <w:tcW w:w="99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1</w:t>
            </w:r>
          </w:p>
        </w:tc>
        <w:tc>
          <w:tcPr>
            <w:tcW w:w="81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0</w:t>
            </w:r>
          </w:p>
        </w:tc>
        <w:tc>
          <w:tcPr>
            <w:tcW w:w="72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255</w:t>
            </w:r>
          </w:p>
        </w:tc>
        <w:tc>
          <w:tcPr>
            <w:tcW w:w="288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DIGCOLPS</w:t>
            </w:r>
            <w:r w:rsidRPr="00A141A7">
              <w:rPr>
                <w:rFonts w:ascii="Arial" w:hAnsi="Arial" w:cs="Arial"/>
                <w:sz w:val="16"/>
              </w:rPr>
              <w:t>INT_START_SEC_VAR_CLEARED_8</w:t>
            </w:r>
          </w:p>
        </w:tc>
      </w:tr>
      <w:tr w:rsidR="00403EC3" w:rsidTr="00A87EA4">
        <w:tc>
          <w:tcPr>
            <w:tcW w:w="3528" w:type="dxa"/>
            <w:tcBorders>
              <w:top w:val="single" w:sz="6" w:space="0" w:color="auto"/>
              <w:left w:val="single" w:sz="6" w:space="0" w:color="auto"/>
              <w:bottom w:val="single" w:sz="6" w:space="0" w:color="auto"/>
              <w:right w:val="single" w:sz="6" w:space="0" w:color="auto"/>
            </w:tcBorders>
          </w:tcPr>
          <w:p w:rsidR="00403EC3" w:rsidRPr="00A141A7" w:rsidRDefault="00403EC3" w:rsidP="00F957FA">
            <w:pPr>
              <w:spacing w:before="60"/>
              <w:rPr>
                <w:rFonts w:ascii="Arial" w:hAnsi="Arial" w:cs="Arial"/>
                <w:sz w:val="16"/>
              </w:rPr>
            </w:pPr>
            <w:r>
              <w:rPr>
                <w:rFonts w:ascii="Arial" w:hAnsi="Arial" w:cs="Arial"/>
                <w:sz w:val="16"/>
              </w:rPr>
              <w:t>DigColPsInt_</w:t>
            </w:r>
            <w:r w:rsidRPr="00A141A7">
              <w:rPr>
                <w:rFonts w:ascii="Arial" w:hAnsi="Arial" w:cs="Arial"/>
                <w:sz w:val="16"/>
              </w:rPr>
              <w:t>PrevReqDataType_Cnt_M_u08</w:t>
            </w:r>
          </w:p>
        </w:tc>
        <w:tc>
          <w:tcPr>
            <w:tcW w:w="99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1</w:t>
            </w:r>
          </w:p>
        </w:tc>
        <w:tc>
          <w:tcPr>
            <w:tcW w:w="81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0</w:t>
            </w:r>
          </w:p>
        </w:tc>
        <w:tc>
          <w:tcPr>
            <w:tcW w:w="72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5</w:t>
            </w:r>
          </w:p>
        </w:tc>
        <w:tc>
          <w:tcPr>
            <w:tcW w:w="288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DIGCOLPS</w:t>
            </w:r>
            <w:r w:rsidRPr="00A141A7">
              <w:rPr>
                <w:rFonts w:ascii="Arial" w:hAnsi="Arial" w:cs="Arial"/>
                <w:sz w:val="16"/>
              </w:rPr>
              <w:t>INT_START_SEC_VAR_CLEARED_8</w:t>
            </w:r>
          </w:p>
        </w:tc>
      </w:tr>
      <w:tr w:rsidR="00403EC3" w:rsidTr="00A87EA4">
        <w:tc>
          <w:tcPr>
            <w:tcW w:w="3528" w:type="dxa"/>
            <w:tcBorders>
              <w:top w:val="single" w:sz="6" w:space="0" w:color="auto"/>
              <w:left w:val="single" w:sz="6" w:space="0" w:color="auto"/>
              <w:bottom w:val="single" w:sz="6" w:space="0" w:color="auto"/>
              <w:right w:val="single" w:sz="6" w:space="0" w:color="auto"/>
            </w:tcBorders>
          </w:tcPr>
          <w:p w:rsidR="00403EC3" w:rsidRPr="00A87EA4" w:rsidRDefault="00403EC3" w:rsidP="00F957FA">
            <w:pPr>
              <w:spacing w:before="60"/>
              <w:rPr>
                <w:rFonts w:ascii="Arial" w:hAnsi="Arial" w:cs="Arial"/>
                <w:sz w:val="16"/>
                <w:lang w:val="fr-FR"/>
              </w:rPr>
            </w:pPr>
            <w:r w:rsidRPr="00A87EA4">
              <w:rPr>
                <w:rFonts w:ascii="Arial" w:hAnsi="Arial" w:cs="Arial"/>
                <w:sz w:val="16"/>
                <w:lang w:val="fr-FR"/>
              </w:rPr>
              <w:t>DigColPsInt_TransactionCnt_Cnt_M_u08</w:t>
            </w:r>
          </w:p>
        </w:tc>
        <w:tc>
          <w:tcPr>
            <w:tcW w:w="99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1</w:t>
            </w:r>
          </w:p>
        </w:tc>
        <w:tc>
          <w:tcPr>
            <w:tcW w:w="81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0</w:t>
            </w:r>
          </w:p>
        </w:tc>
        <w:tc>
          <w:tcPr>
            <w:tcW w:w="72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255</w:t>
            </w:r>
          </w:p>
        </w:tc>
        <w:tc>
          <w:tcPr>
            <w:tcW w:w="288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DIGCOLPS</w:t>
            </w:r>
            <w:r w:rsidRPr="00A141A7">
              <w:rPr>
                <w:rFonts w:ascii="Arial" w:hAnsi="Arial" w:cs="Arial"/>
                <w:sz w:val="16"/>
              </w:rPr>
              <w:t>INT_START_SEC_VAR_CLEARED_8</w:t>
            </w:r>
          </w:p>
        </w:tc>
      </w:tr>
      <w:tr w:rsidR="00403EC3" w:rsidTr="00A87EA4">
        <w:tc>
          <w:tcPr>
            <w:tcW w:w="3528" w:type="dxa"/>
            <w:tcBorders>
              <w:top w:val="single" w:sz="6" w:space="0" w:color="auto"/>
              <w:left w:val="single" w:sz="6" w:space="0" w:color="auto"/>
              <w:bottom w:val="single" w:sz="6" w:space="0" w:color="auto"/>
              <w:right w:val="single" w:sz="6" w:space="0" w:color="auto"/>
            </w:tcBorders>
          </w:tcPr>
          <w:p w:rsidR="00403EC3" w:rsidRPr="00A87EA4" w:rsidRDefault="00403EC3" w:rsidP="00F957FA">
            <w:pPr>
              <w:spacing w:before="60"/>
              <w:rPr>
                <w:rFonts w:ascii="Arial" w:hAnsi="Arial" w:cs="Arial"/>
                <w:sz w:val="16"/>
                <w:lang w:val="fr-FR"/>
              </w:rPr>
            </w:pPr>
            <w:r w:rsidRPr="00A87EA4">
              <w:rPr>
                <w:rFonts w:ascii="Arial" w:hAnsi="Arial" w:cs="Arial"/>
                <w:sz w:val="16"/>
                <w:lang w:val="fr-FR"/>
              </w:rPr>
              <w:t>DigColPsInt_PrevTransactionCnt_Cnt_M_u0 8</w:t>
            </w:r>
          </w:p>
        </w:tc>
        <w:tc>
          <w:tcPr>
            <w:tcW w:w="99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1</w:t>
            </w:r>
          </w:p>
        </w:tc>
        <w:tc>
          <w:tcPr>
            <w:tcW w:w="81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0</w:t>
            </w:r>
          </w:p>
        </w:tc>
        <w:tc>
          <w:tcPr>
            <w:tcW w:w="72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255</w:t>
            </w:r>
          </w:p>
        </w:tc>
        <w:tc>
          <w:tcPr>
            <w:tcW w:w="288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DIGCOLPS</w:t>
            </w:r>
            <w:r w:rsidRPr="00A141A7">
              <w:rPr>
                <w:rFonts w:ascii="Arial" w:hAnsi="Arial" w:cs="Arial"/>
                <w:sz w:val="16"/>
              </w:rPr>
              <w:t>INT_START_SEC_VAR_CLEARED_8</w:t>
            </w:r>
          </w:p>
        </w:tc>
      </w:tr>
      <w:tr w:rsidR="00403EC3" w:rsidTr="00A87EA4">
        <w:tc>
          <w:tcPr>
            <w:tcW w:w="3528" w:type="dxa"/>
            <w:tcBorders>
              <w:top w:val="single" w:sz="6" w:space="0" w:color="auto"/>
              <w:left w:val="single" w:sz="6" w:space="0" w:color="auto"/>
              <w:bottom w:val="single" w:sz="6" w:space="0" w:color="auto"/>
              <w:right w:val="single" w:sz="6" w:space="0" w:color="auto"/>
            </w:tcBorders>
          </w:tcPr>
          <w:p w:rsidR="00403EC3" w:rsidRPr="00A141A7" w:rsidRDefault="00403EC3" w:rsidP="00F957FA">
            <w:pPr>
              <w:spacing w:before="60"/>
              <w:rPr>
                <w:rFonts w:ascii="Arial" w:hAnsi="Arial" w:cs="Arial"/>
                <w:sz w:val="16"/>
              </w:rPr>
            </w:pPr>
            <w:r>
              <w:rPr>
                <w:rFonts w:ascii="Arial" w:hAnsi="Arial" w:cs="Arial"/>
                <w:sz w:val="16"/>
              </w:rPr>
              <w:t>DigColPsInt_</w:t>
            </w:r>
            <w:r w:rsidRPr="00A141A7">
              <w:rPr>
                <w:rFonts w:ascii="Arial" w:hAnsi="Arial" w:cs="Arial"/>
                <w:sz w:val="16"/>
              </w:rPr>
              <w:t>InitFailedOnce_Cnt_M_lgc</w:t>
            </w:r>
          </w:p>
        </w:tc>
        <w:tc>
          <w:tcPr>
            <w:tcW w:w="99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N/A</w:t>
            </w:r>
          </w:p>
        </w:tc>
        <w:tc>
          <w:tcPr>
            <w:tcW w:w="81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FALSE</w:t>
            </w:r>
          </w:p>
        </w:tc>
        <w:tc>
          <w:tcPr>
            <w:tcW w:w="72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TRUE</w:t>
            </w:r>
          </w:p>
        </w:tc>
        <w:tc>
          <w:tcPr>
            <w:tcW w:w="288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DIGCOLPS</w:t>
            </w:r>
            <w:r w:rsidRPr="00A141A7">
              <w:rPr>
                <w:rFonts w:ascii="Arial" w:hAnsi="Arial" w:cs="Arial"/>
                <w:sz w:val="16"/>
              </w:rPr>
              <w:t>INT_START_SEC_VAR_CLEARED_BOOLEAN</w:t>
            </w:r>
          </w:p>
        </w:tc>
      </w:tr>
      <w:tr w:rsidR="00403EC3" w:rsidTr="00A87EA4">
        <w:tc>
          <w:tcPr>
            <w:tcW w:w="3528" w:type="dxa"/>
            <w:tcBorders>
              <w:top w:val="single" w:sz="6" w:space="0" w:color="auto"/>
              <w:left w:val="single" w:sz="6" w:space="0" w:color="auto"/>
              <w:bottom w:val="single" w:sz="6" w:space="0" w:color="auto"/>
              <w:right w:val="single" w:sz="6" w:space="0" w:color="auto"/>
            </w:tcBorders>
          </w:tcPr>
          <w:p w:rsidR="00403EC3" w:rsidRPr="00A141A7" w:rsidRDefault="00403EC3" w:rsidP="00F957FA">
            <w:pPr>
              <w:spacing w:before="60"/>
              <w:rPr>
                <w:rFonts w:ascii="Arial" w:hAnsi="Arial" w:cs="Arial"/>
                <w:sz w:val="16"/>
              </w:rPr>
            </w:pPr>
            <w:r>
              <w:rPr>
                <w:rFonts w:ascii="Arial" w:hAnsi="Arial" w:cs="Arial"/>
                <w:sz w:val="16"/>
              </w:rPr>
              <w:t>DigColPsInt_</w:t>
            </w:r>
            <w:r w:rsidRPr="00A141A7">
              <w:rPr>
                <w:rFonts w:ascii="Arial" w:hAnsi="Arial" w:cs="Arial"/>
                <w:sz w:val="16"/>
              </w:rPr>
              <w:t>BusBusySeqError_Cnt_M_lgc</w:t>
            </w:r>
          </w:p>
        </w:tc>
        <w:tc>
          <w:tcPr>
            <w:tcW w:w="99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N/A</w:t>
            </w:r>
          </w:p>
        </w:tc>
        <w:tc>
          <w:tcPr>
            <w:tcW w:w="810" w:type="dxa"/>
            <w:tcBorders>
              <w:top w:val="single" w:sz="6" w:space="0" w:color="auto"/>
              <w:left w:val="single" w:sz="6" w:space="0" w:color="auto"/>
              <w:bottom w:val="single" w:sz="6" w:space="0" w:color="auto"/>
              <w:right w:val="single" w:sz="6" w:space="0" w:color="auto"/>
            </w:tcBorders>
          </w:tcPr>
          <w:p w:rsidR="00403EC3" w:rsidRDefault="00403EC3" w:rsidP="00DA3DB9">
            <w:pPr>
              <w:spacing w:before="60"/>
              <w:rPr>
                <w:rFonts w:ascii="Arial" w:hAnsi="Arial" w:cs="Arial"/>
                <w:sz w:val="16"/>
              </w:rPr>
            </w:pPr>
            <w:r>
              <w:rPr>
                <w:rFonts w:ascii="Arial" w:hAnsi="Arial" w:cs="Arial"/>
                <w:sz w:val="16"/>
              </w:rPr>
              <w:t>FALSE</w:t>
            </w:r>
          </w:p>
        </w:tc>
        <w:tc>
          <w:tcPr>
            <w:tcW w:w="720" w:type="dxa"/>
            <w:tcBorders>
              <w:top w:val="single" w:sz="6" w:space="0" w:color="auto"/>
              <w:left w:val="single" w:sz="6" w:space="0" w:color="auto"/>
              <w:bottom w:val="single" w:sz="6" w:space="0" w:color="auto"/>
              <w:right w:val="single" w:sz="6" w:space="0" w:color="auto"/>
            </w:tcBorders>
          </w:tcPr>
          <w:p w:rsidR="00403EC3" w:rsidRDefault="00403EC3" w:rsidP="00DA3DB9">
            <w:pPr>
              <w:spacing w:before="60"/>
              <w:rPr>
                <w:rFonts w:ascii="Arial" w:hAnsi="Arial" w:cs="Arial"/>
                <w:sz w:val="16"/>
              </w:rPr>
            </w:pPr>
            <w:r>
              <w:rPr>
                <w:rFonts w:ascii="Arial" w:hAnsi="Arial" w:cs="Arial"/>
                <w:sz w:val="16"/>
              </w:rPr>
              <w:t>TRUE</w:t>
            </w:r>
          </w:p>
        </w:tc>
        <w:tc>
          <w:tcPr>
            <w:tcW w:w="288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DIGCOLPS</w:t>
            </w:r>
            <w:r w:rsidRPr="00A141A7">
              <w:rPr>
                <w:rFonts w:ascii="Arial" w:hAnsi="Arial" w:cs="Arial"/>
                <w:sz w:val="16"/>
              </w:rPr>
              <w:t>INT_START_SEC_VAR_CLEARED_BOOLEAN</w:t>
            </w:r>
          </w:p>
        </w:tc>
      </w:tr>
      <w:tr w:rsidR="00403EC3" w:rsidTr="00A87EA4">
        <w:tc>
          <w:tcPr>
            <w:tcW w:w="3528" w:type="dxa"/>
            <w:tcBorders>
              <w:top w:val="single" w:sz="6" w:space="0" w:color="auto"/>
              <w:left w:val="single" w:sz="6" w:space="0" w:color="auto"/>
              <w:bottom w:val="single" w:sz="6" w:space="0" w:color="auto"/>
              <w:right w:val="single" w:sz="6" w:space="0" w:color="auto"/>
            </w:tcBorders>
          </w:tcPr>
          <w:p w:rsidR="00403EC3" w:rsidRPr="00A141A7" w:rsidRDefault="00403EC3" w:rsidP="00F957FA">
            <w:pPr>
              <w:spacing w:before="60"/>
              <w:rPr>
                <w:rFonts w:ascii="Arial" w:hAnsi="Arial" w:cs="Arial"/>
                <w:sz w:val="16"/>
              </w:rPr>
            </w:pPr>
            <w:r>
              <w:rPr>
                <w:rFonts w:ascii="Arial" w:hAnsi="Arial" w:cs="Arial"/>
                <w:sz w:val="16"/>
              </w:rPr>
              <w:t>DigColPsInt_</w:t>
            </w:r>
            <w:r w:rsidRPr="00A141A7">
              <w:rPr>
                <w:rFonts w:ascii="Arial" w:hAnsi="Arial" w:cs="Arial"/>
                <w:sz w:val="16"/>
              </w:rPr>
              <w:t>NackOccured_Cnt_M_lgc</w:t>
            </w:r>
          </w:p>
        </w:tc>
        <w:tc>
          <w:tcPr>
            <w:tcW w:w="99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N/A</w:t>
            </w:r>
          </w:p>
        </w:tc>
        <w:tc>
          <w:tcPr>
            <w:tcW w:w="810" w:type="dxa"/>
            <w:tcBorders>
              <w:top w:val="single" w:sz="6" w:space="0" w:color="auto"/>
              <w:left w:val="single" w:sz="6" w:space="0" w:color="auto"/>
              <w:bottom w:val="single" w:sz="6" w:space="0" w:color="auto"/>
              <w:right w:val="single" w:sz="6" w:space="0" w:color="auto"/>
            </w:tcBorders>
          </w:tcPr>
          <w:p w:rsidR="00403EC3" w:rsidRDefault="00403EC3" w:rsidP="00DA3DB9">
            <w:pPr>
              <w:spacing w:before="60"/>
              <w:rPr>
                <w:rFonts w:ascii="Arial" w:hAnsi="Arial" w:cs="Arial"/>
                <w:sz w:val="16"/>
              </w:rPr>
            </w:pPr>
            <w:r>
              <w:rPr>
                <w:rFonts w:ascii="Arial" w:hAnsi="Arial" w:cs="Arial"/>
                <w:sz w:val="16"/>
              </w:rPr>
              <w:t>FALSE</w:t>
            </w:r>
          </w:p>
        </w:tc>
        <w:tc>
          <w:tcPr>
            <w:tcW w:w="720" w:type="dxa"/>
            <w:tcBorders>
              <w:top w:val="single" w:sz="6" w:space="0" w:color="auto"/>
              <w:left w:val="single" w:sz="6" w:space="0" w:color="auto"/>
              <w:bottom w:val="single" w:sz="6" w:space="0" w:color="auto"/>
              <w:right w:val="single" w:sz="6" w:space="0" w:color="auto"/>
            </w:tcBorders>
          </w:tcPr>
          <w:p w:rsidR="00403EC3" w:rsidRDefault="00403EC3" w:rsidP="00DA3DB9">
            <w:pPr>
              <w:spacing w:before="60"/>
              <w:rPr>
                <w:rFonts w:ascii="Arial" w:hAnsi="Arial" w:cs="Arial"/>
                <w:sz w:val="16"/>
              </w:rPr>
            </w:pPr>
            <w:r>
              <w:rPr>
                <w:rFonts w:ascii="Arial" w:hAnsi="Arial" w:cs="Arial"/>
                <w:sz w:val="16"/>
              </w:rPr>
              <w:t>TRUE</w:t>
            </w:r>
          </w:p>
        </w:tc>
        <w:tc>
          <w:tcPr>
            <w:tcW w:w="288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DIGCOLPS</w:t>
            </w:r>
            <w:r w:rsidRPr="00A141A7">
              <w:rPr>
                <w:rFonts w:ascii="Arial" w:hAnsi="Arial" w:cs="Arial"/>
                <w:sz w:val="16"/>
              </w:rPr>
              <w:t>INT_START_SEC_VAR_CLEARED_BOOLEAN</w:t>
            </w:r>
          </w:p>
        </w:tc>
      </w:tr>
      <w:tr w:rsidR="00403EC3" w:rsidTr="00A87EA4">
        <w:tc>
          <w:tcPr>
            <w:tcW w:w="3528" w:type="dxa"/>
            <w:tcBorders>
              <w:top w:val="single" w:sz="6" w:space="0" w:color="auto"/>
              <w:left w:val="single" w:sz="6" w:space="0" w:color="auto"/>
              <w:bottom w:val="single" w:sz="6" w:space="0" w:color="auto"/>
              <w:right w:val="single" w:sz="6" w:space="0" w:color="auto"/>
            </w:tcBorders>
          </w:tcPr>
          <w:p w:rsidR="00403EC3" w:rsidRPr="00A141A7" w:rsidRDefault="00403EC3" w:rsidP="00F957FA">
            <w:pPr>
              <w:spacing w:before="60"/>
              <w:rPr>
                <w:rFonts w:ascii="Arial" w:hAnsi="Arial" w:cs="Arial"/>
                <w:sz w:val="16"/>
              </w:rPr>
            </w:pPr>
            <w:r>
              <w:rPr>
                <w:rFonts w:ascii="Arial" w:hAnsi="Arial" w:cs="Arial"/>
                <w:sz w:val="16"/>
              </w:rPr>
              <w:t>DigColPsInt_</w:t>
            </w:r>
            <w:r w:rsidRPr="00A141A7">
              <w:rPr>
                <w:rFonts w:ascii="Arial" w:hAnsi="Arial" w:cs="Arial"/>
                <w:sz w:val="16"/>
              </w:rPr>
              <w:t>SkipRegisterWrite_Cnt_M_lgc</w:t>
            </w:r>
          </w:p>
        </w:tc>
        <w:tc>
          <w:tcPr>
            <w:tcW w:w="99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N/A</w:t>
            </w:r>
          </w:p>
        </w:tc>
        <w:tc>
          <w:tcPr>
            <w:tcW w:w="810" w:type="dxa"/>
            <w:tcBorders>
              <w:top w:val="single" w:sz="6" w:space="0" w:color="auto"/>
              <w:left w:val="single" w:sz="6" w:space="0" w:color="auto"/>
              <w:bottom w:val="single" w:sz="6" w:space="0" w:color="auto"/>
              <w:right w:val="single" w:sz="6" w:space="0" w:color="auto"/>
            </w:tcBorders>
          </w:tcPr>
          <w:p w:rsidR="00403EC3" w:rsidRDefault="00403EC3" w:rsidP="00DA3DB9">
            <w:pPr>
              <w:spacing w:before="60"/>
              <w:rPr>
                <w:rFonts w:ascii="Arial" w:hAnsi="Arial" w:cs="Arial"/>
                <w:sz w:val="16"/>
              </w:rPr>
            </w:pPr>
            <w:r>
              <w:rPr>
                <w:rFonts w:ascii="Arial" w:hAnsi="Arial" w:cs="Arial"/>
                <w:sz w:val="16"/>
              </w:rPr>
              <w:t>FALSE</w:t>
            </w:r>
          </w:p>
        </w:tc>
        <w:tc>
          <w:tcPr>
            <w:tcW w:w="720" w:type="dxa"/>
            <w:tcBorders>
              <w:top w:val="single" w:sz="6" w:space="0" w:color="auto"/>
              <w:left w:val="single" w:sz="6" w:space="0" w:color="auto"/>
              <w:bottom w:val="single" w:sz="6" w:space="0" w:color="auto"/>
              <w:right w:val="single" w:sz="6" w:space="0" w:color="auto"/>
            </w:tcBorders>
          </w:tcPr>
          <w:p w:rsidR="00403EC3" w:rsidRDefault="00403EC3" w:rsidP="00DA3DB9">
            <w:pPr>
              <w:spacing w:before="60"/>
              <w:rPr>
                <w:rFonts w:ascii="Arial" w:hAnsi="Arial" w:cs="Arial"/>
                <w:sz w:val="16"/>
              </w:rPr>
            </w:pPr>
            <w:r>
              <w:rPr>
                <w:rFonts w:ascii="Arial" w:hAnsi="Arial" w:cs="Arial"/>
                <w:sz w:val="16"/>
              </w:rPr>
              <w:t>TRUE</w:t>
            </w:r>
          </w:p>
        </w:tc>
        <w:tc>
          <w:tcPr>
            <w:tcW w:w="2880" w:type="dxa"/>
            <w:tcBorders>
              <w:top w:val="single" w:sz="6" w:space="0" w:color="auto"/>
              <w:left w:val="single" w:sz="6" w:space="0" w:color="auto"/>
              <w:bottom w:val="single" w:sz="6" w:space="0" w:color="auto"/>
              <w:right w:val="single" w:sz="6" w:space="0" w:color="auto"/>
            </w:tcBorders>
          </w:tcPr>
          <w:p w:rsidR="00403EC3" w:rsidRDefault="00403EC3" w:rsidP="00F957FA">
            <w:pPr>
              <w:spacing w:before="60"/>
              <w:rPr>
                <w:rFonts w:ascii="Arial" w:hAnsi="Arial" w:cs="Arial"/>
                <w:sz w:val="16"/>
              </w:rPr>
            </w:pPr>
            <w:r>
              <w:rPr>
                <w:rFonts w:ascii="Arial" w:hAnsi="Arial" w:cs="Arial"/>
                <w:sz w:val="16"/>
              </w:rPr>
              <w:t>DIGCOLPS</w:t>
            </w:r>
            <w:r w:rsidRPr="00A141A7">
              <w:rPr>
                <w:rFonts w:ascii="Arial" w:hAnsi="Arial" w:cs="Arial"/>
                <w:sz w:val="16"/>
              </w:rPr>
              <w:t>INT_START_SEC_VAR_CLEARED_BOOLEAN</w:t>
            </w:r>
          </w:p>
        </w:tc>
      </w:tr>
      <w:tr w:rsidR="00403EC3" w:rsidTr="00A87EA4">
        <w:tc>
          <w:tcPr>
            <w:tcW w:w="3528"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DigColPsInt_RecvOverrunError_Cnt_M_lgc</w:t>
            </w:r>
          </w:p>
        </w:tc>
        <w:tc>
          <w:tcPr>
            <w:tcW w:w="99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N/A</w:t>
            </w:r>
          </w:p>
        </w:tc>
        <w:tc>
          <w:tcPr>
            <w:tcW w:w="81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FALSE</w:t>
            </w:r>
          </w:p>
        </w:tc>
        <w:tc>
          <w:tcPr>
            <w:tcW w:w="72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TRUE</w:t>
            </w:r>
          </w:p>
        </w:tc>
        <w:tc>
          <w:tcPr>
            <w:tcW w:w="288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DIGCOLPSINT_START_SEC_VAR_CLEARED_BOOLEAN</w:t>
            </w:r>
          </w:p>
        </w:tc>
      </w:tr>
      <w:tr w:rsidR="00403EC3" w:rsidTr="00A87EA4">
        <w:tc>
          <w:tcPr>
            <w:tcW w:w="3528"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DigColPsInt_SensInitialized_Cnt_M_lgc</w:t>
            </w:r>
          </w:p>
        </w:tc>
        <w:tc>
          <w:tcPr>
            <w:tcW w:w="99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N/A</w:t>
            </w:r>
          </w:p>
        </w:tc>
        <w:tc>
          <w:tcPr>
            <w:tcW w:w="81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FALSE</w:t>
            </w:r>
          </w:p>
        </w:tc>
        <w:tc>
          <w:tcPr>
            <w:tcW w:w="72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TRUE</w:t>
            </w:r>
          </w:p>
        </w:tc>
        <w:tc>
          <w:tcPr>
            <w:tcW w:w="2880" w:type="dxa"/>
            <w:tcBorders>
              <w:top w:val="single" w:sz="6" w:space="0" w:color="auto"/>
              <w:left w:val="single" w:sz="6" w:space="0" w:color="auto"/>
              <w:bottom w:val="single" w:sz="6" w:space="0" w:color="auto"/>
              <w:right w:val="single" w:sz="6" w:space="0" w:color="auto"/>
            </w:tcBorders>
          </w:tcPr>
          <w:p w:rsidR="00403EC3" w:rsidRPr="0016033E" w:rsidRDefault="00403EC3" w:rsidP="004244CF">
            <w:pPr>
              <w:spacing w:before="60"/>
              <w:rPr>
                <w:rFonts w:ascii="Arial" w:hAnsi="Arial" w:cs="Arial"/>
                <w:sz w:val="16"/>
              </w:rPr>
            </w:pPr>
            <w:r w:rsidRPr="0016033E">
              <w:rPr>
                <w:rFonts w:ascii="Arial" w:hAnsi="Arial" w:cs="Arial"/>
                <w:sz w:val="16"/>
              </w:rPr>
              <w:t>DIGCOLPSINT_START_SEC_VAR_CLEARED_BOOLEAN</w:t>
            </w:r>
          </w:p>
        </w:tc>
      </w:tr>
      <w:tr w:rsidR="0094350C" w:rsidRPr="0094350C" w:rsidTr="00A87EA4">
        <w:tc>
          <w:tcPr>
            <w:tcW w:w="3528" w:type="dxa"/>
            <w:tcBorders>
              <w:top w:val="single" w:sz="6" w:space="0" w:color="auto"/>
              <w:left w:val="single" w:sz="6" w:space="0" w:color="auto"/>
              <w:bottom w:val="single" w:sz="6" w:space="0" w:color="auto"/>
              <w:right w:val="single" w:sz="6" w:space="0" w:color="auto"/>
            </w:tcBorders>
          </w:tcPr>
          <w:p w:rsidR="00801041" w:rsidRPr="0094350C" w:rsidRDefault="00801041" w:rsidP="004244CF">
            <w:pPr>
              <w:spacing w:before="60"/>
              <w:rPr>
                <w:rFonts w:ascii="Arial" w:hAnsi="Arial" w:cs="Arial"/>
                <w:sz w:val="16"/>
              </w:rPr>
            </w:pPr>
            <w:r w:rsidRPr="0094350C">
              <w:rPr>
                <w:rFonts w:ascii="Arial" w:hAnsi="Arial" w:cs="Arial"/>
                <w:sz w:val="16"/>
              </w:rPr>
              <w:t>DigColPsInt_I2CHwCustData_Uls_M_u16</w:t>
            </w:r>
          </w:p>
        </w:tc>
        <w:tc>
          <w:tcPr>
            <w:tcW w:w="990" w:type="dxa"/>
            <w:tcBorders>
              <w:top w:val="single" w:sz="6" w:space="0" w:color="auto"/>
              <w:left w:val="single" w:sz="6" w:space="0" w:color="auto"/>
              <w:bottom w:val="single" w:sz="6" w:space="0" w:color="auto"/>
              <w:right w:val="single" w:sz="6" w:space="0" w:color="auto"/>
            </w:tcBorders>
          </w:tcPr>
          <w:p w:rsidR="00801041" w:rsidRPr="0094350C" w:rsidRDefault="00801041" w:rsidP="004244CF">
            <w:pPr>
              <w:spacing w:before="60"/>
              <w:rPr>
                <w:rFonts w:ascii="Arial" w:hAnsi="Arial" w:cs="Arial"/>
                <w:sz w:val="16"/>
              </w:rPr>
            </w:pPr>
            <w:r w:rsidRPr="0094350C">
              <w:rPr>
                <w:rFonts w:ascii="Arial" w:hAnsi="Arial" w:cs="Arial"/>
                <w:sz w:val="16"/>
              </w:rPr>
              <w:t>1</w:t>
            </w:r>
          </w:p>
        </w:tc>
        <w:tc>
          <w:tcPr>
            <w:tcW w:w="810" w:type="dxa"/>
            <w:tcBorders>
              <w:top w:val="single" w:sz="6" w:space="0" w:color="auto"/>
              <w:left w:val="single" w:sz="6" w:space="0" w:color="auto"/>
              <w:bottom w:val="single" w:sz="6" w:space="0" w:color="auto"/>
              <w:right w:val="single" w:sz="6" w:space="0" w:color="auto"/>
            </w:tcBorders>
          </w:tcPr>
          <w:p w:rsidR="00801041" w:rsidRPr="0094350C" w:rsidRDefault="00801041" w:rsidP="004244CF">
            <w:pPr>
              <w:spacing w:before="60"/>
              <w:rPr>
                <w:rFonts w:ascii="Arial" w:hAnsi="Arial" w:cs="Arial"/>
                <w:sz w:val="16"/>
              </w:rPr>
            </w:pPr>
            <w:r w:rsidRPr="0094350C">
              <w:rPr>
                <w:rFonts w:ascii="Arial" w:hAnsi="Arial" w:cs="Arial"/>
                <w:sz w:val="16"/>
              </w:rPr>
              <w:t>0</w:t>
            </w:r>
          </w:p>
        </w:tc>
        <w:tc>
          <w:tcPr>
            <w:tcW w:w="720" w:type="dxa"/>
            <w:tcBorders>
              <w:top w:val="single" w:sz="6" w:space="0" w:color="auto"/>
              <w:left w:val="single" w:sz="6" w:space="0" w:color="auto"/>
              <w:bottom w:val="single" w:sz="6" w:space="0" w:color="auto"/>
              <w:right w:val="single" w:sz="6" w:space="0" w:color="auto"/>
            </w:tcBorders>
          </w:tcPr>
          <w:p w:rsidR="00801041" w:rsidRPr="0094350C" w:rsidRDefault="00801041" w:rsidP="004244CF">
            <w:pPr>
              <w:spacing w:before="60"/>
              <w:rPr>
                <w:rFonts w:ascii="Arial" w:hAnsi="Arial" w:cs="Arial"/>
                <w:sz w:val="16"/>
              </w:rPr>
            </w:pPr>
            <w:r w:rsidRPr="0094350C">
              <w:rPr>
                <w:rFonts w:ascii="Arial" w:hAnsi="Arial" w:cs="Arial"/>
                <w:sz w:val="16"/>
              </w:rPr>
              <w:t>511</w:t>
            </w:r>
          </w:p>
        </w:tc>
        <w:tc>
          <w:tcPr>
            <w:tcW w:w="2880" w:type="dxa"/>
            <w:tcBorders>
              <w:top w:val="single" w:sz="6" w:space="0" w:color="auto"/>
              <w:left w:val="single" w:sz="6" w:space="0" w:color="auto"/>
              <w:bottom w:val="single" w:sz="6" w:space="0" w:color="auto"/>
              <w:right w:val="single" w:sz="6" w:space="0" w:color="auto"/>
            </w:tcBorders>
          </w:tcPr>
          <w:p w:rsidR="00801041" w:rsidRPr="0094350C" w:rsidRDefault="00801041" w:rsidP="004244CF">
            <w:pPr>
              <w:spacing w:before="60"/>
              <w:rPr>
                <w:rFonts w:ascii="Arial" w:hAnsi="Arial" w:cs="Arial"/>
                <w:sz w:val="16"/>
              </w:rPr>
            </w:pPr>
            <w:r w:rsidRPr="0094350C">
              <w:rPr>
                <w:rFonts w:ascii="Arial" w:hAnsi="Arial" w:cs="Arial"/>
                <w:sz w:val="16"/>
              </w:rPr>
              <w:t>DIGCOLPSINT_START_SEC_VAR_CLEARED_16</w:t>
            </w:r>
          </w:p>
        </w:tc>
      </w:tr>
      <w:tr w:rsidR="0094350C" w:rsidRPr="0094350C" w:rsidTr="00A87EA4">
        <w:tc>
          <w:tcPr>
            <w:tcW w:w="3528" w:type="dxa"/>
            <w:tcBorders>
              <w:top w:val="single" w:sz="6" w:space="0" w:color="auto"/>
              <w:left w:val="single" w:sz="6" w:space="0" w:color="auto"/>
              <w:bottom w:val="single" w:sz="6" w:space="0" w:color="auto"/>
              <w:right w:val="single" w:sz="6" w:space="0" w:color="auto"/>
            </w:tcBorders>
          </w:tcPr>
          <w:p w:rsidR="00801041" w:rsidRPr="0094350C" w:rsidRDefault="00801041" w:rsidP="004244CF">
            <w:pPr>
              <w:spacing w:before="60"/>
              <w:rPr>
                <w:rFonts w:ascii="Arial" w:hAnsi="Arial" w:cs="Arial"/>
                <w:sz w:val="16"/>
              </w:rPr>
            </w:pPr>
            <w:r w:rsidRPr="0094350C">
              <w:rPr>
                <w:rFonts w:ascii="Arial" w:hAnsi="Arial" w:cs="Arial"/>
                <w:sz w:val="16"/>
              </w:rPr>
              <w:t>DigColPsInt_I2CHwIncompleteCustData_Uls_M_u16</w:t>
            </w:r>
          </w:p>
        </w:tc>
        <w:tc>
          <w:tcPr>
            <w:tcW w:w="990" w:type="dxa"/>
            <w:tcBorders>
              <w:top w:val="single" w:sz="6" w:space="0" w:color="auto"/>
              <w:left w:val="single" w:sz="6" w:space="0" w:color="auto"/>
              <w:bottom w:val="single" w:sz="6" w:space="0" w:color="auto"/>
              <w:right w:val="single" w:sz="6" w:space="0" w:color="auto"/>
            </w:tcBorders>
          </w:tcPr>
          <w:p w:rsidR="00801041" w:rsidRPr="0094350C" w:rsidRDefault="00801041" w:rsidP="004244CF">
            <w:pPr>
              <w:spacing w:before="60"/>
              <w:rPr>
                <w:rFonts w:ascii="Arial" w:hAnsi="Arial" w:cs="Arial"/>
                <w:sz w:val="16"/>
              </w:rPr>
            </w:pPr>
            <w:r w:rsidRPr="0094350C">
              <w:rPr>
                <w:rFonts w:ascii="Arial" w:hAnsi="Arial" w:cs="Arial"/>
                <w:sz w:val="16"/>
              </w:rPr>
              <w:t>1</w:t>
            </w:r>
          </w:p>
        </w:tc>
        <w:tc>
          <w:tcPr>
            <w:tcW w:w="810" w:type="dxa"/>
            <w:tcBorders>
              <w:top w:val="single" w:sz="6" w:space="0" w:color="auto"/>
              <w:left w:val="single" w:sz="6" w:space="0" w:color="auto"/>
              <w:bottom w:val="single" w:sz="6" w:space="0" w:color="auto"/>
              <w:right w:val="single" w:sz="6" w:space="0" w:color="auto"/>
            </w:tcBorders>
          </w:tcPr>
          <w:p w:rsidR="00801041" w:rsidRPr="0094350C" w:rsidRDefault="00801041" w:rsidP="004244CF">
            <w:pPr>
              <w:spacing w:before="60"/>
              <w:rPr>
                <w:rFonts w:ascii="Arial" w:hAnsi="Arial" w:cs="Arial"/>
                <w:sz w:val="16"/>
              </w:rPr>
            </w:pPr>
            <w:r w:rsidRPr="0094350C">
              <w:rPr>
                <w:rFonts w:ascii="Arial" w:hAnsi="Arial" w:cs="Arial"/>
                <w:sz w:val="16"/>
              </w:rPr>
              <w:t>0</w:t>
            </w:r>
          </w:p>
        </w:tc>
        <w:tc>
          <w:tcPr>
            <w:tcW w:w="720" w:type="dxa"/>
            <w:tcBorders>
              <w:top w:val="single" w:sz="6" w:space="0" w:color="auto"/>
              <w:left w:val="single" w:sz="6" w:space="0" w:color="auto"/>
              <w:bottom w:val="single" w:sz="6" w:space="0" w:color="auto"/>
              <w:right w:val="single" w:sz="6" w:space="0" w:color="auto"/>
            </w:tcBorders>
          </w:tcPr>
          <w:p w:rsidR="00801041" w:rsidRPr="0094350C" w:rsidRDefault="00801041" w:rsidP="004244CF">
            <w:pPr>
              <w:spacing w:before="60"/>
              <w:rPr>
                <w:rFonts w:ascii="Arial" w:hAnsi="Arial" w:cs="Arial"/>
                <w:sz w:val="16"/>
              </w:rPr>
            </w:pPr>
            <w:r w:rsidRPr="0094350C">
              <w:rPr>
                <w:rFonts w:ascii="Arial" w:hAnsi="Arial" w:cs="Arial"/>
                <w:sz w:val="16"/>
              </w:rPr>
              <w:t>255</w:t>
            </w:r>
          </w:p>
        </w:tc>
        <w:tc>
          <w:tcPr>
            <w:tcW w:w="2880" w:type="dxa"/>
            <w:tcBorders>
              <w:top w:val="single" w:sz="6" w:space="0" w:color="auto"/>
              <w:left w:val="single" w:sz="6" w:space="0" w:color="auto"/>
              <w:bottom w:val="single" w:sz="6" w:space="0" w:color="auto"/>
              <w:right w:val="single" w:sz="6" w:space="0" w:color="auto"/>
            </w:tcBorders>
          </w:tcPr>
          <w:p w:rsidR="00801041" w:rsidRPr="0094350C" w:rsidRDefault="00801041" w:rsidP="004244CF">
            <w:pPr>
              <w:spacing w:before="60"/>
              <w:rPr>
                <w:rFonts w:ascii="Arial" w:hAnsi="Arial" w:cs="Arial"/>
                <w:sz w:val="16"/>
              </w:rPr>
            </w:pPr>
            <w:r w:rsidRPr="0094350C">
              <w:rPr>
                <w:rFonts w:ascii="Arial" w:hAnsi="Arial" w:cs="Arial"/>
                <w:sz w:val="16"/>
              </w:rPr>
              <w:t>DIGCOLPSINT_START_SEC_VAR_CLEARED_16</w:t>
            </w:r>
          </w:p>
        </w:tc>
      </w:tr>
      <w:tr w:rsidR="0094350C" w:rsidRPr="0094350C" w:rsidTr="00A87EA4">
        <w:tc>
          <w:tcPr>
            <w:tcW w:w="3528" w:type="dxa"/>
            <w:tcBorders>
              <w:top w:val="single" w:sz="6" w:space="0" w:color="auto"/>
              <w:left w:val="single" w:sz="6" w:space="0" w:color="auto"/>
              <w:bottom w:val="single" w:sz="6" w:space="0" w:color="auto"/>
              <w:right w:val="single" w:sz="6" w:space="0" w:color="auto"/>
            </w:tcBorders>
          </w:tcPr>
          <w:p w:rsidR="00801041" w:rsidRPr="0094350C" w:rsidRDefault="00801041" w:rsidP="00801041">
            <w:pPr>
              <w:tabs>
                <w:tab w:val="left" w:pos="936"/>
              </w:tabs>
              <w:spacing w:before="60"/>
              <w:rPr>
                <w:rFonts w:ascii="Arial" w:hAnsi="Arial" w:cs="Arial"/>
                <w:sz w:val="16"/>
              </w:rPr>
            </w:pPr>
            <w:r w:rsidRPr="0094350C">
              <w:rPr>
                <w:rFonts w:ascii="Arial" w:hAnsi="Arial" w:cs="Arial"/>
                <w:sz w:val="16"/>
              </w:rPr>
              <w:t>DigColPsInt_AttempOccurForCustDatRead_Cnt_M_u08</w:t>
            </w:r>
          </w:p>
        </w:tc>
        <w:tc>
          <w:tcPr>
            <w:tcW w:w="990" w:type="dxa"/>
            <w:tcBorders>
              <w:top w:val="single" w:sz="6" w:space="0" w:color="auto"/>
              <w:left w:val="single" w:sz="6" w:space="0" w:color="auto"/>
              <w:bottom w:val="single" w:sz="6" w:space="0" w:color="auto"/>
              <w:right w:val="single" w:sz="6" w:space="0" w:color="auto"/>
            </w:tcBorders>
          </w:tcPr>
          <w:p w:rsidR="00801041" w:rsidRPr="0094350C" w:rsidRDefault="00801041" w:rsidP="004244CF">
            <w:pPr>
              <w:spacing w:before="60"/>
              <w:rPr>
                <w:rFonts w:ascii="Arial" w:hAnsi="Arial" w:cs="Arial"/>
                <w:sz w:val="16"/>
              </w:rPr>
            </w:pPr>
            <w:r w:rsidRPr="0094350C">
              <w:rPr>
                <w:rFonts w:ascii="Arial" w:hAnsi="Arial" w:cs="Arial"/>
                <w:sz w:val="16"/>
              </w:rPr>
              <w:t>1</w:t>
            </w:r>
          </w:p>
        </w:tc>
        <w:tc>
          <w:tcPr>
            <w:tcW w:w="810" w:type="dxa"/>
            <w:tcBorders>
              <w:top w:val="single" w:sz="6" w:space="0" w:color="auto"/>
              <w:left w:val="single" w:sz="6" w:space="0" w:color="auto"/>
              <w:bottom w:val="single" w:sz="6" w:space="0" w:color="auto"/>
              <w:right w:val="single" w:sz="6" w:space="0" w:color="auto"/>
            </w:tcBorders>
          </w:tcPr>
          <w:p w:rsidR="00801041" w:rsidRPr="0094350C" w:rsidRDefault="00801041" w:rsidP="004244CF">
            <w:pPr>
              <w:spacing w:before="60"/>
              <w:rPr>
                <w:rFonts w:ascii="Arial" w:hAnsi="Arial" w:cs="Arial"/>
                <w:sz w:val="16"/>
              </w:rPr>
            </w:pPr>
            <w:r w:rsidRPr="0094350C">
              <w:rPr>
                <w:rFonts w:ascii="Arial" w:hAnsi="Arial" w:cs="Arial"/>
                <w:sz w:val="16"/>
              </w:rPr>
              <w:t>0</w:t>
            </w:r>
          </w:p>
        </w:tc>
        <w:tc>
          <w:tcPr>
            <w:tcW w:w="720" w:type="dxa"/>
            <w:tcBorders>
              <w:top w:val="single" w:sz="6" w:space="0" w:color="auto"/>
              <w:left w:val="single" w:sz="6" w:space="0" w:color="auto"/>
              <w:bottom w:val="single" w:sz="6" w:space="0" w:color="auto"/>
              <w:right w:val="single" w:sz="6" w:space="0" w:color="auto"/>
            </w:tcBorders>
          </w:tcPr>
          <w:p w:rsidR="00801041" w:rsidRPr="0094350C" w:rsidRDefault="00801041" w:rsidP="004244CF">
            <w:pPr>
              <w:spacing w:before="60"/>
              <w:rPr>
                <w:rFonts w:ascii="Arial" w:hAnsi="Arial" w:cs="Arial"/>
                <w:sz w:val="16"/>
              </w:rPr>
            </w:pPr>
            <w:r w:rsidRPr="0094350C">
              <w:rPr>
                <w:rFonts w:ascii="Arial" w:hAnsi="Arial" w:cs="Arial"/>
                <w:sz w:val="16"/>
              </w:rPr>
              <w:t>11</w:t>
            </w:r>
          </w:p>
        </w:tc>
        <w:tc>
          <w:tcPr>
            <w:tcW w:w="2880" w:type="dxa"/>
            <w:tcBorders>
              <w:top w:val="single" w:sz="6" w:space="0" w:color="auto"/>
              <w:left w:val="single" w:sz="6" w:space="0" w:color="auto"/>
              <w:bottom w:val="single" w:sz="6" w:space="0" w:color="auto"/>
              <w:right w:val="single" w:sz="6" w:space="0" w:color="auto"/>
            </w:tcBorders>
          </w:tcPr>
          <w:p w:rsidR="00801041" w:rsidRPr="0094350C" w:rsidRDefault="00801041" w:rsidP="004244CF">
            <w:pPr>
              <w:spacing w:before="60"/>
              <w:rPr>
                <w:rFonts w:ascii="Arial" w:hAnsi="Arial" w:cs="Arial"/>
                <w:sz w:val="16"/>
              </w:rPr>
            </w:pPr>
            <w:r w:rsidRPr="0094350C">
              <w:rPr>
                <w:rFonts w:ascii="Arial" w:hAnsi="Arial" w:cs="Arial"/>
                <w:sz w:val="16"/>
              </w:rPr>
              <w:t>DIGCOLPSINT_START_SEC_VAR_CLEARED_8</w:t>
            </w:r>
          </w:p>
        </w:tc>
      </w:tr>
      <w:tr w:rsidR="0094350C" w:rsidRPr="0094350C" w:rsidTr="00A87EA4">
        <w:tc>
          <w:tcPr>
            <w:tcW w:w="3528" w:type="dxa"/>
            <w:tcBorders>
              <w:top w:val="single" w:sz="6" w:space="0" w:color="auto"/>
              <w:left w:val="single" w:sz="6" w:space="0" w:color="auto"/>
              <w:bottom w:val="single" w:sz="6" w:space="0" w:color="auto"/>
              <w:right w:val="single" w:sz="6" w:space="0" w:color="auto"/>
            </w:tcBorders>
          </w:tcPr>
          <w:p w:rsidR="00801041" w:rsidRPr="0094350C" w:rsidRDefault="00801041" w:rsidP="00801041">
            <w:pPr>
              <w:spacing w:before="60"/>
              <w:rPr>
                <w:rFonts w:ascii="Arial" w:hAnsi="Arial" w:cs="Arial"/>
                <w:sz w:val="16"/>
              </w:rPr>
            </w:pPr>
            <w:r w:rsidRPr="0094350C">
              <w:rPr>
                <w:rFonts w:ascii="Arial" w:hAnsi="Arial" w:cs="Arial"/>
                <w:sz w:val="16"/>
              </w:rPr>
              <w:t>DigColPsInt_CmdFailOccurred_Cnt_M_lgc</w:t>
            </w:r>
          </w:p>
        </w:tc>
        <w:tc>
          <w:tcPr>
            <w:tcW w:w="990" w:type="dxa"/>
            <w:tcBorders>
              <w:top w:val="single" w:sz="6" w:space="0" w:color="auto"/>
              <w:left w:val="single" w:sz="6" w:space="0" w:color="auto"/>
              <w:bottom w:val="single" w:sz="6" w:space="0" w:color="auto"/>
              <w:right w:val="single" w:sz="6" w:space="0" w:color="auto"/>
            </w:tcBorders>
          </w:tcPr>
          <w:p w:rsidR="00801041" w:rsidRPr="0094350C" w:rsidRDefault="00801041" w:rsidP="004244CF">
            <w:pPr>
              <w:spacing w:before="60"/>
              <w:rPr>
                <w:rFonts w:ascii="Arial" w:hAnsi="Arial" w:cs="Arial"/>
                <w:sz w:val="16"/>
              </w:rPr>
            </w:pPr>
            <w:r w:rsidRPr="0094350C">
              <w:rPr>
                <w:rFonts w:ascii="Arial" w:hAnsi="Arial" w:cs="Arial"/>
                <w:sz w:val="16"/>
              </w:rPr>
              <w:t>N/A</w:t>
            </w:r>
          </w:p>
        </w:tc>
        <w:tc>
          <w:tcPr>
            <w:tcW w:w="810" w:type="dxa"/>
            <w:tcBorders>
              <w:top w:val="single" w:sz="6" w:space="0" w:color="auto"/>
              <w:left w:val="single" w:sz="6" w:space="0" w:color="auto"/>
              <w:bottom w:val="single" w:sz="6" w:space="0" w:color="auto"/>
              <w:right w:val="single" w:sz="6" w:space="0" w:color="auto"/>
            </w:tcBorders>
          </w:tcPr>
          <w:p w:rsidR="00801041" w:rsidRPr="0094350C" w:rsidRDefault="00801041" w:rsidP="00936638">
            <w:pPr>
              <w:spacing w:before="60"/>
              <w:rPr>
                <w:rFonts w:ascii="Arial" w:hAnsi="Arial" w:cs="Arial"/>
                <w:sz w:val="16"/>
              </w:rPr>
            </w:pPr>
            <w:r w:rsidRPr="0094350C">
              <w:rPr>
                <w:rFonts w:ascii="Arial" w:hAnsi="Arial" w:cs="Arial"/>
                <w:sz w:val="16"/>
              </w:rPr>
              <w:t>FALSE</w:t>
            </w:r>
          </w:p>
        </w:tc>
        <w:tc>
          <w:tcPr>
            <w:tcW w:w="720" w:type="dxa"/>
            <w:tcBorders>
              <w:top w:val="single" w:sz="6" w:space="0" w:color="auto"/>
              <w:left w:val="single" w:sz="6" w:space="0" w:color="auto"/>
              <w:bottom w:val="single" w:sz="6" w:space="0" w:color="auto"/>
              <w:right w:val="single" w:sz="6" w:space="0" w:color="auto"/>
            </w:tcBorders>
          </w:tcPr>
          <w:p w:rsidR="00801041" w:rsidRPr="0094350C" w:rsidRDefault="00801041" w:rsidP="00936638">
            <w:pPr>
              <w:spacing w:before="60"/>
              <w:rPr>
                <w:rFonts w:ascii="Arial" w:hAnsi="Arial" w:cs="Arial"/>
                <w:sz w:val="16"/>
              </w:rPr>
            </w:pPr>
            <w:r w:rsidRPr="0094350C">
              <w:rPr>
                <w:rFonts w:ascii="Arial" w:hAnsi="Arial" w:cs="Arial"/>
                <w:sz w:val="16"/>
              </w:rPr>
              <w:t>TRUE</w:t>
            </w:r>
          </w:p>
        </w:tc>
        <w:tc>
          <w:tcPr>
            <w:tcW w:w="2880" w:type="dxa"/>
            <w:tcBorders>
              <w:top w:val="single" w:sz="6" w:space="0" w:color="auto"/>
              <w:left w:val="single" w:sz="6" w:space="0" w:color="auto"/>
              <w:bottom w:val="single" w:sz="6" w:space="0" w:color="auto"/>
              <w:right w:val="single" w:sz="6" w:space="0" w:color="auto"/>
            </w:tcBorders>
          </w:tcPr>
          <w:p w:rsidR="00801041" w:rsidRPr="0094350C" w:rsidRDefault="00801041" w:rsidP="004244CF">
            <w:pPr>
              <w:spacing w:before="60"/>
              <w:rPr>
                <w:rFonts w:ascii="Arial" w:hAnsi="Arial" w:cs="Arial"/>
                <w:sz w:val="16"/>
              </w:rPr>
            </w:pPr>
            <w:r w:rsidRPr="0094350C">
              <w:rPr>
                <w:rFonts w:ascii="Arial" w:hAnsi="Arial" w:cs="Arial"/>
                <w:sz w:val="16"/>
              </w:rPr>
              <w:t>DIGCOLPSINT_START_SEC_VAR_CLEARED_BOOLEAN</w:t>
            </w:r>
          </w:p>
        </w:tc>
      </w:tr>
      <w:tr w:rsidR="0094350C" w:rsidRPr="0094350C" w:rsidTr="00A87EA4">
        <w:tc>
          <w:tcPr>
            <w:tcW w:w="3528" w:type="dxa"/>
            <w:tcBorders>
              <w:top w:val="single" w:sz="6" w:space="0" w:color="auto"/>
              <w:left w:val="single" w:sz="6" w:space="0" w:color="auto"/>
              <w:bottom w:val="single" w:sz="6" w:space="0" w:color="auto"/>
              <w:right w:val="single" w:sz="6" w:space="0" w:color="auto"/>
            </w:tcBorders>
          </w:tcPr>
          <w:p w:rsidR="00801041" w:rsidRPr="0094350C" w:rsidRDefault="00801041" w:rsidP="004244CF">
            <w:pPr>
              <w:spacing w:before="60"/>
              <w:rPr>
                <w:rFonts w:ascii="Arial" w:hAnsi="Arial" w:cs="Arial"/>
                <w:sz w:val="16"/>
              </w:rPr>
            </w:pPr>
            <w:r w:rsidRPr="0094350C">
              <w:rPr>
                <w:rFonts w:ascii="Arial" w:hAnsi="Arial" w:cs="Arial"/>
                <w:sz w:val="16"/>
              </w:rPr>
              <w:t>DigColPsInt_ColCustDatFound_Cnt_M_lgc</w:t>
            </w:r>
          </w:p>
        </w:tc>
        <w:tc>
          <w:tcPr>
            <w:tcW w:w="990" w:type="dxa"/>
            <w:tcBorders>
              <w:top w:val="single" w:sz="6" w:space="0" w:color="auto"/>
              <w:left w:val="single" w:sz="6" w:space="0" w:color="auto"/>
              <w:bottom w:val="single" w:sz="6" w:space="0" w:color="auto"/>
              <w:right w:val="single" w:sz="6" w:space="0" w:color="auto"/>
            </w:tcBorders>
          </w:tcPr>
          <w:p w:rsidR="00801041" w:rsidRPr="0094350C" w:rsidRDefault="00801041" w:rsidP="004244CF">
            <w:pPr>
              <w:spacing w:before="60"/>
              <w:rPr>
                <w:rFonts w:ascii="Arial" w:hAnsi="Arial" w:cs="Arial"/>
                <w:sz w:val="16"/>
              </w:rPr>
            </w:pPr>
            <w:r w:rsidRPr="0094350C">
              <w:rPr>
                <w:rFonts w:ascii="Arial" w:hAnsi="Arial" w:cs="Arial"/>
                <w:sz w:val="16"/>
              </w:rPr>
              <w:t>N/A</w:t>
            </w:r>
          </w:p>
        </w:tc>
        <w:tc>
          <w:tcPr>
            <w:tcW w:w="810" w:type="dxa"/>
            <w:tcBorders>
              <w:top w:val="single" w:sz="6" w:space="0" w:color="auto"/>
              <w:left w:val="single" w:sz="6" w:space="0" w:color="auto"/>
              <w:bottom w:val="single" w:sz="6" w:space="0" w:color="auto"/>
              <w:right w:val="single" w:sz="6" w:space="0" w:color="auto"/>
            </w:tcBorders>
          </w:tcPr>
          <w:p w:rsidR="00801041" w:rsidRPr="0094350C" w:rsidRDefault="00801041" w:rsidP="00936638">
            <w:pPr>
              <w:spacing w:before="60"/>
              <w:rPr>
                <w:rFonts w:ascii="Arial" w:hAnsi="Arial" w:cs="Arial"/>
                <w:sz w:val="16"/>
              </w:rPr>
            </w:pPr>
            <w:r w:rsidRPr="0094350C">
              <w:rPr>
                <w:rFonts w:ascii="Arial" w:hAnsi="Arial" w:cs="Arial"/>
                <w:sz w:val="16"/>
              </w:rPr>
              <w:t>FALSE</w:t>
            </w:r>
          </w:p>
        </w:tc>
        <w:tc>
          <w:tcPr>
            <w:tcW w:w="720" w:type="dxa"/>
            <w:tcBorders>
              <w:top w:val="single" w:sz="6" w:space="0" w:color="auto"/>
              <w:left w:val="single" w:sz="6" w:space="0" w:color="auto"/>
              <w:bottom w:val="single" w:sz="6" w:space="0" w:color="auto"/>
              <w:right w:val="single" w:sz="6" w:space="0" w:color="auto"/>
            </w:tcBorders>
          </w:tcPr>
          <w:p w:rsidR="00801041" w:rsidRPr="0094350C" w:rsidRDefault="00801041" w:rsidP="00936638">
            <w:pPr>
              <w:spacing w:before="60"/>
              <w:rPr>
                <w:rFonts w:ascii="Arial" w:hAnsi="Arial" w:cs="Arial"/>
                <w:sz w:val="16"/>
              </w:rPr>
            </w:pPr>
            <w:r w:rsidRPr="0094350C">
              <w:rPr>
                <w:rFonts w:ascii="Arial" w:hAnsi="Arial" w:cs="Arial"/>
                <w:sz w:val="16"/>
              </w:rPr>
              <w:t>TRUE</w:t>
            </w:r>
          </w:p>
        </w:tc>
        <w:tc>
          <w:tcPr>
            <w:tcW w:w="2880" w:type="dxa"/>
            <w:tcBorders>
              <w:top w:val="single" w:sz="6" w:space="0" w:color="auto"/>
              <w:left w:val="single" w:sz="6" w:space="0" w:color="auto"/>
              <w:bottom w:val="single" w:sz="6" w:space="0" w:color="auto"/>
              <w:right w:val="single" w:sz="6" w:space="0" w:color="auto"/>
            </w:tcBorders>
          </w:tcPr>
          <w:p w:rsidR="00801041" w:rsidRPr="0094350C" w:rsidRDefault="00801041" w:rsidP="004244CF">
            <w:pPr>
              <w:spacing w:before="60"/>
              <w:rPr>
                <w:rFonts w:ascii="Arial" w:hAnsi="Arial" w:cs="Arial"/>
                <w:sz w:val="16"/>
              </w:rPr>
            </w:pPr>
            <w:r w:rsidRPr="0094350C">
              <w:rPr>
                <w:rFonts w:ascii="Arial" w:hAnsi="Arial" w:cs="Arial"/>
                <w:sz w:val="16"/>
              </w:rPr>
              <w:t>DIGCOLPSINT_START_SEC_VAR_CLEARED_BOOLEAN</w:t>
            </w:r>
          </w:p>
        </w:tc>
      </w:tr>
      <w:tr w:rsidR="00801041" w:rsidRPr="0094350C" w:rsidTr="00A87EA4">
        <w:tc>
          <w:tcPr>
            <w:tcW w:w="3528" w:type="dxa"/>
            <w:tcBorders>
              <w:top w:val="single" w:sz="6" w:space="0" w:color="auto"/>
              <w:left w:val="single" w:sz="6" w:space="0" w:color="auto"/>
              <w:bottom w:val="single" w:sz="6" w:space="0" w:color="auto"/>
              <w:right w:val="single" w:sz="6" w:space="0" w:color="auto"/>
            </w:tcBorders>
          </w:tcPr>
          <w:p w:rsidR="00801041" w:rsidRPr="0094350C" w:rsidRDefault="00801041" w:rsidP="004244CF">
            <w:pPr>
              <w:spacing w:before="60"/>
              <w:rPr>
                <w:rFonts w:ascii="Arial" w:hAnsi="Arial" w:cs="Arial"/>
                <w:sz w:val="16"/>
              </w:rPr>
            </w:pPr>
            <w:r w:rsidRPr="0094350C">
              <w:rPr>
                <w:rFonts w:ascii="Arial" w:hAnsi="Arial" w:cs="Arial"/>
                <w:sz w:val="16"/>
              </w:rPr>
              <w:t>DigColPsInt_SpurCustDatFound_Cnt_M_lgc</w:t>
            </w:r>
          </w:p>
        </w:tc>
        <w:tc>
          <w:tcPr>
            <w:tcW w:w="990" w:type="dxa"/>
            <w:tcBorders>
              <w:top w:val="single" w:sz="6" w:space="0" w:color="auto"/>
              <w:left w:val="single" w:sz="6" w:space="0" w:color="auto"/>
              <w:bottom w:val="single" w:sz="6" w:space="0" w:color="auto"/>
              <w:right w:val="single" w:sz="6" w:space="0" w:color="auto"/>
            </w:tcBorders>
          </w:tcPr>
          <w:p w:rsidR="00801041" w:rsidRPr="0094350C" w:rsidRDefault="00801041" w:rsidP="004244CF">
            <w:pPr>
              <w:spacing w:before="60"/>
              <w:rPr>
                <w:rFonts w:ascii="Arial" w:hAnsi="Arial" w:cs="Arial"/>
                <w:sz w:val="16"/>
              </w:rPr>
            </w:pPr>
            <w:r w:rsidRPr="0094350C">
              <w:rPr>
                <w:rFonts w:ascii="Arial" w:hAnsi="Arial" w:cs="Arial"/>
                <w:sz w:val="16"/>
              </w:rPr>
              <w:t>N/A</w:t>
            </w:r>
          </w:p>
        </w:tc>
        <w:tc>
          <w:tcPr>
            <w:tcW w:w="810" w:type="dxa"/>
            <w:tcBorders>
              <w:top w:val="single" w:sz="6" w:space="0" w:color="auto"/>
              <w:left w:val="single" w:sz="6" w:space="0" w:color="auto"/>
              <w:bottom w:val="single" w:sz="6" w:space="0" w:color="auto"/>
              <w:right w:val="single" w:sz="6" w:space="0" w:color="auto"/>
            </w:tcBorders>
          </w:tcPr>
          <w:p w:rsidR="00801041" w:rsidRPr="0094350C" w:rsidRDefault="00801041" w:rsidP="00936638">
            <w:pPr>
              <w:spacing w:before="60"/>
              <w:rPr>
                <w:rFonts w:ascii="Arial" w:hAnsi="Arial" w:cs="Arial"/>
                <w:sz w:val="16"/>
              </w:rPr>
            </w:pPr>
            <w:r w:rsidRPr="0094350C">
              <w:rPr>
                <w:rFonts w:ascii="Arial" w:hAnsi="Arial" w:cs="Arial"/>
                <w:sz w:val="16"/>
              </w:rPr>
              <w:t>FALSE</w:t>
            </w:r>
          </w:p>
        </w:tc>
        <w:tc>
          <w:tcPr>
            <w:tcW w:w="720" w:type="dxa"/>
            <w:tcBorders>
              <w:top w:val="single" w:sz="6" w:space="0" w:color="auto"/>
              <w:left w:val="single" w:sz="6" w:space="0" w:color="auto"/>
              <w:bottom w:val="single" w:sz="6" w:space="0" w:color="auto"/>
              <w:right w:val="single" w:sz="6" w:space="0" w:color="auto"/>
            </w:tcBorders>
          </w:tcPr>
          <w:p w:rsidR="00801041" w:rsidRPr="0094350C" w:rsidRDefault="00801041" w:rsidP="00936638">
            <w:pPr>
              <w:spacing w:before="60"/>
              <w:rPr>
                <w:rFonts w:ascii="Arial" w:hAnsi="Arial" w:cs="Arial"/>
                <w:sz w:val="16"/>
              </w:rPr>
            </w:pPr>
            <w:r w:rsidRPr="0094350C">
              <w:rPr>
                <w:rFonts w:ascii="Arial" w:hAnsi="Arial" w:cs="Arial"/>
                <w:sz w:val="16"/>
              </w:rPr>
              <w:t>TRUE</w:t>
            </w:r>
          </w:p>
        </w:tc>
        <w:tc>
          <w:tcPr>
            <w:tcW w:w="2880" w:type="dxa"/>
            <w:tcBorders>
              <w:top w:val="single" w:sz="6" w:space="0" w:color="auto"/>
              <w:left w:val="single" w:sz="6" w:space="0" w:color="auto"/>
              <w:bottom w:val="single" w:sz="6" w:space="0" w:color="auto"/>
              <w:right w:val="single" w:sz="6" w:space="0" w:color="auto"/>
            </w:tcBorders>
          </w:tcPr>
          <w:p w:rsidR="00801041" w:rsidRPr="0094350C" w:rsidRDefault="00801041" w:rsidP="004244CF">
            <w:pPr>
              <w:spacing w:before="60"/>
              <w:rPr>
                <w:rFonts w:ascii="Arial" w:hAnsi="Arial" w:cs="Arial"/>
                <w:sz w:val="16"/>
              </w:rPr>
            </w:pPr>
            <w:r w:rsidRPr="0094350C">
              <w:rPr>
                <w:rFonts w:ascii="Arial" w:hAnsi="Arial" w:cs="Arial"/>
                <w:sz w:val="16"/>
              </w:rPr>
              <w:t>DIGCOLPSINT_START_SEC_VAR_CLEARED_BOOLEAN</w:t>
            </w:r>
          </w:p>
        </w:tc>
      </w:tr>
      <w:tr w:rsidR="002500BD" w:rsidRPr="0094350C" w:rsidTr="00A87EA4">
        <w:tc>
          <w:tcPr>
            <w:tcW w:w="3528" w:type="dxa"/>
            <w:tcBorders>
              <w:top w:val="single" w:sz="6" w:space="0" w:color="auto"/>
              <w:left w:val="single" w:sz="6" w:space="0" w:color="auto"/>
              <w:bottom w:val="single" w:sz="6" w:space="0" w:color="auto"/>
              <w:right w:val="single" w:sz="6" w:space="0" w:color="auto"/>
            </w:tcBorders>
          </w:tcPr>
          <w:p w:rsidR="002500BD" w:rsidRPr="0094350C" w:rsidRDefault="002500BD" w:rsidP="004244CF">
            <w:pPr>
              <w:spacing w:before="60"/>
              <w:rPr>
                <w:rFonts w:ascii="Arial" w:hAnsi="Arial" w:cs="Arial"/>
                <w:sz w:val="16"/>
              </w:rPr>
            </w:pPr>
            <w:r w:rsidRPr="002500BD">
              <w:rPr>
                <w:rFonts w:ascii="Arial" w:hAnsi="Arial" w:cs="Arial"/>
                <w:sz w:val="16"/>
              </w:rPr>
              <w:t>DigColPsInt_ResetSensor_Cnt_M_lgc</w:t>
            </w:r>
          </w:p>
        </w:tc>
        <w:tc>
          <w:tcPr>
            <w:tcW w:w="990" w:type="dxa"/>
            <w:tcBorders>
              <w:top w:val="single" w:sz="6" w:space="0" w:color="auto"/>
              <w:left w:val="single" w:sz="6" w:space="0" w:color="auto"/>
              <w:bottom w:val="single" w:sz="6" w:space="0" w:color="auto"/>
              <w:right w:val="single" w:sz="6" w:space="0" w:color="auto"/>
            </w:tcBorders>
          </w:tcPr>
          <w:p w:rsidR="002500BD" w:rsidRPr="0094350C" w:rsidRDefault="002500BD" w:rsidP="004244CF">
            <w:pPr>
              <w:spacing w:before="60"/>
              <w:rPr>
                <w:rFonts w:ascii="Arial" w:hAnsi="Arial" w:cs="Arial"/>
                <w:sz w:val="16"/>
              </w:rPr>
            </w:pPr>
            <w:r w:rsidRPr="0094350C">
              <w:rPr>
                <w:rFonts w:ascii="Arial" w:hAnsi="Arial" w:cs="Arial"/>
                <w:sz w:val="16"/>
              </w:rPr>
              <w:t>N/A</w:t>
            </w:r>
          </w:p>
        </w:tc>
        <w:tc>
          <w:tcPr>
            <w:tcW w:w="810" w:type="dxa"/>
            <w:tcBorders>
              <w:top w:val="single" w:sz="6" w:space="0" w:color="auto"/>
              <w:left w:val="single" w:sz="6" w:space="0" w:color="auto"/>
              <w:bottom w:val="single" w:sz="6" w:space="0" w:color="auto"/>
              <w:right w:val="single" w:sz="6" w:space="0" w:color="auto"/>
            </w:tcBorders>
          </w:tcPr>
          <w:p w:rsidR="002500BD" w:rsidRPr="0094350C" w:rsidRDefault="002500BD" w:rsidP="00936638">
            <w:pPr>
              <w:spacing w:before="60"/>
              <w:rPr>
                <w:rFonts w:ascii="Arial" w:hAnsi="Arial" w:cs="Arial"/>
                <w:sz w:val="16"/>
              </w:rPr>
            </w:pPr>
            <w:r w:rsidRPr="0094350C">
              <w:rPr>
                <w:rFonts w:ascii="Arial" w:hAnsi="Arial" w:cs="Arial"/>
                <w:sz w:val="16"/>
              </w:rPr>
              <w:t>FALSE</w:t>
            </w:r>
          </w:p>
        </w:tc>
        <w:tc>
          <w:tcPr>
            <w:tcW w:w="720" w:type="dxa"/>
            <w:tcBorders>
              <w:top w:val="single" w:sz="6" w:space="0" w:color="auto"/>
              <w:left w:val="single" w:sz="6" w:space="0" w:color="auto"/>
              <w:bottom w:val="single" w:sz="6" w:space="0" w:color="auto"/>
              <w:right w:val="single" w:sz="6" w:space="0" w:color="auto"/>
            </w:tcBorders>
          </w:tcPr>
          <w:p w:rsidR="002500BD" w:rsidRPr="0094350C" w:rsidRDefault="002500BD" w:rsidP="00936638">
            <w:pPr>
              <w:spacing w:before="60"/>
              <w:rPr>
                <w:rFonts w:ascii="Arial" w:hAnsi="Arial" w:cs="Arial"/>
                <w:sz w:val="16"/>
              </w:rPr>
            </w:pPr>
            <w:r w:rsidRPr="0094350C">
              <w:rPr>
                <w:rFonts w:ascii="Arial" w:hAnsi="Arial" w:cs="Arial"/>
                <w:sz w:val="16"/>
              </w:rPr>
              <w:t>TRUE</w:t>
            </w:r>
          </w:p>
        </w:tc>
        <w:tc>
          <w:tcPr>
            <w:tcW w:w="2880" w:type="dxa"/>
            <w:tcBorders>
              <w:top w:val="single" w:sz="6" w:space="0" w:color="auto"/>
              <w:left w:val="single" w:sz="6" w:space="0" w:color="auto"/>
              <w:bottom w:val="single" w:sz="6" w:space="0" w:color="auto"/>
              <w:right w:val="single" w:sz="6" w:space="0" w:color="auto"/>
            </w:tcBorders>
          </w:tcPr>
          <w:p w:rsidR="002500BD" w:rsidRPr="0094350C" w:rsidRDefault="002500BD" w:rsidP="004244CF">
            <w:pPr>
              <w:spacing w:before="60"/>
              <w:rPr>
                <w:rFonts w:ascii="Arial" w:hAnsi="Arial" w:cs="Arial"/>
                <w:sz w:val="16"/>
              </w:rPr>
            </w:pPr>
            <w:r w:rsidRPr="0094350C">
              <w:rPr>
                <w:rFonts w:ascii="Arial" w:hAnsi="Arial" w:cs="Arial"/>
                <w:sz w:val="16"/>
              </w:rPr>
              <w:t>DIGCOLPSINT_START_SEC_VAR_CLEARED_BOOLEAN</w:t>
            </w:r>
          </w:p>
        </w:tc>
      </w:tr>
      <w:tr w:rsidR="00FC0990" w:rsidRPr="0094350C" w:rsidTr="00A87EA4">
        <w:trPr>
          <w:ins w:id="0" w:author="Thundathil, Jayakrishnan" w:date="2016-06-22T09:58:00Z"/>
        </w:trPr>
        <w:tc>
          <w:tcPr>
            <w:tcW w:w="3528" w:type="dxa"/>
            <w:tcBorders>
              <w:top w:val="single" w:sz="6" w:space="0" w:color="auto"/>
              <w:left w:val="single" w:sz="6" w:space="0" w:color="auto"/>
              <w:bottom w:val="single" w:sz="6" w:space="0" w:color="auto"/>
              <w:right w:val="single" w:sz="6" w:space="0" w:color="auto"/>
            </w:tcBorders>
          </w:tcPr>
          <w:p w:rsidR="00FC0990" w:rsidRPr="002500BD" w:rsidRDefault="00FC0990" w:rsidP="004244CF">
            <w:pPr>
              <w:spacing w:before="60"/>
              <w:rPr>
                <w:ins w:id="1" w:author="Thundathil, Jayakrishnan" w:date="2016-06-22T09:58:00Z"/>
                <w:rFonts w:ascii="Arial" w:hAnsi="Arial" w:cs="Arial"/>
                <w:sz w:val="16"/>
              </w:rPr>
            </w:pPr>
            <w:ins w:id="2" w:author="Thundathil, Jayakrishnan" w:date="2016-06-22T09:59:00Z">
              <w:r w:rsidRPr="00FC0990">
                <w:rPr>
                  <w:rFonts w:ascii="Arial" w:hAnsi="Arial" w:cs="Arial"/>
                  <w:sz w:val="16"/>
                </w:rPr>
                <w:t>DigColPsInt_IntrptSrc_Cnt_D_u08</w:t>
              </w:r>
            </w:ins>
          </w:p>
        </w:tc>
        <w:tc>
          <w:tcPr>
            <w:tcW w:w="990" w:type="dxa"/>
            <w:tcBorders>
              <w:top w:val="single" w:sz="6" w:space="0" w:color="auto"/>
              <w:left w:val="single" w:sz="6" w:space="0" w:color="auto"/>
              <w:bottom w:val="single" w:sz="6" w:space="0" w:color="auto"/>
              <w:right w:val="single" w:sz="6" w:space="0" w:color="auto"/>
            </w:tcBorders>
          </w:tcPr>
          <w:p w:rsidR="00FC0990" w:rsidRPr="0094350C" w:rsidRDefault="00FC0990" w:rsidP="004244CF">
            <w:pPr>
              <w:spacing w:before="60"/>
              <w:rPr>
                <w:ins w:id="3" w:author="Thundathil, Jayakrishnan" w:date="2016-06-22T09:58:00Z"/>
                <w:rFonts w:ascii="Arial" w:hAnsi="Arial" w:cs="Arial"/>
                <w:sz w:val="16"/>
              </w:rPr>
            </w:pPr>
            <w:ins w:id="4" w:author="Thundathil, Jayakrishnan" w:date="2016-06-22T09:59:00Z">
              <w:r>
                <w:rPr>
                  <w:rFonts w:ascii="Arial" w:hAnsi="Arial" w:cs="Arial"/>
                  <w:sz w:val="16"/>
                </w:rPr>
                <w:t>N/A</w:t>
              </w:r>
            </w:ins>
          </w:p>
        </w:tc>
        <w:tc>
          <w:tcPr>
            <w:tcW w:w="810" w:type="dxa"/>
            <w:tcBorders>
              <w:top w:val="single" w:sz="6" w:space="0" w:color="auto"/>
              <w:left w:val="single" w:sz="6" w:space="0" w:color="auto"/>
              <w:bottom w:val="single" w:sz="6" w:space="0" w:color="auto"/>
              <w:right w:val="single" w:sz="6" w:space="0" w:color="auto"/>
            </w:tcBorders>
          </w:tcPr>
          <w:p w:rsidR="00FC0990" w:rsidRPr="0094350C" w:rsidRDefault="00DF1E7D" w:rsidP="00936638">
            <w:pPr>
              <w:spacing w:before="60"/>
              <w:rPr>
                <w:ins w:id="5" w:author="Thundathil, Jayakrishnan" w:date="2016-06-22T09:58:00Z"/>
                <w:rFonts w:ascii="Arial" w:hAnsi="Arial" w:cs="Arial"/>
                <w:sz w:val="16"/>
              </w:rPr>
            </w:pPr>
            <w:ins w:id="6" w:author="Thundathil, Jayakrishnan" w:date="2016-06-22T11:43:00Z">
              <w:r>
                <w:rPr>
                  <w:rFonts w:ascii="Arial" w:hAnsi="Arial" w:cs="Arial"/>
                  <w:sz w:val="16"/>
                </w:rPr>
                <w:t>0</w:t>
              </w:r>
            </w:ins>
            <w:ins w:id="7" w:author="Thundathil, Jayakrishnan" w:date="2016-06-22T09:59:00Z">
              <w:r w:rsidR="00FC0990">
                <w:rPr>
                  <w:rFonts w:ascii="Arial" w:hAnsi="Arial" w:cs="Arial"/>
                  <w:sz w:val="16"/>
                </w:rPr>
                <w:t>U</w:t>
              </w:r>
            </w:ins>
          </w:p>
        </w:tc>
        <w:tc>
          <w:tcPr>
            <w:tcW w:w="720" w:type="dxa"/>
            <w:tcBorders>
              <w:top w:val="single" w:sz="6" w:space="0" w:color="auto"/>
              <w:left w:val="single" w:sz="6" w:space="0" w:color="auto"/>
              <w:bottom w:val="single" w:sz="6" w:space="0" w:color="auto"/>
              <w:right w:val="single" w:sz="6" w:space="0" w:color="auto"/>
            </w:tcBorders>
          </w:tcPr>
          <w:p w:rsidR="00FC0990" w:rsidRPr="0094350C" w:rsidRDefault="00280A8F" w:rsidP="00936638">
            <w:pPr>
              <w:spacing w:before="60"/>
              <w:rPr>
                <w:ins w:id="8" w:author="Thundathil, Jayakrishnan" w:date="2016-06-22T09:58:00Z"/>
                <w:rFonts w:ascii="Arial" w:hAnsi="Arial" w:cs="Arial"/>
                <w:sz w:val="16"/>
              </w:rPr>
            </w:pPr>
            <w:ins w:id="9" w:author="Thundathil, Jayakrishnan" w:date="2016-06-23T10:45:00Z">
              <w:r>
                <w:rPr>
                  <w:rFonts w:ascii="Arial" w:hAnsi="Arial" w:cs="Arial"/>
                  <w:sz w:val="16"/>
                </w:rPr>
                <w:t>255</w:t>
              </w:r>
            </w:ins>
            <w:ins w:id="10" w:author="Thundathil, Jayakrishnan" w:date="2016-06-22T09:59:00Z">
              <w:r w:rsidR="00FC0990">
                <w:rPr>
                  <w:rFonts w:ascii="Arial" w:hAnsi="Arial" w:cs="Arial"/>
                  <w:sz w:val="16"/>
                </w:rPr>
                <w:t>U</w:t>
              </w:r>
            </w:ins>
          </w:p>
        </w:tc>
        <w:tc>
          <w:tcPr>
            <w:tcW w:w="2880" w:type="dxa"/>
            <w:tcBorders>
              <w:top w:val="single" w:sz="6" w:space="0" w:color="auto"/>
              <w:left w:val="single" w:sz="6" w:space="0" w:color="auto"/>
              <w:bottom w:val="single" w:sz="6" w:space="0" w:color="auto"/>
              <w:right w:val="single" w:sz="6" w:space="0" w:color="auto"/>
            </w:tcBorders>
          </w:tcPr>
          <w:p w:rsidR="00FC0990" w:rsidRPr="0094350C" w:rsidRDefault="00FC0990" w:rsidP="004244CF">
            <w:pPr>
              <w:spacing w:before="60"/>
              <w:rPr>
                <w:ins w:id="11" w:author="Thundathil, Jayakrishnan" w:date="2016-06-22T09:58:00Z"/>
                <w:rFonts w:ascii="Arial" w:hAnsi="Arial" w:cs="Arial"/>
                <w:sz w:val="16"/>
              </w:rPr>
            </w:pPr>
            <w:ins w:id="12" w:author="Thundathil, Jayakrishnan" w:date="2016-06-22T09:59:00Z">
              <w:r>
                <w:rPr>
                  <w:rFonts w:ascii="Arial" w:hAnsi="Arial" w:cs="Arial"/>
                  <w:sz w:val="16"/>
                </w:rPr>
                <w:t>DIGCOLPS</w:t>
              </w:r>
              <w:r w:rsidRPr="00A141A7">
                <w:rPr>
                  <w:rFonts w:ascii="Arial" w:hAnsi="Arial" w:cs="Arial"/>
                  <w:sz w:val="16"/>
                </w:rPr>
                <w:t>INT_START_SEC_VAR_CLEARED_8</w:t>
              </w:r>
            </w:ins>
          </w:p>
        </w:tc>
      </w:tr>
    </w:tbl>
    <w:p w:rsidR="00BD008B" w:rsidRPr="0094350C" w:rsidRDefault="00BD008B"/>
    <w:p w:rsidR="004A781C" w:rsidRDefault="004A781C">
      <w:pPr>
        <w:pStyle w:val="Heading3"/>
      </w:pPr>
      <w:r>
        <w:lastRenderedPageBreak/>
        <w:t xml:space="preserve">User defined typedef definition/declaration </w:t>
      </w:r>
    </w:p>
    <w:p w:rsidR="004A781C" w:rsidRDefault="004A781C">
      <w:r>
        <w:t>This section documents any user types uniquely used for the module.</w:t>
      </w:r>
    </w:p>
    <w:tbl>
      <w:tblPr>
        <w:tblW w:w="89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818"/>
        <w:gridCol w:w="3960"/>
        <w:gridCol w:w="1170"/>
        <w:gridCol w:w="992"/>
        <w:gridCol w:w="993"/>
      </w:tblGrid>
      <w:tr w:rsidR="003C4D3F" w:rsidTr="00936638">
        <w:tc>
          <w:tcPr>
            <w:tcW w:w="1818"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Typedef Name</w:t>
            </w:r>
          </w:p>
        </w:tc>
        <w:tc>
          <w:tcPr>
            <w:tcW w:w="396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Element Name</w:t>
            </w:r>
          </w:p>
        </w:tc>
        <w:tc>
          <w:tcPr>
            <w:tcW w:w="117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User Defined Type</w:t>
            </w:r>
          </w:p>
        </w:tc>
        <w:tc>
          <w:tcPr>
            <w:tcW w:w="992"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(min)</w:t>
            </w:r>
          </w:p>
        </w:tc>
        <w:tc>
          <w:tcPr>
            <w:tcW w:w="993"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(max)</w:t>
            </w:r>
          </w:p>
        </w:tc>
      </w:tr>
      <w:tr w:rsidR="00451974" w:rsidTr="00936638">
        <w:tc>
          <w:tcPr>
            <w:tcW w:w="1818" w:type="dxa"/>
          </w:tcPr>
          <w:p w:rsidR="00451974" w:rsidRDefault="00451974" w:rsidP="00DA3DB9">
            <w:pPr>
              <w:spacing w:before="60"/>
              <w:rPr>
                <w:rFonts w:ascii="Arial" w:hAnsi="Arial" w:cs="Arial"/>
                <w:sz w:val="16"/>
              </w:rPr>
            </w:pPr>
            <w:r w:rsidRPr="00FE2D08">
              <w:rPr>
                <w:rFonts w:ascii="Arial" w:hAnsi="Arial" w:cs="Arial"/>
                <w:sz w:val="16"/>
              </w:rPr>
              <w:t>CommStepType</w:t>
            </w:r>
          </w:p>
          <w:p w:rsidR="00451974" w:rsidRDefault="00451974" w:rsidP="00DA3DB9">
            <w:pPr>
              <w:spacing w:before="60"/>
              <w:rPr>
                <w:rFonts w:ascii="Arial" w:hAnsi="Arial" w:cs="Arial"/>
                <w:sz w:val="16"/>
              </w:rPr>
            </w:pPr>
          </w:p>
        </w:tc>
        <w:tc>
          <w:tcPr>
            <w:tcW w:w="3960" w:type="dxa"/>
          </w:tcPr>
          <w:p w:rsidR="00451974" w:rsidRPr="0094350C" w:rsidRDefault="00451974" w:rsidP="00DA3DB9">
            <w:pPr>
              <w:spacing w:before="60"/>
              <w:rPr>
                <w:rFonts w:ascii="Arial" w:hAnsi="Arial" w:cs="Arial"/>
                <w:sz w:val="16"/>
              </w:rPr>
            </w:pPr>
            <w:r w:rsidRPr="0094350C">
              <w:rPr>
                <w:rFonts w:ascii="Arial" w:hAnsi="Arial" w:cs="Arial"/>
                <w:sz w:val="16"/>
              </w:rPr>
              <w:t>INIT_NOT_INITIALIZED</w:t>
            </w:r>
          </w:p>
          <w:p w:rsidR="00451974" w:rsidRPr="0094350C" w:rsidRDefault="00451974" w:rsidP="00DA3DB9">
            <w:pPr>
              <w:spacing w:before="60"/>
              <w:rPr>
                <w:rFonts w:ascii="Arial" w:hAnsi="Arial" w:cs="Arial"/>
                <w:sz w:val="16"/>
              </w:rPr>
            </w:pPr>
            <w:r w:rsidRPr="0094350C">
              <w:rPr>
                <w:rFonts w:ascii="Arial" w:hAnsi="Arial" w:cs="Arial"/>
                <w:sz w:val="16"/>
              </w:rPr>
              <w:t>INIT_SENSOR1_READERROR_SETREG</w:t>
            </w:r>
          </w:p>
          <w:p w:rsidR="00451974" w:rsidRPr="0094350C" w:rsidRDefault="00451974" w:rsidP="00DA3DB9">
            <w:pPr>
              <w:spacing w:before="60"/>
              <w:rPr>
                <w:rFonts w:ascii="Arial" w:hAnsi="Arial" w:cs="Arial"/>
                <w:sz w:val="16"/>
              </w:rPr>
            </w:pPr>
            <w:r w:rsidRPr="0094350C">
              <w:rPr>
                <w:rFonts w:ascii="Arial" w:hAnsi="Arial" w:cs="Arial"/>
                <w:sz w:val="16"/>
              </w:rPr>
              <w:t>INIT_SENSOR1_READERROR_READ</w:t>
            </w:r>
          </w:p>
          <w:p w:rsidR="00451974" w:rsidRPr="0094350C" w:rsidRDefault="00451974" w:rsidP="00DA3DB9">
            <w:pPr>
              <w:spacing w:before="60"/>
              <w:rPr>
                <w:rFonts w:ascii="Arial" w:hAnsi="Arial" w:cs="Arial"/>
                <w:sz w:val="16"/>
              </w:rPr>
            </w:pPr>
            <w:r w:rsidRPr="0094350C">
              <w:rPr>
                <w:rFonts w:ascii="Arial" w:hAnsi="Arial" w:cs="Arial"/>
                <w:sz w:val="16"/>
              </w:rPr>
              <w:t>INIT_SENSOR1_READEXTERR_SETREG</w:t>
            </w:r>
          </w:p>
          <w:p w:rsidR="00451974" w:rsidRPr="0094350C" w:rsidRDefault="00451974" w:rsidP="00DA3DB9">
            <w:pPr>
              <w:spacing w:before="60"/>
              <w:rPr>
                <w:rFonts w:ascii="Arial" w:hAnsi="Arial" w:cs="Arial"/>
                <w:sz w:val="16"/>
              </w:rPr>
            </w:pPr>
            <w:r w:rsidRPr="0094350C">
              <w:rPr>
                <w:rFonts w:ascii="Arial" w:hAnsi="Arial" w:cs="Arial"/>
                <w:sz w:val="16"/>
              </w:rPr>
              <w:t>INIT_SENSOR1_READEXTERR_READ</w:t>
            </w:r>
          </w:p>
          <w:p w:rsidR="00451974" w:rsidRPr="0094350C" w:rsidRDefault="00451974" w:rsidP="00DA3DB9">
            <w:pPr>
              <w:spacing w:before="60"/>
              <w:rPr>
                <w:rFonts w:ascii="Arial" w:hAnsi="Arial" w:cs="Arial"/>
                <w:sz w:val="16"/>
              </w:rPr>
            </w:pPr>
            <w:r w:rsidRPr="0094350C">
              <w:rPr>
                <w:rFonts w:ascii="Arial" w:hAnsi="Arial" w:cs="Arial"/>
                <w:sz w:val="16"/>
              </w:rPr>
              <w:t>INIT_SENSOR1_SENDCMD</w:t>
            </w:r>
          </w:p>
          <w:p w:rsidR="00451974" w:rsidRPr="0094350C" w:rsidRDefault="00451974" w:rsidP="00DA3DB9">
            <w:pPr>
              <w:spacing w:before="60"/>
              <w:rPr>
                <w:rFonts w:ascii="Arial" w:hAnsi="Arial" w:cs="Arial"/>
                <w:sz w:val="16"/>
              </w:rPr>
            </w:pPr>
            <w:r w:rsidRPr="0094350C">
              <w:rPr>
                <w:rFonts w:ascii="Arial" w:hAnsi="Arial" w:cs="Arial"/>
                <w:sz w:val="16"/>
              </w:rPr>
              <w:t>INIT_SENSOR1_CHECKSTAT_SETREG</w:t>
            </w:r>
          </w:p>
          <w:p w:rsidR="00451974" w:rsidRPr="0094350C" w:rsidRDefault="00451974" w:rsidP="00DA3DB9">
            <w:pPr>
              <w:spacing w:before="60"/>
              <w:rPr>
                <w:rFonts w:ascii="Arial" w:hAnsi="Arial" w:cs="Arial"/>
                <w:sz w:val="16"/>
              </w:rPr>
            </w:pPr>
            <w:r w:rsidRPr="0094350C">
              <w:rPr>
                <w:rFonts w:ascii="Arial" w:hAnsi="Arial" w:cs="Arial"/>
                <w:sz w:val="16"/>
              </w:rPr>
              <w:t>INIT_SENSOR1_CHECKSTAT_READ</w:t>
            </w:r>
          </w:p>
          <w:p w:rsidR="00451974" w:rsidRPr="0094350C" w:rsidRDefault="00451974" w:rsidP="00DA3DB9">
            <w:pPr>
              <w:spacing w:before="60"/>
              <w:rPr>
                <w:rFonts w:ascii="Arial" w:hAnsi="Arial" w:cs="Arial"/>
                <w:sz w:val="16"/>
              </w:rPr>
            </w:pPr>
            <w:r w:rsidRPr="0094350C">
              <w:rPr>
                <w:rFonts w:ascii="Arial" w:hAnsi="Arial" w:cs="Arial"/>
                <w:sz w:val="16"/>
              </w:rPr>
              <w:t>INIT_SENSOR2_READERROR_SETREG</w:t>
            </w:r>
          </w:p>
          <w:p w:rsidR="00451974" w:rsidRPr="0094350C" w:rsidRDefault="00451974" w:rsidP="00DA3DB9">
            <w:pPr>
              <w:spacing w:before="60"/>
              <w:rPr>
                <w:rFonts w:ascii="Arial" w:hAnsi="Arial" w:cs="Arial"/>
                <w:sz w:val="16"/>
              </w:rPr>
            </w:pPr>
            <w:r w:rsidRPr="0094350C">
              <w:rPr>
                <w:rFonts w:ascii="Arial" w:hAnsi="Arial" w:cs="Arial"/>
                <w:sz w:val="16"/>
              </w:rPr>
              <w:t>INIT_SENSOR2_READERROR_READ</w:t>
            </w:r>
          </w:p>
          <w:p w:rsidR="00451974" w:rsidRPr="0094350C" w:rsidRDefault="00451974" w:rsidP="00DA3DB9">
            <w:pPr>
              <w:spacing w:before="60"/>
              <w:rPr>
                <w:rFonts w:ascii="Arial" w:hAnsi="Arial" w:cs="Arial"/>
                <w:sz w:val="16"/>
              </w:rPr>
            </w:pPr>
            <w:r w:rsidRPr="0094350C">
              <w:rPr>
                <w:rFonts w:ascii="Arial" w:hAnsi="Arial" w:cs="Arial"/>
                <w:sz w:val="16"/>
              </w:rPr>
              <w:t>INIT_SENSOR2_READEXTERR_SETREG</w:t>
            </w:r>
          </w:p>
          <w:p w:rsidR="00451974" w:rsidRPr="0094350C" w:rsidRDefault="00451974" w:rsidP="00DA3DB9">
            <w:pPr>
              <w:spacing w:before="60"/>
              <w:rPr>
                <w:rFonts w:ascii="Arial" w:hAnsi="Arial" w:cs="Arial"/>
                <w:sz w:val="16"/>
              </w:rPr>
            </w:pPr>
            <w:r w:rsidRPr="0094350C">
              <w:rPr>
                <w:rFonts w:ascii="Arial" w:hAnsi="Arial" w:cs="Arial"/>
                <w:sz w:val="16"/>
              </w:rPr>
              <w:t>INIT_SENSOR2_READEXTERR_READ</w:t>
            </w:r>
          </w:p>
          <w:p w:rsidR="00451974" w:rsidRPr="0094350C" w:rsidRDefault="00451974" w:rsidP="00DA3DB9">
            <w:pPr>
              <w:spacing w:before="60"/>
              <w:rPr>
                <w:rFonts w:ascii="Arial" w:hAnsi="Arial" w:cs="Arial"/>
                <w:sz w:val="16"/>
              </w:rPr>
            </w:pPr>
            <w:r w:rsidRPr="0094350C">
              <w:rPr>
                <w:rFonts w:ascii="Arial" w:hAnsi="Arial" w:cs="Arial"/>
                <w:sz w:val="16"/>
              </w:rPr>
              <w:t>INIT_SENSOR2_SENDCMD</w:t>
            </w:r>
          </w:p>
          <w:p w:rsidR="00451974" w:rsidRPr="0094350C" w:rsidRDefault="00451974" w:rsidP="00DA3DB9">
            <w:pPr>
              <w:spacing w:before="60"/>
              <w:rPr>
                <w:rFonts w:ascii="Arial" w:hAnsi="Arial" w:cs="Arial"/>
                <w:sz w:val="16"/>
              </w:rPr>
            </w:pPr>
            <w:r w:rsidRPr="0094350C">
              <w:rPr>
                <w:rFonts w:ascii="Arial" w:hAnsi="Arial" w:cs="Arial"/>
                <w:sz w:val="16"/>
              </w:rPr>
              <w:t>INIT_SENSOR2_CHECKSTAT_SETREG</w:t>
            </w:r>
          </w:p>
          <w:p w:rsidR="00451974" w:rsidRPr="0094350C" w:rsidRDefault="00451974" w:rsidP="00DA3DB9">
            <w:pPr>
              <w:spacing w:before="60"/>
              <w:rPr>
                <w:rFonts w:ascii="Arial" w:hAnsi="Arial" w:cs="Arial"/>
                <w:sz w:val="16"/>
              </w:rPr>
            </w:pPr>
            <w:r w:rsidRPr="0094350C">
              <w:rPr>
                <w:rFonts w:ascii="Arial" w:hAnsi="Arial" w:cs="Arial"/>
                <w:sz w:val="16"/>
              </w:rPr>
              <w:t>INIT_SENSOR2_CHECKSTAT_READ</w:t>
            </w:r>
          </w:p>
          <w:p w:rsidR="00936638" w:rsidRPr="0094350C" w:rsidRDefault="00936638" w:rsidP="00936638">
            <w:pPr>
              <w:spacing w:before="60"/>
              <w:rPr>
                <w:rFonts w:ascii="Arial" w:hAnsi="Arial" w:cs="Arial"/>
                <w:sz w:val="16"/>
              </w:rPr>
            </w:pPr>
            <w:r w:rsidRPr="0094350C">
              <w:rPr>
                <w:rFonts w:ascii="Arial" w:hAnsi="Arial" w:cs="Arial"/>
                <w:sz w:val="16"/>
              </w:rPr>
              <w:t>INIT_SENSOR1_EXTREADADDRREG_SENDCMD</w:t>
            </w:r>
          </w:p>
          <w:p w:rsidR="00936638" w:rsidRDefault="00936638" w:rsidP="00936638">
            <w:pPr>
              <w:spacing w:before="60"/>
              <w:rPr>
                <w:rFonts w:ascii="Arial" w:hAnsi="Arial" w:cs="Arial"/>
                <w:sz w:val="16"/>
              </w:rPr>
            </w:pPr>
            <w:r w:rsidRPr="0094350C">
              <w:rPr>
                <w:rFonts w:ascii="Arial" w:hAnsi="Arial" w:cs="Arial"/>
                <w:sz w:val="16"/>
              </w:rPr>
              <w:t>INIT_SENSOR1_EXTREADCTRLREG_SENDCMD</w:t>
            </w:r>
          </w:p>
          <w:p w:rsidR="00EE272A" w:rsidRPr="00EE272A" w:rsidRDefault="00EE272A" w:rsidP="00EE272A">
            <w:pPr>
              <w:spacing w:before="60"/>
              <w:rPr>
                <w:rFonts w:ascii="Arial" w:hAnsi="Arial" w:cs="Arial"/>
                <w:sz w:val="16"/>
              </w:rPr>
            </w:pPr>
            <w:r w:rsidRPr="00EE272A">
              <w:rPr>
                <w:rFonts w:ascii="Arial" w:hAnsi="Arial" w:cs="Arial"/>
                <w:sz w:val="16"/>
              </w:rPr>
              <w:t>INIT_SENSOR1_DUMMY_SEND,</w:t>
            </w:r>
          </w:p>
          <w:p w:rsidR="00EE272A" w:rsidRPr="0094350C" w:rsidRDefault="00EE272A" w:rsidP="00EE272A">
            <w:pPr>
              <w:spacing w:before="60"/>
              <w:rPr>
                <w:rFonts w:ascii="Arial" w:hAnsi="Arial" w:cs="Arial"/>
                <w:sz w:val="16"/>
              </w:rPr>
            </w:pPr>
            <w:r w:rsidRPr="00EE272A">
              <w:rPr>
                <w:rFonts w:ascii="Arial" w:hAnsi="Arial" w:cs="Arial"/>
                <w:sz w:val="16"/>
              </w:rPr>
              <w:t>INIT_SENSOR1_DUMMY_READ,</w:t>
            </w:r>
          </w:p>
          <w:p w:rsidR="00936638" w:rsidRPr="0094350C" w:rsidRDefault="00936638" w:rsidP="00936638">
            <w:pPr>
              <w:spacing w:before="60"/>
              <w:rPr>
                <w:rFonts w:ascii="Arial" w:hAnsi="Arial" w:cs="Arial"/>
                <w:sz w:val="16"/>
              </w:rPr>
            </w:pPr>
            <w:r w:rsidRPr="0094350C">
              <w:rPr>
                <w:rFonts w:ascii="Arial" w:hAnsi="Arial" w:cs="Arial"/>
                <w:sz w:val="16"/>
              </w:rPr>
              <w:t>INIT_SENSOR2_EXTREADADDRREG_SENDCMD</w:t>
            </w:r>
          </w:p>
          <w:p w:rsidR="00936638" w:rsidRDefault="00936638" w:rsidP="00936638">
            <w:pPr>
              <w:spacing w:before="60"/>
              <w:rPr>
                <w:rFonts w:ascii="Arial" w:hAnsi="Arial" w:cs="Arial"/>
                <w:sz w:val="16"/>
              </w:rPr>
            </w:pPr>
            <w:r w:rsidRPr="0094350C">
              <w:rPr>
                <w:rFonts w:ascii="Arial" w:hAnsi="Arial" w:cs="Arial"/>
                <w:sz w:val="16"/>
              </w:rPr>
              <w:t>INIT_SENSOR2_EXTREADCTRLREG_SENDCMD</w:t>
            </w:r>
          </w:p>
          <w:p w:rsidR="00EE272A" w:rsidRPr="00EE272A" w:rsidRDefault="00EE272A" w:rsidP="00EE272A">
            <w:pPr>
              <w:spacing w:before="60"/>
              <w:rPr>
                <w:rFonts w:ascii="Arial" w:hAnsi="Arial" w:cs="Arial"/>
                <w:sz w:val="16"/>
              </w:rPr>
            </w:pPr>
            <w:r w:rsidRPr="00EE272A">
              <w:rPr>
                <w:rFonts w:ascii="Arial" w:hAnsi="Arial" w:cs="Arial"/>
                <w:sz w:val="16"/>
              </w:rPr>
              <w:t>INIT_SENSOR2_DUMMY_SEND,</w:t>
            </w:r>
          </w:p>
          <w:p w:rsidR="00EE272A" w:rsidRPr="0094350C" w:rsidRDefault="00EE272A" w:rsidP="00EE272A">
            <w:pPr>
              <w:spacing w:before="60"/>
              <w:rPr>
                <w:rFonts w:ascii="Arial" w:hAnsi="Arial" w:cs="Arial"/>
                <w:sz w:val="16"/>
              </w:rPr>
            </w:pPr>
            <w:r w:rsidRPr="00EE272A">
              <w:rPr>
                <w:rFonts w:ascii="Arial" w:hAnsi="Arial" w:cs="Arial"/>
                <w:sz w:val="16"/>
              </w:rPr>
              <w:t>INIT_SENSOR2_DUMMY_READ,</w:t>
            </w:r>
          </w:p>
          <w:p w:rsidR="00936638" w:rsidRPr="0094350C" w:rsidRDefault="00936638" w:rsidP="00936638">
            <w:pPr>
              <w:spacing w:before="60"/>
              <w:rPr>
                <w:rFonts w:ascii="Arial" w:hAnsi="Arial" w:cs="Arial"/>
                <w:sz w:val="16"/>
              </w:rPr>
            </w:pPr>
            <w:r w:rsidRPr="0094350C">
              <w:rPr>
                <w:rFonts w:ascii="Arial" w:hAnsi="Arial" w:cs="Arial"/>
                <w:sz w:val="16"/>
              </w:rPr>
              <w:t>INIT_SENSOR1_EXTREADCTRLREG_SETREG</w:t>
            </w:r>
          </w:p>
          <w:p w:rsidR="00936638" w:rsidRPr="0094350C" w:rsidRDefault="00936638" w:rsidP="00936638">
            <w:pPr>
              <w:spacing w:before="60"/>
              <w:rPr>
                <w:rFonts w:ascii="Arial" w:hAnsi="Arial" w:cs="Arial"/>
                <w:sz w:val="16"/>
              </w:rPr>
            </w:pPr>
            <w:r w:rsidRPr="0094350C">
              <w:rPr>
                <w:rFonts w:ascii="Arial" w:hAnsi="Arial" w:cs="Arial"/>
                <w:sz w:val="16"/>
              </w:rPr>
              <w:t>INIT_SENSOR1_EXTREADCTRLREG_READ</w:t>
            </w:r>
          </w:p>
          <w:p w:rsidR="00936638" w:rsidRPr="0094350C" w:rsidRDefault="00936638" w:rsidP="00936638">
            <w:pPr>
              <w:spacing w:before="60"/>
              <w:rPr>
                <w:rFonts w:ascii="Arial" w:hAnsi="Arial" w:cs="Arial"/>
                <w:sz w:val="16"/>
              </w:rPr>
            </w:pPr>
            <w:r w:rsidRPr="0094350C">
              <w:rPr>
                <w:rFonts w:ascii="Arial" w:hAnsi="Arial" w:cs="Arial"/>
                <w:sz w:val="16"/>
              </w:rPr>
              <w:t>INIT_SENSOR2_EXTREADCTRLREG_SETREG</w:t>
            </w:r>
          </w:p>
          <w:p w:rsidR="00936638" w:rsidRPr="0094350C" w:rsidRDefault="00936638" w:rsidP="00936638">
            <w:pPr>
              <w:spacing w:before="60"/>
              <w:rPr>
                <w:rFonts w:ascii="Arial" w:hAnsi="Arial" w:cs="Arial"/>
                <w:sz w:val="16"/>
              </w:rPr>
            </w:pPr>
            <w:r w:rsidRPr="0094350C">
              <w:rPr>
                <w:rFonts w:ascii="Arial" w:hAnsi="Arial" w:cs="Arial"/>
                <w:sz w:val="16"/>
              </w:rPr>
              <w:t>INIT_SENSOR2_EXTREADCTRLREG_READ</w:t>
            </w:r>
          </w:p>
          <w:p w:rsidR="00936638" w:rsidRPr="0094350C" w:rsidRDefault="00936638" w:rsidP="00936638">
            <w:pPr>
              <w:spacing w:before="60"/>
              <w:rPr>
                <w:rFonts w:ascii="Arial" w:hAnsi="Arial" w:cs="Arial"/>
                <w:sz w:val="16"/>
              </w:rPr>
            </w:pPr>
            <w:r w:rsidRPr="0094350C">
              <w:rPr>
                <w:rFonts w:ascii="Arial" w:hAnsi="Arial" w:cs="Arial"/>
                <w:sz w:val="16"/>
              </w:rPr>
              <w:t>INIT_SENSOR1_EXTREADDATREG_SETREG</w:t>
            </w:r>
          </w:p>
          <w:p w:rsidR="00936638" w:rsidRPr="0094350C" w:rsidRDefault="00936638" w:rsidP="00936638">
            <w:pPr>
              <w:spacing w:before="60"/>
              <w:rPr>
                <w:rFonts w:ascii="Arial" w:hAnsi="Arial" w:cs="Arial"/>
                <w:sz w:val="16"/>
              </w:rPr>
            </w:pPr>
            <w:r w:rsidRPr="0094350C">
              <w:rPr>
                <w:rFonts w:ascii="Arial" w:hAnsi="Arial" w:cs="Arial"/>
                <w:sz w:val="16"/>
              </w:rPr>
              <w:t>INIT_SENSOR1_EXTREADDATREG_READ</w:t>
            </w:r>
          </w:p>
          <w:p w:rsidR="00936638" w:rsidRPr="0094350C" w:rsidRDefault="00936638" w:rsidP="00936638">
            <w:pPr>
              <w:spacing w:before="60"/>
              <w:rPr>
                <w:rFonts w:ascii="Arial" w:hAnsi="Arial" w:cs="Arial"/>
                <w:sz w:val="16"/>
              </w:rPr>
            </w:pPr>
            <w:r w:rsidRPr="0094350C">
              <w:rPr>
                <w:rFonts w:ascii="Arial" w:hAnsi="Arial" w:cs="Arial"/>
                <w:sz w:val="16"/>
              </w:rPr>
              <w:t>INIT_SENSOR2_EXTREADDATREG_SETREG</w:t>
            </w:r>
          </w:p>
          <w:p w:rsidR="00936638" w:rsidRPr="0094350C" w:rsidRDefault="00936638" w:rsidP="00DA3DB9">
            <w:pPr>
              <w:spacing w:before="60"/>
              <w:rPr>
                <w:rFonts w:ascii="Arial" w:hAnsi="Arial" w:cs="Arial"/>
                <w:sz w:val="16"/>
              </w:rPr>
            </w:pPr>
            <w:r w:rsidRPr="0094350C">
              <w:rPr>
                <w:rFonts w:ascii="Arial" w:hAnsi="Arial" w:cs="Arial"/>
                <w:sz w:val="16"/>
              </w:rPr>
              <w:t>INIT_SENSOR2_EXTREADDATREG_READ</w:t>
            </w:r>
          </w:p>
          <w:p w:rsidR="00451974" w:rsidRPr="0094350C" w:rsidRDefault="00451974" w:rsidP="00DA3DB9">
            <w:pPr>
              <w:spacing w:before="60"/>
              <w:rPr>
                <w:rFonts w:ascii="Arial" w:hAnsi="Arial" w:cs="Arial"/>
                <w:sz w:val="16"/>
              </w:rPr>
            </w:pPr>
            <w:r w:rsidRPr="0094350C">
              <w:rPr>
                <w:rFonts w:ascii="Arial" w:hAnsi="Arial" w:cs="Arial"/>
                <w:sz w:val="16"/>
              </w:rPr>
              <w:t>INIT_COMPLETE</w:t>
            </w:r>
          </w:p>
          <w:p w:rsidR="00451974" w:rsidRPr="0094350C" w:rsidRDefault="00451974" w:rsidP="00DA3DB9">
            <w:pPr>
              <w:spacing w:before="60"/>
              <w:rPr>
                <w:rFonts w:ascii="Arial" w:hAnsi="Arial" w:cs="Arial"/>
                <w:sz w:val="16"/>
              </w:rPr>
            </w:pPr>
            <w:r w:rsidRPr="0094350C">
              <w:rPr>
                <w:rFonts w:ascii="Arial" w:hAnsi="Arial" w:cs="Arial"/>
                <w:sz w:val="16"/>
              </w:rPr>
              <w:lastRenderedPageBreak/>
              <w:t>READ_SENSOR1_SETREG</w:t>
            </w:r>
          </w:p>
          <w:p w:rsidR="00451974" w:rsidRPr="0094350C" w:rsidRDefault="00451974" w:rsidP="00DA3DB9">
            <w:pPr>
              <w:spacing w:before="60"/>
              <w:rPr>
                <w:rFonts w:ascii="Arial" w:hAnsi="Arial" w:cs="Arial"/>
                <w:sz w:val="16"/>
              </w:rPr>
            </w:pPr>
            <w:r w:rsidRPr="0094350C">
              <w:rPr>
                <w:rFonts w:ascii="Arial" w:hAnsi="Arial" w:cs="Arial"/>
                <w:sz w:val="16"/>
              </w:rPr>
              <w:t>READ_SENSOR1_GETDATA</w:t>
            </w:r>
          </w:p>
          <w:p w:rsidR="00451974" w:rsidRPr="0094350C" w:rsidRDefault="00451974" w:rsidP="00DA3DB9">
            <w:pPr>
              <w:spacing w:before="60"/>
              <w:rPr>
                <w:rFonts w:ascii="Arial" w:hAnsi="Arial" w:cs="Arial"/>
                <w:sz w:val="16"/>
              </w:rPr>
            </w:pPr>
            <w:r w:rsidRPr="0094350C">
              <w:rPr>
                <w:rFonts w:ascii="Arial" w:hAnsi="Arial" w:cs="Arial"/>
                <w:sz w:val="16"/>
              </w:rPr>
              <w:t>READ_SENSOR2_SETREG</w:t>
            </w:r>
          </w:p>
          <w:p w:rsidR="00451974" w:rsidRPr="0094350C" w:rsidRDefault="00451974" w:rsidP="00DA3DB9">
            <w:pPr>
              <w:spacing w:before="60"/>
              <w:rPr>
                <w:rFonts w:ascii="Arial" w:hAnsi="Arial" w:cs="Arial"/>
                <w:sz w:val="16"/>
              </w:rPr>
            </w:pPr>
            <w:r w:rsidRPr="0094350C">
              <w:rPr>
                <w:rFonts w:ascii="Arial" w:hAnsi="Arial" w:cs="Arial"/>
                <w:sz w:val="16"/>
              </w:rPr>
              <w:t>READ_SENSOR2_GETDATA</w:t>
            </w:r>
          </w:p>
          <w:p w:rsidR="00451974" w:rsidRPr="0094350C" w:rsidRDefault="00451974" w:rsidP="00DA3DB9">
            <w:pPr>
              <w:spacing w:before="60"/>
              <w:rPr>
                <w:rFonts w:ascii="Arial" w:hAnsi="Arial" w:cs="Arial"/>
                <w:sz w:val="16"/>
              </w:rPr>
            </w:pPr>
            <w:r w:rsidRPr="0094350C">
              <w:rPr>
                <w:rFonts w:ascii="Arial" w:hAnsi="Arial" w:cs="Arial"/>
                <w:sz w:val="16"/>
              </w:rPr>
              <w:t>READ_COMPLETE</w:t>
            </w:r>
          </w:p>
        </w:tc>
        <w:tc>
          <w:tcPr>
            <w:tcW w:w="1170" w:type="dxa"/>
          </w:tcPr>
          <w:p w:rsidR="00451974" w:rsidRPr="0094350C" w:rsidRDefault="00451974" w:rsidP="00DA3DB9">
            <w:pPr>
              <w:spacing w:before="60"/>
              <w:rPr>
                <w:rFonts w:ascii="Arial" w:hAnsi="Arial" w:cs="Arial"/>
                <w:sz w:val="16"/>
                <w:lang w:val="fr-FR"/>
              </w:rPr>
            </w:pPr>
            <w:bookmarkStart w:id="13" w:name="OLE_LINK84"/>
            <w:bookmarkStart w:id="14" w:name="OLE_LINK85"/>
            <w:r w:rsidRPr="0094350C">
              <w:rPr>
                <w:rFonts w:ascii="Arial" w:hAnsi="Arial" w:cs="Arial"/>
                <w:sz w:val="16"/>
                <w:lang w:val="fr-FR"/>
              </w:rPr>
              <w:lastRenderedPageBreak/>
              <w:t>uint8</w:t>
            </w:r>
            <w:bookmarkEnd w:id="13"/>
            <w:bookmarkEnd w:id="14"/>
          </w:p>
          <w:p w:rsidR="00451974" w:rsidRPr="0094350C" w:rsidRDefault="00451974" w:rsidP="00DA3DB9">
            <w:pPr>
              <w:spacing w:before="60"/>
              <w:rPr>
                <w:rFonts w:ascii="Arial" w:hAnsi="Arial" w:cs="Arial"/>
                <w:sz w:val="16"/>
                <w:lang w:val="fr-FR"/>
              </w:rPr>
            </w:pPr>
            <w:r w:rsidRPr="0094350C">
              <w:rPr>
                <w:rFonts w:ascii="Arial" w:hAnsi="Arial" w:cs="Arial"/>
                <w:sz w:val="16"/>
                <w:lang w:val="fr-FR"/>
              </w:rPr>
              <w:t>uint8</w:t>
            </w:r>
          </w:p>
          <w:p w:rsidR="00451974" w:rsidRPr="0094350C" w:rsidRDefault="00451974" w:rsidP="00DA3DB9">
            <w:pPr>
              <w:spacing w:before="60"/>
              <w:rPr>
                <w:rFonts w:ascii="Arial" w:hAnsi="Arial" w:cs="Arial"/>
                <w:sz w:val="16"/>
                <w:lang w:val="fr-FR"/>
              </w:rPr>
            </w:pPr>
            <w:r w:rsidRPr="0094350C">
              <w:rPr>
                <w:rFonts w:ascii="Arial" w:hAnsi="Arial" w:cs="Arial"/>
                <w:sz w:val="16"/>
                <w:lang w:val="fr-FR"/>
              </w:rPr>
              <w:t>uint8</w:t>
            </w:r>
          </w:p>
          <w:p w:rsidR="00451974" w:rsidRPr="0094350C" w:rsidRDefault="00451974" w:rsidP="00DA3DB9">
            <w:pPr>
              <w:spacing w:before="60"/>
              <w:rPr>
                <w:rFonts w:ascii="Arial" w:hAnsi="Arial" w:cs="Arial"/>
                <w:sz w:val="16"/>
                <w:lang w:val="fr-FR"/>
              </w:rPr>
            </w:pPr>
            <w:r w:rsidRPr="0094350C">
              <w:rPr>
                <w:rFonts w:ascii="Arial" w:hAnsi="Arial" w:cs="Arial"/>
                <w:sz w:val="16"/>
                <w:lang w:val="fr-FR"/>
              </w:rPr>
              <w:t>uint8</w:t>
            </w:r>
          </w:p>
          <w:p w:rsidR="00451974" w:rsidRPr="0094350C" w:rsidRDefault="00451974" w:rsidP="00DA3DB9">
            <w:pPr>
              <w:spacing w:before="60"/>
              <w:rPr>
                <w:rFonts w:ascii="Arial" w:hAnsi="Arial" w:cs="Arial"/>
                <w:sz w:val="16"/>
                <w:lang w:val="fr-FR"/>
              </w:rPr>
            </w:pPr>
            <w:r w:rsidRPr="0094350C">
              <w:rPr>
                <w:rFonts w:ascii="Arial" w:hAnsi="Arial" w:cs="Arial"/>
                <w:sz w:val="16"/>
                <w:lang w:val="fr-FR"/>
              </w:rPr>
              <w:t>uint8</w:t>
            </w:r>
          </w:p>
          <w:p w:rsidR="00451974" w:rsidRPr="0094350C" w:rsidRDefault="00451974" w:rsidP="00DA3DB9">
            <w:pPr>
              <w:spacing w:before="60"/>
              <w:rPr>
                <w:rFonts w:ascii="Arial" w:hAnsi="Arial" w:cs="Arial"/>
                <w:sz w:val="16"/>
                <w:lang w:val="fr-FR"/>
              </w:rPr>
            </w:pPr>
            <w:r w:rsidRPr="0094350C">
              <w:rPr>
                <w:rFonts w:ascii="Arial" w:hAnsi="Arial" w:cs="Arial"/>
                <w:sz w:val="16"/>
                <w:lang w:val="fr-FR"/>
              </w:rPr>
              <w:t>uint8</w:t>
            </w:r>
          </w:p>
          <w:p w:rsidR="00451974" w:rsidRPr="0094350C" w:rsidRDefault="00451974" w:rsidP="00DA3DB9">
            <w:pPr>
              <w:spacing w:before="60"/>
              <w:rPr>
                <w:rFonts w:ascii="Arial" w:hAnsi="Arial" w:cs="Arial"/>
                <w:sz w:val="16"/>
                <w:lang w:val="fr-FR"/>
              </w:rPr>
            </w:pPr>
            <w:r w:rsidRPr="0094350C">
              <w:rPr>
                <w:rFonts w:ascii="Arial" w:hAnsi="Arial" w:cs="Arial"/>
                <w:sz w:val="16"/>
                <w:lang w:val="fr-FR"/>
              </w:rPr>
              <w:t>uint8</w:t>
            </w:r>
          </w:p>
          <w:p w:rsidR="00451974" w:rsidRPr="0094350C" w:rsidRDefault="00451974" w:rsidP="00DA3DB9">
            <w:pPr>
              <w:spacing w:before="60"/>
              <w:rPr>
                <w:rFonts w:ascii="Arial" w:hAnsi="Arial" w:cs="Arial"/>
                <w:sz w:val="16"/>
                <w:lang w:val="fr-FR"/>
              </w:rPr>
            </w:pPr>
            <w:r w:rsidRPr="0094350C">
              <w:rPr>
                <w:rFonts w:ascii="Arial" w:hAnsi="Arial" w:cs="Arial"/>
                <w:sz w:val="16"/>
                <w:lang w:val="fr-FR"/>
              </w:rPr>
              <w:t>uint8</w:t>
            </w:r>
          </w:p>
          <w:p w:rsidR="00451974" w:rsidRPr="0094350C" w:rsidRDefault="00451974" w:rsidP="00DA3DB9">
            <w:pPr>
              <w:spacing w:before="60"/>
              <w:rPr>
                <w:rFonts w:ascii="Arial" w:hAnsi="Arial" w:cs="Arial"/>
                <w:sz w:val="16"/>
                <w:lang w:val="fr-FR"/>
              </w:rPr>
            </w:pPr>
            <w:r w:rsidRPr="0094350C">
              <w:rPr>
                <w:rFonts w:ascii="Arial" w:hAnsi="Arial" w:cs="Arial"/>
                <w:sz w:val="16"/>
                <w:lang w:val="fr-FR"/>
              </w:rPr>
              <w:t>uint8</w:t>
            </w:r>
          </w:p>
          <w:p w:rsidR="00451974" w:rsidRPr="0094350C" w:rsidRDefault="00451974" w:rsidP="00DA3DB9">
            <w:pPr>
              <w:spacing w:before="60"/>
              <w:rPr>
                <w:rFonts w:ascii="Arial" w:hAnsi="Arial" w:cs="Arial"/>
                <w:sz w:val="16"/>
                <w:lang w:val="fr-FR"/>
              </w:rPr>
            </w:pPr>
            <w:r w:rsidRPr="0094350C">
              <w:rPr>
                <w:rFonts w:ascii="Arial" w:hAnsi="Arial" w:cs="Arial"/>
                <w:sz w:val="16"/>
                <w:lang w:val="fr-FR"/>
              </w:rPr>
              <w:t>uint8</w:t>
            </w:r>
          </w:p>
          <w:p w:rsidR="00451974" w:rsidRPr="0094350C" w:rsidRDefault="00451974" w:rsidP="00DA3DB9">
            <w:pPr>
              <w:spacing w:before="60"/>
              <w:rPr>
                <w:rFonts w:ascii="Arial" w:hAnsi="Arial" w:cs="Arial"/>
                <w:sz w:val="16"/>
                <w:lang w:val="fr-FR"/>
              </w:rPr>
            </w:pPr>
            <w:r w:rsidRPr="0094350C">
              <w:rPr>
                <w:rFonts w:ascii="Arial" w:hAnsi="Arial" w:cs="Arial"/>
                <w:sz w:val="16"/>
                <w:lang w:val="fr-FR"/>
              </w:rPr>
              <w:t>uint8</w:t>
            </w:r>
          </w:p>
          <w:p w:rsidR="00451974" w:rsidRPr="0094350C" w:rsidRDefault="00451974" w:rsidP="00DA3DB9">
            <w:pPr>
              <w:spacing w:before="60"/>
              <w:rPr>
                <w:rFonts w:ascii="Arial" w:hAnsi="Arial" w:cs="Arial"/>
                <w:sz w:val="16"/>
                <w:lang w:val="fr-FR"/>
              </w:rPr>
            </w:pPr>
            <w:r w:rsidRPr="0094350C">
              <w:rPr>
                <w:rFonts w:ascii="Arial" w:hAnsi="Arial" w:cs="Arial"/>
                <w:sz w:val="16"/>
                <w:lang w:val="fr-FR"/>
              </w:rPr>
              <w:t>uint8</w:t>
            </w:r>
          </w:p>
          <w:p w:rsidR="00451974" w:rsidRPr="0094350C" w:rsidRDefault="00451974" w:rsidP="00DA3DB9">
            <w:pPr>
              <w:spacing w:before="60"/>
              <w:rPr>
                <w:rFonts w:ascii="Arial" w:hAnsi="Arial" w:cs="Arial"/>
                <w:sz w:val="16"/>
                <w:lang w:val="fr-FR"/>
              </w:rPr>
            </w:pPr>
            <w:r w:rsidRPr="0094350C">
              <w:rPr>
                <w:rFonts w:ascii="Arial" w:hAnsi="Arial" w:cs="Arial"/>
                <w:sz w:val="16"/>
                <w:lang w:val="fr-FR"/>
              </w:rPr>
              <w:t>uint8</w:t>
            </w:r>
          </w:p>
          <w:p w:rsidR="00451974" w:rsidRPr="0094350C" w:rsidRDefault="00451974" w:rsidP="00DA3DB9">
            <w:pPr>
              <w:spacing w:before="60"/>
              <w:rPr>
                <w:rFonts w:ascii="Arial" w:hAnsi="Arial" w:cs="Arial"/>
                <w:sz w:val="16"/>
                <w:lang w:val="fr-FR"/>
              </w:rPr>
            </w:pPr>
            <w:r w:rsidRPr="0094350C">
              <w:rPr>
                <w:rFonts w:ascii="Arial" w:hAnsi="Arial" w:cs="Arial"/>
                <w:sz w:val="16"/>
                <w:lang w:val="fr-FR"/>
              </w:rPr>
              <w:t>uint8</w:t>
            </w:r>
          </w:p>
          <w:p w:rsidR="00451974" w:rsidRPr="0094350C" w:rsidRDefault="00451974" w:rsidP="00DA3DB9">
            <w:pPr>
              <w:spacing w:before="60"/>
              <w:rPr>
                <w:rFonts w:ascii="Arial" w:hAnsi="Arial" w:cs="Arial"/>
                <w:sz w:val="16"/>
                <w:lang w:val="fr-FR"/>
              </w:rPr>
            </w:pPr>
            <w:r w:rsidRPr="0094350C">
              <w:rPr>
                <w:rFonts w:ascii="Arial" w:hAnsi="Arial" w:cs="Arial"/>
                <w:sz w:val="16"/>
                <w:lang w:val="fr-FR"/>
              </w:rPr>
              <w:t>uint8</w:t>
            </w:r>
          </w:p>
          <w:p w:rsidR="00451974" w:rsidRPr="0094350C" w:rsidRDefault="00451974" w:rsidP="00DA3DB9">
            <w:pPr>
              <w:spacing w:before="60"/>
              <w:rPr>
                <w:rFonts w:ascii="Arial" w:hAnsi="Arial" w:cs="Arial"/>
                <w:sz w:val="16"/>
                <w:lang w:val="fr-FR"/>
              </w:rPr>
            </w:pPr>
            <w:r w:rsidRPr="0094350C">
              <w:rPr>
                <w:rFonts w:ascii="Arial" w:hAnsi="Arial" w:cs="Arial"/>
                <w:sz w:val="16"/>
                <w:lang w:val="fr-FR"/>
              </w:rPr>
              <w:t>uint8</w:t>
            </w:r>
          </w:p>
          <w:p w:rsidR="00451974" w:rsidRPr="0094350C" w:rsidRDefault="00451974" w:rsidP="00DA3DB9">
            <w:pPr>
              <w:spacing w:before="60"/>
              <w:rPr>
                <w:rFonts w:ascii="Arial" w:hAnsi="Arial" w:cs="Arial"/>
                <w:sz w:val="16"/>
                <w:lang w:val="fr-FR"/>
              </w:rPr>
            </w:pPr>
            <w:r w:rsidRPr="0094350C">
              <w:rPr>
                <w:rFonts w:ascii="Arial" w:hAnsi="Arial" w:cs="Arial"/>
                <w:sz w:val="16"/>
                <w:lang w:val="fr-FR"/>
              </w:rPr>
              <w:t>uint8</w:t>
            </w:r>
          </w:p>
          <w:p w:rsidR="00451974" w:rsidRPr="0094350C" w:rsidRDefault="00451974" w:rsidP="00DA3DB9">
            <w:pPr>
              <w:spacing w:before="60"/>
              <w:rPr>
                <w:rFonts w:ascii="Arial" w:hAnsi="Arial" w:cs="Arial"/>
                <w:sz w:val="16"/>
                <w:lang w:val="fr-FR"/>
              </w:rPr>
            </w:pPr>
            <w:r w:rsidRPr="0094350C">
              <w:rPr>
                <w:rFonts w:ascii="Arial" w:hAnsi="Arial" w:cs="Arial"/>
                <w:sz w:val="16"/>
                <w:lang w:val="fr-FR"/>
              </w:rPr>
              <w:t>uint8</w:t>
            </w:r>
          </w:p>
          <w:p w:rsidR="00936638" w:rsidRPr="0094350C" w:rsidRDefault="00936638" w:rsidP="00936638">
            <w:pPr>
              <w:spacing w:before="60"/>
              <w:rPr>
                <w:rFonts w:ascii="Arial" w:hAnsi="Arial" w:cs="Arial"/>
                <w:sz w:val="16"/>
                <w:lang w:val="fr-FR"/>
              </w:rPr>
            </w:pPr>
            <w:r w:rsidRPr="0094350C">
              <w:rPr>
                <w:rFonts w:ascii="Arial" w:hAnsi="Arial" w:cs="Arial"/>
                <w:sz w:val="16"/>
                <w:lang w:val="fr-FR"/>
              </w:rPr>
              <w:t>uint8</w:t>
            </w:r>
          </w:p>
          <w:p w:rsidR="00936638" w:rsidRPr="0094350C" w:rsidRDefault="00936638" w:rsidP="00936638">
            <w:pPr>
              <w:spacing w:before="60"/>
              <w:rPr>
                <w:rFonts w:ascii="Arial" w:hAnsi="Arial" w:cs="Arial"/>
                <w:sz w:val="16"/>
                <w:lang w:val="fr-FR"/>
              </w:rPr>
            </w:pPr>
            <w:r w:rsidRPr="0094350C">
              <w:rPr>
                <w:rFonts w:ascii="Arial" w:hAnsi="Arial" w:cs="Arial"/>
                <w:sz w:val="16"/>
                <w:lang w:val="fr-FR"/>
              </w:rPr>
              <w:t>uint8</w:t>
            </w:r>
          </w:p>
          <w:p w:rsidR="00936638" w:rsidRPr="0094350C" w:rsidRDefault="00936638" w:rsidP="00936638">
            <w:pPr>
              <w:spacing w:before="60"/>
              <w:rPr>
                <w:rFonts w:ascii="Arial" w:hAnsi="Arial" w:cs="Arial"/>
                <w:sz w:val="16"/>
                <w:lang w:val="fr-FR"/>
              </w:rPr>
            </w:pPr>
            <w:r w:rsidRPr="0094350C">
              <w:rPr>
                <w:rFonts w:ascii="Arial" w:hAnsi="Arial" w:cs="Arial"/>
                <w:sz w:val="16"/>
                <w:lang w:val="fr-FR"/>
              </w:rPr>
              <w:t>uint8</w:t>
            </w:r>
          </w:p>
          <w:p w:rsidR="00936638" w:rsidRPr="0094350C" w:rsidRDefault="00936638" w:rsidP="00936638">
            <w:pPr>
              <w:spacing w:before="60"/>
              <w:rPr>
                <w:rFonts w:ascii="Arial" w:hAnsi="Arial" w:cs="Arial"/>
                <w:sz w:val="16"/>
                <w:lang w:val="fr-FR"/>
              </w:rPr>
            </w:pPr>
            <w:r w:rsidRPr="0094350C">
              <w:rPr>
                <w:rFonts w:ascii="Arial" w:hAnsi="Arial" w:cs="Arial"/>
                <w:sz w:val="16"/>
                <w:lang w:val="fr-FR"/>
              </w:rPr>
              <w:t>uint8</w:t>
            </w:r>
          </w:p>
          <w:p w:rsidR="00936638" w:rsidRPr="0094350C" w:rsidRDefault="00936638" w:rsidP="00936638">
            <w:pPr>
              <w:spacing w:before="60"/>
              <w:rPr>
                <w:rFonts w:ascii="Arial" w:hAnsi="Arial" w:cs="Arial"/>
                <w:sz w:val="16"/>
                <w:lang w:val="fr-FR"/>
              </w:rPr>
            </w:pPr>
            <w:r w:rsidRPr="0094350C">
              <w:rPr>
                <w:rFonts w:ascii="Arial" w:hAnsi="Arial" w:cs="Arial"/>
                <w:sz w:val="16"/>
                <w:lang w:val="fr-FR"/>
              </w:rPr>
              <w:t>uint8</w:t>
            </w:r>
          </w:p>
          <w:p w:rsidR="00936638" w:rsidRPr="0094350C" w:rsidRDefault="00936638" w:rsidP="00936638">
            <w:pPr>
              <w:spacing w:before="60"/>
              <w:rPr>
                <w:rFonts w:ascii="Arial" w:hAnsi="Arial" w:cs="Arial"/>
                <w:sz w:val="16"/>
                <w:lang w:val="fr-FR"/>
              </w:rPr>
            </w:pPr>
            <w:r w:rsidRPr="0094350C">
              <w:rPr>
                <w:rFonts w:ascii="Arial" w:hAnsi="Arial" w:cs="Arial"/>
                <w:sz w:val="16"/>
                <w:lang w:val="fr-FR"/>
              </w:rPr>
              <w:t>uint8</w:t>
            </w:r>
          </w:p>
          <w:p w:rsidR="00936638" w:rsidRPr="0094350C" w:rsidRDefault="00936638" w:rsidP="00936638">
            <w:pPr>
              <w:spacing w:before="60"/>
              <w:rPr>
                <w:rFonts w:ascii="Arial" w:hAnsi="Arial" w:cs="Arial"/>
                <w:sz w:val="16"/>
                <w:lang w:val="fr-FR"/>
              </w:rPr>
            </w:pPr>
            <w:r w:rsidRPr="0094350C">
              <w:rPr>
                <w:rFonts w:ascii="Arial" w:hAnsi="Arial" w:cs="Arial"/>
                <w:sz w:val="16"/>
                <w:lang w:val="fr-FR"/>
              </w:rPr>
              <w:t>uint8</w:t>
            </w:r>
          </w:p>
          <w:p w:rsidR="00936638" w:rsidRPr="0094350C" w:rsidRDefault="00936638" w:rsidP="00936638">
            <w:pPr>
              <w:spacing w:before="60"/>
              <w:rPr>
                <w:rFonts w:ascii="Arial" w:hAnsi="Arial" w:cs="Arial"/>
                <w:sz w:val="16"/>
                <w:lang w:val="fr-FR"/>
              </w:rPr>
            </w:pPr>
            <w:r w:rsidRPr="0094350C">
              <w:rPr>
                <w:rFonts w:ascii="Arial" w:hAnsi="Arial" w:cs="Arial"/>
                <w:sz w:val="16"/>
                <w:lang w:val="fr-FR"/>
              </w:rPr>
              <w:t>uint8</w:t>
            </w:r>
          </w:p>
          <w:p w:rsidR="00936638" w:rsidRPr="0094350C" w:rsidRDefault="00936638" w:rsidP="00936638">
            <w:pPr>
              <w:spacing w:before="60"/>
              <w:rPr>
                <w:rFonts w:ascii="Arial" w:hAnsi="Arial" w:cs="Arial"/>
                <w:sz w:val="16"/>
                <w:lang w:val="fr-FR"/>
              </w:rPr>
            </w:pPr>
            <w:r w:rsidRPr="0094350C">
              <w:rPr>
                <w:rFonts w:ascii="Arial" w:hAnsi="Arial" w:cs="Arial"/>
                <w:sz w:val="16"/>
                <w:lang w:val="fr-FR"/>
              </w:rPr>
              <w:t>uint8</w:t>
            </w:r>
          </w:p>
          <w:p w:rsidR="00936638" w:rsidRPr="0094350C" w:rsidRDefault="00936638" w:rsidP="00936638">
            <w:pPr>
              <w:spacing w:before="60"/>
              <w:rPr>
                <w:rFonts w:ascii="Arial" w:hAnsi="Arial" w:cs="Arial"/>
                <w:sz w:val="16"/>
                <w:lang w:val="fr-FR"/>
              </w:rPr>
            </w:pPr>
            <w:r w:rsidRPr="0094350C">
              <w:rPr>
                <w:rFonts w:ascii="Arial" w:hAnsi="Arial" w:cs="Arial"/>
                <w:sz w:val="16"/>
                <w:lang w:val="fr-FR"/>
              </w:rPr>
              <w:t>uint8</w:t>
            </w:r>
          </w:p>
          <w:p w:rsidR="00936638" w:rsidRPr="0094350C" w:rsidRDefault="00936638" w:rsidP="00936638">
            <w:pPr>
              <w:spacing w:before="60"/>
              <w:rPr>
                <w:rFonts w:ascii="Arial" w:hAnsi="Arial" w:cs="Arial"/>
                <w:sz w:val="16"/>
                <w:lang w:val="fr-FR"/>
              </w:rPr>
            </w:pPr>
            <w:r w:rsidRPr="0094350C">
              <w:rPr>
                <w:rFonts w:ascii="Arial" w:hAnsi="Arial" w:cs="Arial"/>
                <w:sz w:val="16"/>
                <w:lang w:val="fr-FR"/>
              </w:rPr>
              <w:t>uint8</w:t>
            </w:r>
          </w:p>
          <w:p w:rsidR="00936638" w:rsidRPr="0094350C" w:rsidRDefault="00936638" w:rsidP="00936638">
            <w:pPr>
              <w:spacing w:before="60"/>
              <w:rPr>
                <w:rFonts w:ascii="Arial" w:hAnsi="Arial" w:cs="Arial"/>
                <w:sz w:val="16"/>
                <w:lang w:val="fr-FR"/>
              </w:rPr>
            </w:pPr>
            <w:r w:rsidRPr="0094350C">
              <w:rPr>
                <w:rFonts w:ascii="Arial" w:hAnsi="Arial" w:cs="Arial"/>
                <w:sz w:val="16"/>
                <w:lang w:val="fr-FR"/>
              </w:rPr>
              <w:t>uint8</w:t>
            </w:r>
          </w:p>
          <w:p w:rsidR="00936638" w:rsidRPr="0094350C" w:rsidRDefault="00936638" w:rsidP="00936638">
            <w:pPr>
              <w:spacing w:before="60"/>
              <w:rPr>
                <w:rFonts w:ascii="Arial" w:hAnsi="Arial" w:cs="Arial"/>
                <w:sz w:val="16"/>
                <w:lang w:val="fr-FR"/>
              </w:rPr>
            </w:pPr>
            <w:r w:rsidRPr="0094350C">
              <w:rPr>
                <w:rFonts w:ascii="Arial" w:hAnsi="Arial" w:cs="Arial"/>
                <w:sz w:val="16"/>
                <w:lang w:val="fr-FR"/>
              </w:rPr>
              <w:t>uint8</w:t>
            </w:r>
          </w:p>
          <w:p w:rsidR="00936638" w:rsidRPr="0094350C" w:rsidRDefault="00936638" w:rsidP="00936638">
            <w:pPr>
              <w:spacing w:before="60"/>
              <w:rPr>
                <w:rFonts w:ascii="Arial" w:hAnsi="Arial" w:cs="Arial"/>
                <w:sz w:val="16"/>
                <w:lang w:val="fr-FR"/>
              </w:rPr>
            </w:pPr>
            <w:r w:rsidRPr="0094350C">
              <w:rPr>
                <w:rFonts w:ascii="Arial" w:hAnsi="Arial" w:cs="Arial"/>
                <w:sz w:val="16"/>
                <w:lang w:val="fr-FR"/>
              </w:rPr>
              <w:t>uint8</w:t>
            </w:r>
          </w:p>
          <w:p w:rsidR="00451974" w:rsidRDefault="00936638" w:rsidP="00DA3DB9">
            <w:pPr>
              <w:spacing w:before="60"/>
              <w:rPr>
                <w:rFonts w:ascii="Arial" w:hAnsi="Arial" w:cs="Arial"/>
                <w:sz w:val="16"/>
                <w:lang w:val="fr-FR"/>
              </w:rPr>
            </w:pPr>
            <w:r w:rsidRPr="0094350C">
              <w:rPr>
                <w:rFonts w:ascii="Arial" w:hAnsi="Arial" w:cs="Arial"/>
                <w:sz w:val="16"/>
                <w:lang w:val="fr-FR"/>
              </w:rPr>
              <w:lastRenderedPageBreak/>
              <w:t>uint8</w:t>
            </w:r>
          </w:p>
          <w:p w:rsidR="00EE272A" w:rsidRDefault="00EE272A" w:rsidP="00DA3DB9">
            <w:pPr>
              <w:spacing w:before="60"/>
              <w:rPr>
                <w:rFonts w:ascii="Arial" w:hAnsi="Arial" w:cs="Arial"/>
                <w:sz w:val="16"/>
                <w:lang w:val="fr-FR"/>
              </w:rPr>
            </w:pPr>
            <w:r>
              <w:rPr>
                <w:rFonts w:ascii="Arial" w:hAnsi="Arial" w:cs="Arial"/>
                <w:sz w:val="16"/>
                <w:lang w:val="fr-FR"/>
              </w:rPr>
              <w:t>uint8</w:t>
            </w:r>
          </w:p>
          <w:p w:rsidR="00EE272A" w:rsidRDefault="00EE272A" w:rsidP="00DA3DB9">
            <w:pPr>
              <w:spacing w:before="60"/>
              <w:rPr>
                <w:rFonts w:ascii="Arial" w:hAnsi="Arial" w:cs="Arial"/>
                <w:sz w:val="16"/>
                <w:lang w:val="fr-FR"/>
              </w:rPr>
            </w:pPr>
            <w:r>
              <w:rPr>
                <w:rFonts w:ascii="Arial" w:hAnsi="Arial" w:cs="Arial"/>
                <w:sz w:val="16"/>
                <w:lang w:val="fr-FR"/>
              </w:rPr>
              <w:t>uint8</w:t>
            </w:r>
          </w:p>
          <w:p w:rsidR="00EE272A" w:rsidRDefault="00EE272A" w:rsidP="00DA3DB9">
            <w:pPr>
              <w:spacing w:before="60"/>
              <w:rPr>
                <w:rFonts w:ascii="Arial" w:hAnsi="Arial" w:cs="Arial"/>
                <w:sz w:val="16"/>
                <w:lang w:val="fr-FR"/>
              </w:rPr>
            </w:pPr>
            <w:r>
              <w:rPr>
                <w:rFonts w:ascii="Arial" w:hAnsi="Arial" w:cs="Arial"/>
                <w:sz w:val="16"/>
                <w:lang w:val="fr-FR"/>
              </w:rPr>
              <w:t>uint8</w:t>
            </w:r>
          </w:p>
          <w:p w:rsidR="00EE272A" w:rsidRPr="0094350C" w:rsidRDefault="00EE272A" w:rsidP="00DA3DB9">
            <w:pPr>
              <w:spacing w:before="60"/>
              <w:rPr>
                <w:rFonts w:ascii="Arial" w:hAnsi="Arial" w:cs="Arial"/>
                <w:sz w:val="16"/>
                <w:lang w:val="fr-FR"/>
              </w:rPr>
            </w:pPr>
            <w:r>
              <w:rPr>
                <w:rFonts w:ascii="Arial" w:hAnsi="Arial" w:cs="Arial"/>
                <w:sz w:val="16"/>
                <w:lang w:val="fr-FR"/>
              </w:rPr>
              <w:t>uint8</w:t>
            </w:r>
          </w:p>
        </w:tc>
        <w:tc>
          <w:tcPr>
            <w:tcW w:w="992" w:type="dxa"/>
          </w:tcPr>
          <w:p w:rsidR="00451974" w:rsidRPr="0094350C" w:rsidRDefault="00451974" w:rsidP="00DA3DB9">
            <w:pPr>
              <w:spacing w:before="60"/>
              <w:rPr>
                <w:rFonts w:ascii="Arial" w:hAnsi="Arial" w:cs="Arial"/>
                <w:sz w:val="16"/>
              </w:rPr>
            </w:pPr>
            <w:r w:rsidRPr="0094350C">
              <w:rPr>
                <w:rFonts w:ascii="Arial" w:hAnsi="Arial" w:cs="Arial"/>
                <w:sz w:val="16"/>
              </w:rPr>
              <w:lastRenderedPageBreak/>
              <w:t>0</w:t>
            </w:r>
          </w:p>
          <w:p w:rsidR="00451974" w:rsidRPr="0094350C" w:rsidRDefault="00451974" w:rsidP="00DA3DB9">
            <w:pPr>
              <w:spacing w:before="60"/>
              <w:rPr>
                <w:rFonts w:ascii="Arial" w:hAnsi="Arial" w:cs="Arial"/>
                <w:sz w:val="16"/>
              </w:rPr>
            </w:pPr>
            <w:r w:rsidRPr="0094350C">
              <w:rPr>
                <w:rFonts w:ascii="Arial" w:hAnsi="Arial" w:cs="Arial"/>
                <w:sz w:val="16"/>
              </w:rPr>
              <w:t>1</w:t>
            </w:r>
          </w:p>
          <w:p w:rsidR="00451974" w:rsidRPr="0094350C" w:rsidRDefault="00451974" w:rsidP="00DA3DB9">
            <w:pPr>
              <w:spacing w:before="60"/>
              <w:rPr>
                <w:rFonts w:ascii="Arial" w:hAnsi="Arial" w:cs="Arial"/>
                <w:sz w:val="16"/>
              </w:rPr>
            </w:pPr>
            <w:r w:rsidRPr="0094350C">
              <w:rPr>
                <w:rFonts w:ascii="Arial" w:hAnsi="Arial" w:cs="Arial"/>
                <w:sz w:val="16"/>
              </w:rPr>
              <w:t>2</w:t>
            </w:r>
          </w:p>
          <w:p w:rsidR="00451974" w:rsidRPr="0094350C" w:rsidRDefault="00451974" w:rsidP="00DA3DB9">
            <w:pPr>
              <w:spacing w:before="60"/>
              <w:rPr>
                <w:rFonts w:ascii="Arial" w:hAnsi="Arial" w:cs="Arial"/>
                <w:sz w:val="16"/>
              </w:rPr>
            </w:pPr>
            <w:r w:rsidRPr="0094350C">
              <w:rPr>
                <w:rFonts w:ascii="Arial" w:hAnsi="Arial" w:cs="Arial"/>
                <w:sz w:val="16"/>
              </w:rPr>
              <w:t>3</w:t>
            </w:r>
          </w:p>
          <w:p w:rsidR="00451974" w:rsidRPr="0094350C" w:rsidRDefault="00451974" w:rsidP="00DA3DB9">
            <w:pPr>
              <w:spacing w:before="60"/>
              <w:rPr>
                <w:rFonts w:ascii="Arial" w:hAnsi="Arial" w:cs="Arial"/>
                <w:sz w:val="16"/>
              </w:rPr>
            </w:pPr>
            <w:r w:rsidRPr="0094350C">
              <w:rPr>
                <w:rFonts w:ascii="Arial" w:hAnsi="Arial" w:cs="Arial"/>
                <w:sz w:val="16"/>
              </w:rPr>
              <w:t>4</w:t>
            </w:r>
          </w:p>
          <w:p w:rsidR="00451974" w:rsidRPr="0094350C" w:rsidRDefault="00451974" w:rsidP="00DA3DB9">
            <w:pPr>
              <w:spacing w:before="60"/>
              <w:rPr>
                <w:rFonts w:ascii="Arial" w:hAnsi="Arial" w:cs="Arial"/>
                <w:sz w:val="16"/>
              </w:rPr>
            </w:pPr>
            <w:r w:rsidRPr="0094350C">
              <w:rPr>
                <w:rFonts w:ascii="Arial" w:hAnsi="Arial" w:cs="Arial"/>
                <w:sz w:val="16"/>
              </w:rPr>
              <w:t>5</w:t>
            </w:r>
          </w:p>
          <w:p w:rsidR="00451974" w:rsidRPr="0094350C" w:rsidRDefault="00451974" w:rsidP="00DA3DB9">
            <w:pPr>
              <w:spacing w:before="60"/>
              <w:rPr>
                <w:rFonts w:ascii="Arial" w:hAnsi="Arial" w:cs="Arial"/>
                <w:sz w:val="16"/>
              </w:rPr>
            </w:pPr>
            <w:r w:rsidRPr="0094350C">
              <w:rPr>
                <w:rFonts w:ascii="Arial" w:hAnsi="Arial" w:cs="Arial"/>
                <w:sz w:val="16"/>
              </w:rPr>
              <w:t>6</w:t>
            </w:r>
          </w:p>
          <w:p w:rsidR="00451974" w:rsidRPr="0094350C" w:rsidRDefault="00451974" w:rsidP="00DA3DB9">
            <w:pPr>
              <w:spacing w:before="60"/>
              <w:rPr>
                <w:rFonts w:ascii="Arial" w:hAnsi="Arial" w:cs="Arial"/>
                <w:sz w:val="16"/>
              </w:rPr>
            </w:pPr>
            <w:r w:rsidRPr="0094350C">
              <w:rPr>
                <w:rFonts w:ascii="Arial" w:hAnsi="Arial" w:cs="Arial"/>
                <w:sz w:val="16"/>
              </w:rPr>
              <w:t>7</w:t>
            </w:r>
          </w:p>
          <w:p w:rsidR="00451974" w:rsidRPr="0094350C" w:rsidRDefault="00451974" w:rsidP="00DA3DB9">
            <w:pPr>
              <w:spacing w:before="60"/>
              <w:rPr>
                <w:rFonts w:ascii="Arial" w:hAnsi="Arial" w:cs="Arial"/>
                <w:sz w:val="16"/>
              </w:rPr>
            </w:pPr>
            <w:r w:rsidRPr="0094350C">
              <w:rPr>
                <w:rFonts w:ascii="Arial" w:hAnsi="Arial" w:cs="Arial"/>
                <w:sz w:val="16"/>
              </w:rPr>
              <w:t>8</w:t>
            </w:r>
          </w:p>
          <w:p w:rsidR="00451974" w:rsidRPr="0094350C" w:rsidRDefault="00451974" w:rsidP="00DA3DB9">
            <w:pPr>
              <w:spacing w:before="60"/>
              <w:rPr>
                <w:rFonts w:ascii="Arial" w:hAnsi="Arial" w:cs="Arial"/>
                <w:sz w:val="16"/>
              </w:rPr>
            </w:pPr>
            <w:r w:rsidRPr="0094350C">
              <w:rPr>
                <w:rFonts w:ascii="Arial" w:hAnsi="Arial" w:cs="Arial"/>
                <w:sz w:val="16"/>
              </w:rPr>
              <w:t>9</w:t>
            </w:r>
          </w:p>
          <w:p w:rsidR="00451974" w:rsidRPr="0094350C" w:rsidRDefault="00451974" w:rsidP="00DA3DB9">
            <w:pPr>
              <w:spacing w:before="60"/>
              <w:rPr>
                <w:rFonts w:ascii="Arial" w:hAnsi="Arial" w:cs="Arial"/>
                <w:sz w:val="16"/>
              </w:rPr>
            </w:pPr>
            <w:r w:rsidRPr="0094350C">
              <w:rPr>
                <w:rFonts w:ascii="Arial" w:hAnsi="Arial" w:cs="Arial"/>
                <w:sz w:val="16"/>
              </w:rPr>
              <w:t>10</w:t>
            </w:r>
          </w:p>
          <w:p w:rsidR="00451974" w:rsidRPr="0094350C" w:rsidRDefault="00451974" w:rsidP="00DA3DB9">
            <w:pPr>
              <w:spacing w:before="60"/>
              <w:rPr>
                <w:rFonts w:ascii="Arial" w:hAnsi="Arial" w:cs="Arial"/>
                <w:sz w:val="16"/>
              </w:rPr>
            </w:pPr>
            <w:r w:rsidRPr="0094350C">
              <w:rPr>
                <w:rFonts w:ascii="Arial" w:hAnsi="Arial" w:cs="Arial"/>
                <w:sz w:val="16"/>
              </w:rPr>
              <w:t>11</w:t>
            </w:r>
          </w:p>
          <w:p w:rsidR="00451974" w:rsidRPr="0094350C" w:rsidRDefault="00451974" w:rsidP="00DA3DB9">
            <w:pPr>
              <w:spacing w:before="60"/>
              <w:rPr>
                <w:rFonts w:ascii="Arial" w:hAnsi="Arial" w:cs="Arial"/>
                <w:sz w:val="16"/>
              </w:rPr>
            </w:pPr>
            <w:r w:rsidRPr="0094350C">
              <w:rPr>
                <w:rFonts w:ascii="Arial" w:hAnsi="Arial" w:cs="Arial"/>
                <w:sz w:val="16"/>
              </w:rPr>
              <w:t>12</w:t>
            </w:r>
          </w:p>
          <w:p w:rsidR="00451974" w:rsidRPr="0094350C" w:rsidRDefault="00451974" w:rsidP="00DA3DB9">
            <w:pPr>
              <w:spacing w:before="60"/>
              <w:rPr>
                <w:rFonts w:ascii="Arial" w:hAnsi="Arial" w:cs="Arial"/>
                <w:sz w:val="16"/>
              </w:rPr>
            </w:pPr>
            <w:r w:rsidRPr="0094350C">
              <w:rPr>
                <w:rFonts w:ascii="Arial" w:hAnsi="Arial" w:cs="Arial"/>
                <w:sz w:val="16"/>
              </w:rPr>
              <w:t>13</w:t>
            </w:r>
          </w:p>
          <w:p w:rsidR="00451974" w:rsidRPr="0094350C" w:rsidRDefault="00451974" w:rsidP="00DA3DB9">
            <w:pPr>
              <w:spacing w:before="60"/>
              <w:rPr>
                <w:rFonts w:ascii="Arial" w:hAnsi="Arial" w:cs="Arial"/>
                <w:sz w:val="16"/>
              </w:rPr>
            </w:pPr>
            <w:r w:rsidRPr="0094350C">
              <w:rPr>
                <w:rFonts w:ascii="Arial" w:hAnsi="Arial" w:cs="Arial"/>
                <w:sz w:val="16"/>
              </w:rPr>
              <w:t>14</w:t>
            </w:r>
          </w:p>
          <w:p w:rsidR="00451974" w:rsidRPr="0094350C" w:rsidRDefault="00451974" w:rsidP="00DA3DB9">
            <w:pPr>
              <w:spacing w:before="60"/>
              <w:rPr>
                <w:rFonts w:ascii="Arial" w:hAnsi="Arial" w:cs="Arial"/>
                <w:sz w:val="16"/>
              </w:rPr>
            </w:pPr>
            <w:r w:rsidRPr="0094350C">
              <w:rPr>
                <w:rFonts w:ascii="Arial" w:hAnsi="Arial" w:cs="Arial"/>
                <w:sz w:val="16"/>
              </w:rPr>
              <w:t>15</w:t>
            </w:r>
          </w:p>
          <w:p w:rsidR="00451974" w:rsidRPr="0094350C" w:rsidRDefault="00451974" w:rsidP="00DA3DB9">
            <w:pPr>
              <w:spacing w:before="60"/>
              <w:rPr>
                <w:rFonts w:ascii="Arial" w:hAnsi="Arial" w:cs="Arial"/>
                <w:sz w:val="16"/>
              </w:rPr>
            </w:pPr>
            <w:r w:rsidRPr="0094350C">
              <w:rPr>
                <w:rFonts w:ascii="Arial" w:hAnsi="Arial" w:cs="Arial"/>
                <w:sz w:val="16"/>
              </w:rPr>
              <w:t>16</w:t>
            </w:r>
          </w:p>
          <w:p w:rsidR="00451974" w:rsidRPr="0094350C" w:rsidRDefault="00451974" w:rsidP="00DA3DB9">
            <w:pPr>
              <w:spacing w:before="60"/>
              <w:rPr>
                <w:rFonts w:ascii="Arial" w:hAnsi="Arial" w:cs="Arial"/>
                <w:sz w:val="16"/>
              </w:rPr>
            </w:pPr>
            <w:r w:rsidRPr="0094350C">
              <w:rPr>
                <w:rFonts w:ascii="Arial" w:hAnsi="Arial" w:cs="Arial"/>
                <w:sz w:val="16"/>
              </w:rPr>
              <w:t>17</w:t>
            </w:r>
          </w:p>
          <w:p w:rsidR="00451974" w:rsidRPr="0094350C" w:rsidRDefault="00451974" w:rsidP="00DA3DB9">
            <w:pPr>
              <w:spacing w:before="60"/>
              <w:rPr>
                <w:rFonts w:ascii="Arial" w:hAnsi="Arial" w:cs="Arial"/>
                <w:sz w:val="16"/>
              </w:rPr>
            </w:pPr>
            <w:r w:rsidRPr="0094350C">
              <w:rPr>
                <w:rFonts w:ascii="Arial" w:hAnsi="Arial" w:cs="Arial"/>
                <w:sz w:val="16"/>
              </w:rPr>
              <w:t>18</w:t>
            </w:r>
          </w:p>
          <w:p w:rsidR="00451974" w:rsidRPr="0094350C" w:rsidRDefault="00451974" w:rsidP="00DA3DB9">
            <w:pPr>
              <w:spacing w:before="60"/>
              <w:rPr>
                <w:rFonts w:ascii="Arial" w:hAnsi="Arial" w:cs="Arial"/>
                <w:sz w:val="16"/>
              </w:rPr>
            </w:pPr>
            <w:r w:rsidRPr="0094350C">
              <w:rPr>
                <w:rFonts w:ascii="Arial" w:hAnsi="Arial" w:cs="Arial"/>
                <w:sz w:val="16"/>
              </w:rPr>
              <w:t>19</w:t>
            </w:r>
          </w:p>
          <w:p w:rsidR="00451974" w:rsidRPr="0094350C" w:rsidRDefault="00451974" w:rsidP="00DA3DB9">
            <w:pPr>
              <w:spacing w:before="60"/>
              <w:rPr>
                <w:rFonts w:ascii="Arial" w:hAnsi="Arial" w:cs="Arial"/>
                <w:sz w:val="16"/>
              </w:rPr>
            </w:pPr>
            <w:r w:rsidRPr="0094350C">
              <w:rPr>
                <w:rFonts w:ascii="Arial" w:hAnsi="Arial" w:cs="Arial"/>
                <w:sz w:val="16"/>
              </w:rPr>
              <w:t>20</w:t>
            </w:r>
          </w:p>
          <w:p w:rsidR="00936638" w:rsidRPr="0094350C" w:rsidRDefault="00936638" w:rsidP="00DA3DB9">
            <w:pPr>
              <w:spacing w:before="60"/>
              <w:rPr>
                <w:rFonts w:ascii="Arial" w:hAnsi="Arial" w:cs="Arial"/>
                <w:sz w:val="16"/>
              </w:rPr>
            </w:pPr>
            <w:r w:rsidRPr="0094350C">
              <w:rPr>
                <w:rFonts w:ascii="Arial" w:hAnsi="Arial" w:cs="Arial"/>
                <w:sz w:val="16"/>
              </w:rPr>
              <w:t>21</w:t>
            </w:r>
          </w:p>
          <w:p w:rsidR="00936638" w:rsidRPr="0094350C" w:rsidRDefault="00936638" w:rsidP="00DA3DB9">
            <w:pPr>
              <w:spacing w:before="60"/>
              <w:rPr>
                <w:rFonts w:ascii="Arial" w:hAnsi="Arial" w:cs="Arial"/>
                <w:sz w:val="16"/>
              </w:rPr>
            </w:pPr>
            <w:r w:rsidRPr="0094350C">
              <w:rPr>
                <w:rFonts w:ascii="Arial" w:hAnsi="Arial" w:cs="Arial"/>
                <w:sz w:val="16"/>
              </w:rPr>
              <w:t>22</w:t>
            </w:r>
          </w:p>
          <w:p w:rsidR="00936638" w:rsidRPr="0094350C" w:rsidRDefault="00936638" w:rsidP="00DA3DB9">
            <w:pPr>
              <w:spacing w:before="60"/>
              <w:rPr>
                <w:rFonts w:ascii="Arial" w:hAnsi="Arial" w:cs="Arial"/>
                <w:sz w:val="16"/>
              </w:rPr>
            </w:pPr>
            <w:r w:rsidRPr="0094350C">
              <w:rPr>
                <w:rFonts w:ascii="Arial" w:hAnsi="Arial" w:cs="Arial"/>
                <w:sz w:val="16"/>
              </w:rPr>
              <w:t>23</w:t>
            </w:r>
          </w:p>
          <w:p w:rsidR="00936638" w:rsidRPr="0094350C" w:rsidRDefault="00936638" w:rsidP="00DA3DB9">
            <w:pPr>
              <w:spacing w:before="60"/>
              <w:rPr>
                <w:rFonts w:ascii="Arial" w:hAnsi="Arial" w:cs="Arial"/>
                <w:sz w:val="16"/>
              </w:rPr>
            </w:pPr>
            <w:r w:rsidRPr="0094350C">
              <w:rPr>
                <w:rFonts w:ascii="Arial" w:hAnsi="Arial" w:cs="Arial"/>
                <w:sz w:val="16"/>
              </w:rPr>
              <w:t>24</w:t>
            </w:r>
          </w:p>
          <w:p w:rsidR="00936638" w:rsidRPr="0094350C" w:rsidRDefault="00936638" w:rsidP="00DA3DB9">
            <w:pPr>
              <w:spacing w:before="60"/>
              <w:rPr>
                <w:rFonts w:ascii="Arial" w:hAnsi="Arial" w:cs="Arial"/>
                <w:sz w:val="16"/>
              </w:rPr>
            </w:pPr>
            <w:r w:rsidRPr="0094350C">
              <w:rPr>
                <w:rFonts w:ascii="Arial" w:hAnsi="Arial" w:cs="Arial"/>
                <w:sz w:val="16"/>
              </w:rPr>
              <w:t>25</w:t>
            </w:r>
          </w:p>
          <w:p w:rsidR="00936638" w:rsidRPr="0094350C" w:rsidRDefault="00936638" w:rsidP="00DA3DB9">
            <w:pPr>
              <w:spacing w:before="60"/>
              <w:rPr>
                <w:rFonts w:ascii="Arial" w:hAnsi="Arial" w:cs="Arial"/>
                <w:sz w:val="16"/>
              </w:rPr>
            </w:pPr>
            <w:r w:rsidRPr="0094350C">
              <w:rPr>
                <w:rFonts w:ascii="Arial" w:hAnsi="Arial" w:cs="Arial"/>
                <w:sz w:val="16"/>
              </w:rPr>
              <w:t>26</w:t>
            </w:r>
          </w:p>
          <w:p w:rsidR="00936638" w:rsidRPr="0094350C" w:rsidRDefault="00936638" w:rsidP="00DA3DB9">
            <w:pPr>
              <w:spacing w:before="60"/>
              <w:rPr>
                <w:rFonts w:ascii="Arial" w:hAnsi="Arial" w:cs="Arial"/>
                <w:sz w:val="16"/>
              </w:rPr>
            </w:pPr>
            <w:r w:rsidRPr="0094350C">
              <w:rPr>
                <w:rFonts w:ascii="Arial" w:hAnsi="Arial" w:cs="Arial"/>
                <w:sz w:val="16"/>
              </w:rPr>
              <w:t>27</w:t>
            </w:r>
          </w:p>
          <w:p w:rsidR="00936638" w:rsidRPr="0094350C" w:rsidRDefault="00936638" w:rsidP="00DA3DB9">
            <w:pPr>
              <w:spacing w:before="60"/>
              <w:rPr>
                <w:rFonts w:ascii="Arial" w:hAnsi="Arial" w:cs="Arial"/>
                <w:sz w:val="16"/>
              </w:rPr>
            </w:pPr>
            <w:r w:rsidRPr="0094350C">
              <w:rPr>
                <w:rFonts w:ascii="Arial" w:hAnsi="Arial" w:cs="Arial"/>
                <w:sz w:val="16"/>
              </w:rPr>
              <w:t>28</w:t>
            </w:r>
          </w:p>
          <w:p w:rsidR="00936638" w:rsidRPr="0094350C" w:rsidRDefault="00936638" w:rsidP="00DA3DB9">
            <w:pPr>
              <w:spacing w:before="60"/>
              <w:rPr>
                <w:rFonts w:ascii="Arial" w:hAnsi="Arial" w:cs="Arial"/>
                <w:sz w:val="16"/>
              </w:rPr>
            </w:pPr>
            <w:r w:rsidRPr="0094350C">
              <w:rPr>
                <w:rFonts w:ascii="Arial" w:hAnsi="Arial" w:cs="Arial"/>
                <w:sz w:val="16"/>
              </w:rPr>
              <w:t>29</w:t>
            </w:r>
          </w:p>
          <w:p w:rsidR="00936638" w:rsidRPr="0094350C" w:rsidRDefault="00936638" w:rsidP="00DA3DB9">
            <w:pPr>
              <w:spacing w:before="60"/>
              <w:rPr>
                <w:rFonts w:ascii="Arial" w:hAnsi="Arial" w:cs="Arial"/>
                <w:sz w:val="16"/>
              </w:rPr>
            </w:pPr>
            <w:r w:rsidRPr="0094350C">
              <w:rPr>
                <w:rFonts w:ascii="Arial" w:hAnsi="Arial" w:cs="Arial"/>
                <w:sz w:val="16"/>
              </w:rPr>
              <w:t>30</w:t>
            </w:r>
          </w:p>
          <w:p w:rsidR="00936638" w:rsidRPr="0094350C" w:rsidRDefault="00936638" w:rsidP="00DA3DB9">
            <w:pPr>
              <w:spacing w:before="60"/>
              <w:rPr>
                <w:rFonts w:ascii="Arial" w:hAnsi="Arial" w:cs="Arial"/>
                <w:sz w:val="16"/>
              </w:rPr>
            </w:pPr>
            <w:r w:rsidRPr="0094350C">
              <w:rPr>
                <w:rFonts w:ascii="Arial" w:hAnsi="Arial" w:cs="Arial"/>
                <w:sz w:val="16"/>
              </w:rPr>
              <w:t>31</w:t>
            </w:r>
          </w:p>
          <w:p w:rsidR="00936638" w:rsidRDefault="00936638" w:rsidP="00DA3DB9">
            <w:pPr>
              <w:spacing w:before="60"/>
              <w:rPr>
                <w:rFonts w:ascii="Arial" w:hAnsi="Arial" w:cs="Arial"/>
                <w:sz w:val="16"/>
              </w:rPr>
            </w:pPr>
            <w:r w:rsidRPr="0094350C">
              <w:rPr>
                <w:rFonts w:ascii="Arial" w:hAnsi="Arial" w:cs="Arial"/>
                <w:sz w:val="16"/>
              </w:rPr>
              <w:lastRenderedPageBreak/>
              <w:t>32</w:t>
            </w:r>
          </w:p>
          <w:p w:rsidR="00EE272A" w:rsidRDefault="00EE272A" w:rsidP="00DA3DB9">
            <w:pPr>
              <w:spacing w:before="60"/>
              <w:rPr>
                <w:rFonts w:ascii="Arial" w:hAnsi="Arial" w:cs="Arial"/>
                <w:sz w:val="16"/>
              </w:rPr>
            </w:pPr>
            <w:r>
              <w:rPr>
                <w:rFonts w:ascii="Arial" w:hAnsi="Arial" w:cs="Arial"/>
                <w:sz w:val="16"/>
              </w:rPr>
              <w:t>33</w:t>
            </w:r>
          </w:p>
          <w:p w:rsidR="00EE272A" w:rsidRDefault="00EE272A" w:rsidP="00DA3DB9">
            <w:pPr>
              <w:spacing w:before="60"/>
              <w:rPr>
                <w:rFonts w:ascii="Arial" w:hAnsi="Arial" w:cs="Arial"/>
                <w:sz w:val="16"/>
              </w:rPr>
            </w:pPr>
            <w:r>
              <w:rPr>
                <w:rFonts w:ascii="Arial" w:hAnsi="Arial" w:cs="Arial"/>
                <w:sz w:val="16"/>
              </w:rPr>
              <w:t>34</w:t>
            </w:r>
          </w:p>
          <w:p w:rsidR="00EE272A" w:rsidRDefault="00EE272A" w:rsidP="00DA3DB9">
            <w:pPr>
              <w:spacing w:before="60"/>
              <w:rPr>
                <w:rFonts w:ascii="Arial" w:hAnsi="Arial" w:cs="Arial"/>
                <w:sz w:val="16"/>
              </w:rPr>
            </w:pPr>
            <w:r>
              <w:rPr>
                <w:rFonts w:ascii="Arial" w:hAnsi="Arial" w:cs="Arial"/>
                <w:sz w:val="16"/>
              </w:rPr>
              <w:t>35</w:t>
            </w:r>
          </w:p>
          <w:p w:rsidR="00EE272A" w:rsidRPr="0094350C" w:rsidRDefault="00EE272A" w:rsidP="00DA3DB9">
            <w:pPr>
              <w:spacing w:before="60"/>
              <w:rPr>
                <w:rFonts w:ascii="Arial" w:hAnsi="Arial" w:cs="Arial"/>
                <w:sz w:val="16"/>
              </w:rPr>
            </w:pPr>
            <w:r>
              <w:rPr>
                <w:rFonts w:ascii="Arial" w:hAnsi="Arial" w:cs="Arial"/>
                <w:sz w:val="16"/>
              </w:rPr>
              <w:t>36</w:t>
            </w:r>
          </w:p>
        </w:tc>
        <w:tc>
          <w:tcPr>
            <w:tcW w:w="993" w:type="dxa"/>
          </w:tcPr>
          <w:p w:rsidR="00451974" w:rsidRPr="0094350C" w:rsidRDefault="00451974" w:rsidP="00DA3DB9">
            <w:pPr>
              <w:spacing w:before="60"/>
              <w:rPr>
                <w:rFonts w:ascii="Arial" w:hAnsi="Arial" w:cs="Arial"/>
                <w:sz w:val="16"/>
              </w:rPr>
            </w:pPr>
            <w:r w:rsidRPr="0094350C">
              <w:rPr>
                <w:rFonts w:ascii="Arial" w:hAnsi="Arial" w:cs="Arial"/>
                <w:sz w:val="16"/>
              </w:rPr>
              <w:lastRenderedPageBreak/>
              <w:t>0</w:t>
            </w:r>
          </w:p>
          <w:p w:rsidR="00451974" w:rsidRPr="0094350C" w:rsidRDefault="00451974" w:rsidP="00DA3DB9">
            <w:pPr>
              <w:spacing w:before="60"/>
              <w:rPr>
                <w:rFonts w:ascii="Arial" w:hAnsi="Arial" w:cs="Arial"/>
                <w:sz w:val="16"/>
              </w:rPr>
            </w:pPr>
            <w:r w:rsidRPr="0094350C">
              <w:rPr>
                <w:rFonts w:ascii="Arial" w:hAnsi="Arial" w:cs="Arial"/>
                <w:sz w:val="16"/>
              </w:rPr>
              <w:t>1</w:t>
            </w:r>
          </w:p>
          <w:p w:rsidR="00451974" w:rsidRPr="0094350C" w:rsidRDefault="00451974" w:rsidP="00DA3DB9">
            <w:pPr>
              <w:spacing w:before="60"/>
              <w:rPr>
                <w:rFonts w:ascii="Arial" w:hAnsi="Arial" w:cs="Arial"/>
                <w:sz w:val="16"/>
              </w:rPr>
            </w:pPr>
            <w:r w:rsidRPr="0094350C">
              <w:rPr>
                <w:rFonts w:ascii="Arial" w:hAnsi="Arial" w:cs="Arial"/>
                <w:sz w:val="16"/>
              </w:rPr>
              <w:t>2</w:t>
            </w:r>
          </w:p>
          <w:p w:rsidR="00451974" w:rsidRPr="0094350C" w:rsidRDefault="00451974" w:rsidP="00DA3DB9">
            <w:pPr>
              <w:spacing w:before="60"/>
              <w:rPr>
                <w:rFonts w:ascii="Arial" w:hAnsi="Arial" w:cs="Arial"/>
                <w:sz w:val="16"/>
              </w:rPr>
            </w:pPr>
            <w:r w:rsidRPr="0094350C">
              <w:rPr>
                <w:rFonts w:ascii="Arial" w:hAnsi="Arial" w:cs="Arial"/>
                <w:sz w:val="16"/>
              </w:rPr>
              <w:t>3</w:t>
            </w:r>
          </w:p>
          <w:p w:rsidR="00451974" w:rsidRPr="0094350C" w:rsidRDefault="00451974" w:rsidP="00DA3DB9">
            <w:pPr>
              <w:spacing w:before="60"/>
              <w:rPr>
                <w:rFonts w:ascii="Arial" w:hAnsi="Arial" w:cs="Arial"/>
                <w:sz w:val="16"/>
              </w:rPr>
            </w:pPr>
            <w:r w:rsidRPr="0094350C">
              <w:rPr>
                <w:rFonts w:ascii="Arial" w:hAnsi="Arial" w:cs="Arial"/>
                <w:sz w:val="16"/>
              </w:rPr>
              <w:t>4</w:t>
            </w:r>
          </w:p>
          <w:p w:rsidR="00451974" w:rsidRPr="0094350C" w:rsidRDefault="00451974" w:rsidP="00DA3DB9">
            <w:pPr>
              <w:spacing w:before="60"/>
              <w:rPr>
                <w:rFonts w:ascii="Arial" w:hAnsi="Arial" w:cs="Arial"/>
                <w:sz w:val="16"/>
              </w:rPr>
            </w:pPr>
            <w:r w:rsidRPr="0094350C">
              <w:rPr>
                <w:rFonts w:ascii="Arial" w:hAnsi="Arial" w:cs="Arial"/>
                <w:sz w:val="16"/>
              </w:rPr>
              <w:t>5</w:t>
            </w:r>
          </w:p>
          <w:p w:rsidR="00451974" w:rsidRPr="0094350C" w:rsidRDefault="00451974" w:rsidP="00DA3DB9">
            <w:pPr>
              <w:spacing w:before="60"/>
              <w:rPr>
                <w:rFonts w:ascii="Arial" w:hAnsi="Arial" w:cs="Arial"/>
                <w:sz w:val="16"/>
              </w:rPr>
            </w:pPr>
            <w:r w:rsidRPr="0094350C">
              <w:rPr>
                <w:rFonts w:ascii="Arial" w:hAnsi="Arial" w:cs="Arial"/>
                <w:sz w:val="16"/>
              </w:rPr>
              <w:t>6</w:t>
            </w:r>
          </w:p>
          <w:p w:rsidR="00451974" w:rsidRPr="0094350C" w:rsidRDefault="00451974" w:rsidP="00DA3DB9">
            <w:pPr>
              <w:spacing w:before="60"/>
              <w:rPr>
                <w:rFonts w:ascii="Arial" w:hAnsi="Arial" w:cs="Arial"/>
                <w:sz w:val="16"/>
              </w:rPr>
            </w:pPr>
            <w:r w:rsidRPr="0094350C">
              <w:rPr>
                <w:rFonts w:ascii="Arial" w:hAnsi="Arial" w:cs="Arial"/>
                <w:sz w:val="16"/>
              </w:rPr>
              <w:t>7</w:t>
            </w:r>
          </w:p>
          <w:p w:rsidR="00451974" w:rsidRPr="0094350C" w:rsidRDefault="00451974" w:rsidP="00DA3DB9">
            <w:pPr>
              <w:spacing w:before="60"/>
              <w:rPr>
                <w:rFonts w:ascii="Arial" w:hAnsi="Arial" w:cs="Arial"/>
                <w:sz w:val="16"/>
              </w:rPr>
            </w:pPr>
            <w:r w:rsidRPr="0094350C">
              <w:rPr>
                <w:rFonts w:ascii="Arial" w:hAnsi="Arial" w:cs="Arial"/>
                <w:sz w:val="16"/>
              </w:rPr>
              <w:t>8</w:t>
            </w:r>
          </w:p>
          <w:p w:rsidR="00451974" w:rsidRPr="0094350C" w:rsidRDefault="00451974" w:rsidP="00DA3DB9">
            <w:pPr>
              <w:spacing w:before="60"/>
              <w:rPr>
                <w:rFonts w:ascii="Arial" w:hAnsi="Arial" w:cs="Arial"/>
                <w:sz w:val="16"/>
              </w:rPr>
            </w:pPr>
            <w:r w:rsidRPr="0094350C">
              <w:rPr>
                <w:rFonts w:ascii="Arial" w:hAnsi="Arial" w:cs="Arial"/>
                <w:sz w:val="16"/>
              </w:rPr>
              <w:t>9</w:t>
            </w:r>
          </w:p>
          <w:p w:rsidR="00451974" w:rsidRPr="0094350C" w:rsidRDefault="00451974" w:rsidP="00DA3DB9">
            <w:pPr>
              <w:spacing w:before="60"/>
              <w:rPr>
                <w:rFonts w:ascii="Arial" w:hAnsi="Arial" w:cs="Arial"/>
                <w:sz w:val="16"/>
              </w:rPr>
            </w:pPr>
            <w:r w:rsidRPr="0094350C">
              <w:rPr>
                <w:rFonts w:ascii="Arial" w:hAnsi="Arial" w:cs="Arial"/>
                <w:sz w:val="16"/>
              </w:rPr>
              <w:t>10</w:t>
            </w:r>
          </w:p>
          <w:p w:rsidR="00451974" w:rsidRPr="0094350C" w:rsidRDefault="00451974" w:rsidP="00DA3DB9">
            <w:pPr>
              <w:spacing w:before="60"/>
              <w:rPr>
                <w:rFonts w:ascii="Arial" w:hAnsi="Arial" w:cs="Arial"/>
                <w:sz w:val="16"/>
              </w:rPr>
            </w:pPr>
            <w:r w:rsidRPr="0094350C">
              <w:rPr>
                <w:rFonts w:ascii="Arial" w:hAnsi="Arial" w:cs="Arial"/>
                <w:sz w:val="16"/>
              </w:rPr>
              <w:t>11</w:t>
            </w:r>
          </w:p>
          <w:p w:rsidR="00451974" w:rsidRPr="0094350C" w:rsidRDefault="00451974" w:rsidP="00DA3DB9">
            <w:pPr>
              <w:spacing w:before="60"/>
              <w:rPr>
                <w:rFonts w:ascii="Arial" w:hAnsi="Arial" w:cs="Arial"/>
                <w:sz w:val="16"/>
              </w:rPr>
            </w:pPr>
            <w:r w:rsidRPr="0094350C">
              <w:rPr>
                <w:rFonts w:ascii="Arial" w:hAnsi="Arial" w:cs="Arial"/>
                <w:sz w:val="16"/>
              </w:rPr>
              <w:t>12</w:t>
            </w:r>
          </w:p>
          <w:p w:rsidR="00451974" w:rsidRPr="0094350C" w:rsidRDefault="00451974" w:rsidP="00DA3DB9">
            <w:pPr>
              <w:spacing w:before="60"/>
              <w:rPr>
                <w:rFonts w:ascii="Arial" w:hAnsi="Arial" w:cs="Arial"/>
                <w:sz w:val="16"/>
              </w:rPr>
            </w:pPr>
            <w:r w:rsidRPr="0094350C">
              <w:rPr>
                <w:rFonts w:ascii="Arial" w:hAnsi="Arial" w:cs="Arial"/>
                <w:sz w:val="16"/>
              </w:rPr>
              <w:t>13</w:t>
            </w:r>
          </w:p>
          <w:p w:rsidR="00451974" w:rsidRPr="0094350C" w:rsidRDefault="00451974" w:rsidP="00DA3DB9">
            <w:pPr>
              <w:spacing w:before="60"/>
              <w:rPr>
                <w:rFonts w:ascii="Arial" w:hAnsi="Arial" w:cs="Arial"/>
                <w:sz w:val="16"/>
              </w:rPr>
            </w:pPr>
            <w:r w:rsidRPr="0094350C">
              <w:rPr>
                <w:rFonts w:ascii="Arial" w:hAnsi="Arial" w:cs="Arial"/>
                <w:sz w:val="16"/>
              </w:rPr>
              <w:t>14</w:t>
            </w:r>
          </w:p>
          <w:p w:rsidR="00451974" w:rsidRPr="0094350C" w:rsidRDefault="00451974" w:rsidP="00DA3DB9">
            <w:pPr>
              <w:spacing w:before="60"/>
              <w:rPr>
                <w:rFonts w:ascii="Arial" w:hAnsi="Arial" w:cs="Arial"/>
                <w:sz w:val="16"/>
              </w:rPr>
            </w:pPr>
            <w:r w:rsidRPr="0094350C">
              <w:rPr>
                <w:rFonts w:ascii="Arial" w:hAnsi="Arial" w:cs="Arial"/>
                <w:sz w:val="16"/>
              </w:rPr>
              <w:t>15</w:t>
            </w:r>
          </w:p>
          <w:p w:rsidR="00451974" w:rsidRPr="0094350C" w:rsidRDefault="00451974" w:rsidP="00DA3DB9">
            <w:pPr>
              <w:spacing w:before="60"/>
              <w:rPr>
                <w:rFonts w:ascii="Arial" w:hAnsi="Arial" w:cs="Arial"/>
                <w:sz w:val="16"/>
              </w:rPr>
            </w:pPr>
            <w:r w:rsidRPr="0094350C">
              <w:rPr>
                <w:rFonts w:ascii="Arial" w:hAnsi="Arial" w:cs="Arial"/>
                <w:sz w:val="16"/>
              </w:rPr>
              <w:t>16</w:t>
            </w:r>
          </w:p>
          <w:p w:rsidR="00451974" w:rsidRPr="0094350C" w:rsidRDefault="00451974" w:rsidP="00DA3DB9">
            <w:pPr>
              <w:spacing w:before="60"/>
              <w:rPr>
                <w:rFonts w:ascii="Arial" w:hAnsi="Arial" w:cs="Arial"/>
                <w:sz w:val="16"/>
              </w:rPr>
            </w:pPr>
            <w:r w:rsidRPr="0094350C">
              <w:rPr>
                <w:rFonts w:ascii="Arial" w:hAnsi="Arial" w:cs="Arial"/>
                <w:sz w:val="16"/>
              </w:rPr>
              <w:t>17</w:t>
            </w:r>
          </w:p>
          <w:p w:rsidR="00451974" w:rsidRPr="0094350C" w:rsidRDefault="00451974" w:rsidP="00DA3DB9">
            <w:pPr>
              <w:spacing w:before="60"/>
              <w:rPr>
                <w:rFonts w:ascii="Arial" w:hAnsi="Arial" w:cs="Arial"/>
                <w:sz w:val="16"/>
              </w:rPr>
            </w:pPr>
            <w:r w:rsidRPr="0094350C">
              <w:rPr>
                <w:rFonts w:ascii="Arial" w:hAnsi="Arial" w:cs="Arial"/>
                <w:sz w:val="16"/>
              </w:rPr>
              <w:t>18</w:t>
            </w:r>
          </w:p>
          <w:p w:rsidR="00451974" w:rsidRPr="0094350C" w:rsidRDefault="00451974" w:rsidP="00DA3DB9">
            <w:pPr>
              <w:spacing w:before="60"/>
              <w:rPr>
                <w:rFonts w:ascii="Arial" w:hAnsi="Arial" w:cs="Arial"/>
                <w:sz w:val="16"/>
              </w:rPr>
            </w:pPr>
            <w:r w:rsidRPr="0094350C">
              <w:rPr>
                <w:rFonts w:ascii="Arial" w:hAnsi="Arial" w:cs="Arial"/>
                <w:sz w:val="16"/>
              </w:rPr>
              <w:t>19</w:t>
            </w:r>
          </w:p>
          <w:p w:rsidR="00451974" w:rsidRPr="0094350C" w:rsidRDefault="00451974" w:rsidP="00DA3DB9">
            <w:pPr>
              <w:spacing w:before="60"/>
              <w:rPr>
                <w:rFonts w:ascii="Arial" w:hAnsi="Arial" w:cs="Arial"/>
                <w:sz w:val="16"/>
              </w:rPr>
            </w:pPr>
            <w:r w:rsidRPr="0094350C">
              <w:rPr>
                <w:rFonts w:ascii="Arial" w:hAnsi="Arial" w:cs="Arial"/>
                <w:sz w:val="16"/>
              </w:rPr>
              <w:t>20</w:t>
            </w:r>
          </w:p>
          <w:p w:rsidR="00936638" w:rsidRPr="0094350C" w:rsidRDefault="00936638" w:rsidP="00936638">
            <w:pPr>
              <w:spacing w:before="60"/>
              <w:rPr>
                <w:rFonts w:ascii="Arial" w:hAnsi="Arial" w:cs="Arial"/>
                <w:sz w:val="16"/>
              </w:rPr>
            </w:pPr>
            <w:r w:rsidRPr="0094350C">
              <w:rPr>
                <w:rFonts w:ascii="Arial" w:hAnsi="Arial" w:cs="Arial"/>
                <w:sz w:val="16"/>
              </w:rPr>
              <w:t>21</w:t>
            </w:r>
          </w:p>
          <w:p w:rsidR="00936638" w:rsidRPr="0094350C" w:rsidRDefault="00936638" w:rsidP="00936638">
            <w:pPr>
              <w:spacing w:before="60"/>
              <w:rPr>
                <w:rFonts w:ascii="Arial" w:hAnsi="Arial" w:cs="Arial"/>
                <w:sz w:val="16"/>
              </w:rPr>
            </w:pPr>
            <w:r w:rsidRPr="0094350C">
              <w:rPr>
                <w:rFonts w:ascii="Arial" w:hAnsi="Arial" w:cs="Arial"/>
                <w:sz w:val="16"/>
              </w:rPr>
              <w:t>22</w:t>
            </w:r>
          </w:p>
          <w:p w:rsidR="00936638" w:rsidRPr="0094350C" w:rsidRDefault="00936638" w:rsidP="00936638">
            <w:pPr>
              <w:spacing w:before="60"/>
              <w:rPr>
                <w:rFonts w:ascii="Arial" w:hAnsi="Arial" w:cs="Arial"/>
                <w:sz w:val="16"/>
              </w:rPr>
            </w:pPr>
            <w:r w:rsidRPr="0094350C">
              <w:rPr>
                <w:rFonts w:ascii="Arial" w:hAnsi="Arial" w:cs="Arial"/>
                <w:sz w:val="16"/>
              </w:rPr>
              <w:t>23</w:t>
            </w:r>
          </w:p>
          <w:p w:rsidR="00936638" w:rsidRPr="0094350C" w:rsidRDefault="00936638" w:rsidP="00936638">
            <w:pPr>
              <w:spacing w:before="60"/>
              <w:rPr>
                <w:rFonts w:ascii="Arial" w:hAnsi="Arial" w:cs="Arial"/>
                <w:sz w:val="16"/>
              </w:rPr>
            </w:pPr>
            <w:r w:rsidRPr="0094350C">
              <w:rPr>
                <w:rFonts w:ascii="Arial" w:hAnsi="Arial" w:cs="Arial"/>
                <w:sz w:val="16"/>
              </w:rPr>
              <w:t>24</w:t>
            </w:r>
          </w:p>
          <w:p w:rsidR="00936638" w:rsidRPr="0094350C" w:rsidRDefault="00936638" w:rsidP="00936638">
            <w:pPr>
              <w:spacing w:before="60"/>
              <w:rPr>
                <w:rFonts w:ascii="Arial" w:hAnsi="Arial" w:cs="Arial"/>
                <w:sz w:val="16"/>
              </w:rPr>
            </w:pPr>
            <w:r w:rsidRPr="0094350C">
              <w:rPr>
                <w:rFonts w:ascii="Arial" w:hAnsi="Arial" w:cs="Arial"/>
                <w:sz w:val="16"/>
              </w:rPr>
              <w:t>25</w:t>
            </w:r>
          </w:p>
          <w:p w:rsidR="00936638" w:rsidRPr="0094350C" w:rsidRDefault="00936638" w:rsidP="00936638">
            <w:pPr>
              <w:spacing w:before="60"/>
              <w:rPr>
                <w:rFonts w:ascii="Arial" w:hAnsi="Arial" w:cs="Arial"/>
                <w:sz w:val="16"/>
              </w:rPr>
            </w:pPr>
            <w:r w:rsidRPr="0094350C">
              <w:rPr>
                <w:rFonts w:ascii="Arial" w:hAnsi="Arial" w:cs="Arial"/>
                <w:sz w:val="16"/>
              </w:rPr>
              <w:t>26</w:t>
            </w:r>
          </w:p>
          <w:p w:rsidR="00936638" w:rsidRPr="0094350C" w:rsidRDefault="00936638" w:rsidP="00936638">
            <w:pPr>
              <w:spacing w:before="60"/>
              <w:rPr>
                <w:rFonts w:ascii="Arial" w:hAnsi="Arial" w:cs="Arial"/>
                <w:sz w:val="16"/>
              </w:rPr>
            </w:pPr>
            <w:r w:rsidRPr="0094350C">
              <w:rPr>
                <w:rFonts w:ascii="Arial" w:hAnsi="Arial" w:cs="Arial"/>
                <w:sz w:val="16"/>
              </w:rPr>
              <w:t>27</w:t>
            </w:r>
          </w:p>
          <w:p w:rsidR="00936638" w:rsidRPr="0094350C" w:rsidRDefault="00936638" w:rsidP="00936638">
            <w:pPr>
              <w:spacing w:before="60"/>
              <w:rPr>
                <w:rFonts w:ascii="Arial" w:hAnsi="Arial" w:cs="Arial"/>
                <w:sz w:val="16"/>
              </w:rPr>
            </w:pPr>
            <w:r w:rsidRPr="0094350C">
              <w:rPr>
                <w:rFonts w:ascii="Arial" w:hAnsi="Arial" w:cs="Arial"/>
                <w:sz w:val="16"/>
              </w:rPr>
              <w:t>28</w:t>
            </w:r>
          </w:p>
          <w:p w:rsidR="00936638" w:rsidRPr="0094350C" w:rsidRDefault="00936638" w:rsidP="00936638">
            <w:pPr>
              <w:spacing w:before="60"/>
              <w:rPr>
                <w:rFonts w:ascii="Arial" w:hAnsi="Arial" w:cs="Arial"/>
                <w:sz w:val="16"/>
              </w:rPr>
            </w:pPr>
            <w:r w:rsidRPr="0094350C">
              <w:rPr>
                <w:rFonts w:ascii="Arial" w:hAnsi="Arial" w:cs="Arial"/>
                <w:sz w:val="16"/>
              </w:rPr>
              <w:t>29</w:t>
            </w:r>
          </w:p>
          <w:p w:rsidR="00936638" w:rsidRPr="0094350C" w:rsidRDefault="00936638" w:rsidP="00936638">
            <w:pPr>
              <w:spacing w:before="60"/>
              <w:rPr>
                <w:rFonts w:ascii="Arial" w:hAnsi="Arial" w:cs="Arial"/>
                <w:sz w:val="16"/>
              </w:rPr>
            </w:pPr>
            <w:r w:rsidRPr="0094350C">
              <w:rPr>
                <w:rFonts w:ascii="Arial" w:hAnsi="Arial" w:cs="Arial"/>
                <w:sz w:val="16"/>
              </w:rPr>
              <w:t>30</w:t>
            </w:r>
          </w:p>
          <w:p w:rsidR="00936638" w:rsidRPr="0094350C" w:rsidRDefault="00936638" w:rsidP="00936638">
            <w:pPr>
              <w:spacing w:before="60"/>
              <w:rPr>
                <w:rFonts w:ascii="Arial" w:hAnsi="Arial" w:cs="Arial"/>
                <w:sz w:val="16"/>
              </w:rPr>
            </w:pPr>
            <w:r w:rsidRPr="0094350C">
              <w:rPr>
                <w:rFonts w:ascii="Arial" w:hAnsi="Arial" w:cs="Arial"/>
                <w:sz w:val="16"/>
              </w:rPr>
              <w:t>31</w:t>
            </w:r>
          </w:p>
          <w:p w:rsidR="00EE272A" w:rsidRDefault="00936638" w:rsidP="00936638">
            <w:pPr>
              <w:spacing w:before="60"/>
              <w:rPr>
                <w:rFonts w:ascii="Arial" w:hAnsi="Arial" w:cs="Arial"/>
                <w:sz w:val="16"/>
              </w:rPr>
            </w:pPr>
            <w:r w:rsidRPr="0094350C">
              <w:rPr>
                <w:rFonts w:ascii="Arial" w:hAnsi="Arial" w:cs="Arial"/>
                <w:sz w:val="16"/>
              </w:rPr>
              <w:lastRenderedPageBreak/>
              <w:t>32</w:t>
            </w:r>
          </w:p>
          <w:p w:rsidR="00EE272A" w:rsidRDefault="00EE272A" w:rsidP="00936638">
            <w:pPr>
              <w:spacing w:before="60"/>
              <w:rPr>
                <w:rFonts w:ascii="Arial" w:hAnsi="Arial" w:cs="Arial"/>
                <w:sz w:val="16"/>
              </w:rPr>
            </w:pPr>
            <w:r>
              <w:rPr>
                <w:rFonts w:ascii="Arial" w:hAnsi="Arial" w:cs="Arial"/>
                <w:sz w:val="16"/>
              </w:rPr>
              <w:t>33</w:t>
            </w:r>
          </w:p>
          <w:p w:rsidR="00EE272A" w:rsidRDefault="00EE272A" w:rsidP="00936638">
            <w:pPr>
              <w:spacing w:before="60"/>
              <w:rPr>
                <w:rFonts w:ascii="Arial" w:hAnsi="Arial" w:cs="Arial"/>
                <w:sz w:val="16"/>
              </w:rPr>
            </w:pPr>
            <w:r>
              <w:rPr>
                <w:rFonts w:ascii="Arial" w:hAnsi="Arial" w:cs="Arial"/>
                <w:sz w:val="16"/>
              </w:rPr>
              <w:t>34</w:t>
            </w:r>
          </w:p>
          <w:p w:rsidR="00EE272A" w:rsidRDefault="00EE272A" w:rsidP="00936638">
            <w:pPr>
              <w:spacing w:before="60"/>
              <w:rPr>
                <w:rFonts w:ascii="Arial" w:hAnsi="Arial" w:cs="Arial"/>
                <w:sz w:val="16"/>
              </w:rPr>
            </w:pPr>
            <w:r>
              <w:rPr>
                <w:rFonts w:ascii="Arial" w:hAnsi="Arial" w:cs="Arial"/>
                <w:sz w:val="16"/>
              </w:rPr>
              <w:t>35</w:t>
            </w:r>
          </w:p>
          <w:p w:rsidR="00EE272A" w:rsidRPr="0094350C" w:rsidRDefault="00EE272A" w:rsidP="00936638">
            <w:pPr>
              <w:spacing w:before="60"/>
              <w:rPr>
                <w:rFonts w:ascii="Arial" w:hAnsi="Arial" w:cs="Arial"/>
                <w:sz w:val="16"/>
              </w:rPr>
            </w:pPr>
            <w:r>
              <w:rPr>
                <w:rFonts w:ascii="Arial" w:hAnsi="Arial" w:cs="Arial"/>
                <w:sz w:val="16"/>
              </w:rPr>
              <w:t>36</w:t>
            </w:r>
          </w:p>
        </w:tc>
      </w:tr>
    </w:tbl>
    <w:p w:rsidR="004A781C" w:rsidRDefault="004A781C"/>
    <w:p w:rsidR="00DE4889" w:rsidRDefault="00DE4889">
      <w:pPr>
        <w:spacing w:after="0"/>
        <w:rPr>
          <w:rFonts w:ascii="Arial" w:hAnsi="Arial"/>
          <w:b/>
          <w:kern w:val="28"/>
          <w:sz w:val="28"/>
        </w:rPr>
      </w:pPr>
      <w:r>
        <w:br w:type="page"/>
      </w:r>
    </w:p>
    <w:p w:rsidR="004A781C" w:rsidRDefault="004A781C">
      <w:pPr>
        <w:pStyle w:val="Heading1"/>
      </w:pPr>
      <w:r>
        <w:lastRenderedPageBreak/>
        <w:t>Constant Data Dictionary</w:t>
      </w:r>
    </w:p>
    <w:p w:rsidR="004A781C" w:rsidRDefault="004A781C">
      <w:pPr>
        <w:pStyle w:val="Heading2"/>
      </w:pPr>
      <w:r>
        <w:t>Calibration Constants</w:t>
      </w:r>
    </w:p>
    <w:p w:rsidR="004A781C" w:rsidRDefault="004A781C">
      <w:r>
        <w:t xml:space="preserve">This section lists the calibrations used by the module.  For details on calibration constants, refer to the Data Dictionary for the application.  </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608"/>
      </w:tblGrid>
      <w:tr w:rsidR="004A781C">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4A781C">
        <w:trPr>
          <w:jc w:val="center"/>
        </w:trPr>
        <w:tc>
          <w:tcPr>
            <w:tcW w:w="4608" w:type="dxa"/>
            <w:tcBorders>
              <w:top w:val="nil"/>
              <w:left w:val="single" w:sz="6" w:space="0" w:color="auto"/>
              <w:bottom w:val="single" w:sz="6" w:space="0" w:color="auto"/>
              <w:right w:val="single" w:sz="6" w:space="0" w:color="auto"/>
            </w:tcBorders>
          </w:tcPr>
          <w:p w:rsidR="004A781C" w:rsidRDefault="00DA3DB9">
            <w:pPr>
              <w:spacing w:before="60"/>
              <w:rPr>
                <w:rFonts w:ascii="Arial" w:hAnsi="Arial" w:cs="Arial"/>
                <w:sz w:val="16"/>
              </w:rPr>
            </w:pPr>
            <w:r w:rsidRPr="00DA3DB9">
              <w:rPr>
                <w:rFonts w:ascii="Arial" w:hAnsi="Arial" w:cs="Arial"/>
                <w:sz w:val="16"/>
              </w:rPr>
              <w:t>k_ColSensorI2CAddress_Cnt_u08</w:t>
            </w:r>
          </w:p>
        </w:tc>
      </w:tr>
      <w:tr w:rsidR="005B21C3" w:rsidTr="00FC0990">
        <w:trPr>
          <w:jc w:val="center"/>
        </w:trPr>
        <w:tc>
          <w:tcPr>
            <w:tcW w:w="4608" w:type="dxa"/>
            <w:tcBorders>
              <w:top w:val="nil"/>
              <w:left w:val="single" w:sz="6" w:space="0" w:color="auto"/>
              <w:bottom w:val="single" w:sz="4" w:space="0" w:color="auto"/>
              <w:right w:val="single" w:sz="6" w:space="0" w:color="auto"/>
            </w:tcBorders>
          </w:tcPr>
          <w:p w:rsidR="005B21C3" w:rsidRPr="00DA3DB9" w:rsidRDefault="00476603" w:rsidP="00930136">
            <w:pPr>
              <w:spacing w:before="60"/>
              <w:rPr>
                <w:rFonts w:ascii="Arial" w:hAnsi="Arial" w:cs="Arial"/>
                <w:sz w:val="16"/>
              </w:rPr>
            </w:pPr>
            <w:r w:rsidRPr="00476603">
              <w:rPr>
                <w:rFonts w:ascii="Arial" w:hAnsi="Arial" w:cs="Arial"/>
                <w:sz w:val="16"/>
              </w:rPr>
              <w:t>k_I2CHWInitTransactionTime_Sec_</w:t>
            </w:r>
            <w:r w:rsidR="00930136">
              <w:rPr>
                <w:rFonts w:ascii="Arial" w:hAnsi="Arial" w:cs="Arial"/>
                <w:sz w:val="16"/>
              </w:rPr>
              <w:t>f32</w:t>
            </w:r>
          </w:p>
        </w:tc>
      </w:tr>
      <w:tr w:rsidR="004A781C" w:rsidTr="00FC0990">
        <w:trPr>
          <w:jc w:val="center"/>
        </w:trPr>
        <w:tc>
          <w:tcPr>
            <w:tcW w:w="4608" w:type="dxa"/>
            <w:tcBorders>
              <w:top w:val="single" w:sz="4" w:space="0" w:color="auto"/>
              <w:left w:val="single" w:sz="4" w:space="0" w:color="auto"/>
              <w:bottom w:val="single" w:sz="4" w:space="0" w:color="auto"/>
              <w:right w:val="single" w:sz="4" w:space="0" w:color="auto"/>
            </w:tcBorders>
          </w:tcPr>
          <w:p w:rsidR="004A781C" w:rsidRDefault="00DA3DB9">
            <w:pPr>
              <w:spacing w:before="60"/>
              <w:rPr>
                <w:rFonts w:ascii="Arial" w:hAnsi="Arial" w:cs="Arial"/>
                <w:sz w:val="16"/>
              </w:rPr>
            </w:pPr>
            <w:r w:rsidRPr="00DA3DB9">
              <w:rPr>
                <w:rFonts w:ascii="Arial" w:hAnsi="Arial" w:cs="Arial"/>
                <w:sz w:val="16"/>
              </w:rPr>
              <w:t>k_SpurSensorI2CAddress_Cnt_u08</w:t>
            </w:r>
          </w:p>
        </w:tc>
      </w:tr>
    </w:tbl>
    <w:p w:rsidR="004A781C" w:rsidRDefault="004A781C">
      <w:pPr>
        <w:pStyle w:val="Heading2"/>
      </w:pPr>
      <w:r>
        <w:t>Program(fixed) Constants</w:t>
      </w:r>
    </w:p>
    <w:p w:rsidR="004A781C" w:rsidRDefault="004A781C">
      <w:pPr>
        <w:pStyle w:val="Heading3"/>
      </w:pPr>
      <w:r>
        <w:t>Embedded Constants</w:t>
      </w:r>
    </w:p>
    <w:p w:rsidR="004A781C" w:rsidRDefault="004A781C">
      <w:r>
        <w:t xml:space="preserve">All embedded constants whose values are provided in Eng units will be evaluated to the equivalent counts by using the FPM_InitFixedPoint_m() macro within the #define statement.  </w:t>
      </w:r>
    </w:p>
    <w:p w:rsidR="004A781C" w:rsidRDefault="004A781C">
      <w:pPr>
        <w:pStyle w:val="Heading4"/>
      </w:pPr>
      <w:r>
        <w:t>Local</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978"/>
        <w:gridCol w:w="1590"/>
        <w:gridCol w:w="1680"/>
        <w:gridCol w:w="1680"/>
      </w:tblGrid>
      <w:tr w:rsidR="00DE4889" w:rsidTr="0065209E">
        <w:tc>
          <w:tcPr>
            <w:tcW w:w="3978"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Constant Name</w:t>
            </w:r>
          </w:p>
        </w:tc>
        <w:tc>
          <w:tcPr>
            <w:tcW w:w="159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Resolution</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Units</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Value</w:t>
            </w:r>
          </w:p>
        </w:tc>
      </w:tr>
      <w:tr w:rsidR="00DE4889" w:rsidTr="0065209E">
        <w:tc>
          <w:tcPr>
            <w:tcW w:w="3978" w:type="dxa"/>
            <w:tcBorders>
              <w:top w:val="single" w:sz="6" w:space="0" w:color="auto"/>
              <w:left w:val="single" w:sz="6" w:space="0" w:color="auto"/>
              <w:bottom w:val="single" w:sz="6" w:space="0" w:color="auto"/>
              <w:right w:val="single" w:sz="6" w:space="0" w:color="auto"/>
            </w:tcBorders>
          </w:tcPr>
          <w:p w:rsidR="00DE4889" w:rsidRDefault="00DA3DB9" w:rsidP="00F957FA">
            <w:pPr>
              <w:spacing w:before="60"/>
              <w:rPr>
                <w:rFonts w:ascii="Arial" w:hAnsi="Arial" w:cs="Arial"/>
                <w:sz w:val="16"/>
              </w:rPr>
            </w:pPr>
            <w:r w:rsidRPr="00DA3DB9">
              <w:rPr>
                <w:rFonts w:ascii="Arial" w:hAnsi="Arial" w:cs="Arial"/>
                <w:sz w:val="16"/>
              </w:rPr>
              <w:t>D_COLSENSOR_CNT_U08</w:t>
            </w:r>
          </w:p>
        </w:tc>
        <w:tc>
          <w:tcPr>
            <w:tcW w:w="1590" w:type="dxa"/>
            <w:tcBorders>
              <w:top w:val="single" w:sz="6" w:space="0" w:color="auto"/>
              <w:left w:val="single" w:sz="6" w:space="0" w:color="auto"/>
              <w:bottom w:val="single" w:sz="6" w:space="0" w:color="auto"/>
              <w:right w:val="single" w:sz="6" w:space="0" w:color="auto"/>
            </w:tcBorders>
          </w:tcPr>
          <w:p w:rsidR="00DE4889" w:rsidRDefault="00DA3DB9"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DA3DB9" w:rsidRDefault="00DA3DB9" w:rsidP="00F957FA">
            <w:pPr>
              <w:spacing w:before="60"/>
              <w:rPr>
                <w:rFonts w:ascii="Arial" w:hAnsi="Arial" w:cs="Arial"/>
                <w:sz w:val="16"/>
              </w:rPr>
            </w:pPr>
            <w:r>
              <w:rPr>
                <w:rFonts w:ascii="Arial" w:hAnsi="Arial" w:cs="Arial"/>
                <w:sz w:val="16"/>
              </w:rPr>
              <w:t>Cnt</w:t>
            </w:r>
          </w:p>
        </w:tc>
        <w:tc>
          <w:tcPr>
            <w:tcW w:w="1680" w:type="dxa"/>
            <w:tcBorders>
              <w:top w:val="single" w:sz="6" w:space="0" w:color="auto"/>
              <w:left w:val="single" w:sz="6" w:space="0" w:color="auto"/>
              <w:bottom w:val="single" w:sz="6" w:space="0" w:color="auto"/>
              <w:right w:val="single" w:sz="6" w:space="0" w:color="auto"/>
            </w:tcBorders>
          </w:tcPr>
          <w:p w:rsidR="00DE4889" w:rsidRDefault="00DA3DB9" w:rsidP="00F957FA">
            <w:pPr>
              <w:spacing w:before="60"/>
              <w:rPr>
                <w:rFonts w:ascii="Arial" w:hAnsi="Arial" w:cs="Arial"/>
                <w:sz w:val="16"/>
              </w:rPr>
            </w:pPr>
            <w:r>
              <w:rPr>
                <w:rFonts w:ascii="Arial" w:hAnsi="Arial" w:cs="Arial"/>
                <w:sz w:val="16"/>
              </w:rPr>
              <w:t>0</w:t>
            </w:r>
          </w:p>
        </w:tc>
      </w:tr>
      <w:tr w:rsidR="00DA3DB9" w:rsidTr="0065209E">
        <w:tc>
          <w:tcPr>
            <w:tcW w:w="3978" w:type="dxa"/>
            <w:tcBorders>
              <w:top w:val="single" w:sz="6" w:space="0" w:color="auto"/>
              <w:left w:val="single" w:sz="6" w:space="0" w:color="auto"/>
              <w:bottom w:val="single" w:sz="6" w:space="0" w:color="auto"/>
              <w:right w:val="single" w:sz="6" w:space="0" w:color="auto"/>
            </w:tcBorders>
          </w:tcPr>
          <w:p w:rsidR="00DA3DB9" w:rsidRPr="00DA3DB9" w:rsidRDefault="00DA3DB9" w:rsidP="00F957FA">
            <w:pPr>
              <w:spacing w:before="60"/>
              <w:rPr>
                <w:rFonts w:ascii="Arial" w:hAnsi="Arial" w:cs="Arial"/>
                <w:sz w:val="16"/>
              </w:rPr>
            </w:pPr>
            <w:r w:rsidRPr="00DA3DB9">
              <w:rPr>
                <w:rFonts w:ascii="Arial" w:hAnsi="Arial" w:cs="Arial"/>
                <w:sz w:val="16"/>
              </w:rPr>
              <w:t>D_SPURSENSOR_CNT_U08</w:t>
            </w:r>
          </w:p>
        </w:tc>
        <w:tc>
          <w:tcPr>
            <w:tcW w:w="1590" w:type="dxa"/>
            <w:tcBorders>
              <w:top w:val="single" w:sz="6" w:space="0" w:color="auto"/>
              <w:left w:val="single" w:sz="6" w:space="0" w:color="auto"/>
              <w:bottom w:val="single" w:sz="6" w:space="0" w:color="auto"/>
              <w:right w:val="single" w:sz="6" w:space="0" w:color="auto"/>
            </w:tcBorders>
          </w:tcPr>
          <w:p w:rsidR="00DA3DB9" w:rsidRDefault="00DA3DB9"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DA3DB9" w:rsidRDefault="00DA3DB9" w:rsidP="00F957FA">
            <w:pPr>
              <w:spacing w:before="60"/>
              <w:rPr>
                <w:rFonts w:ascii="Arial" w:hAnsi="Arial" w:cs="Arial"/>
                <w:sz w:val="16"/>
              </w:rPr>
            </w:pPr>
            <w:r>
              <w:rPr>
                <w:rFonts w:ascii="Arial" w:hAnsi="Arial" w:cs="Arial"/>
                <w:sz w:val="16"/>
              </w:rPr>
              <w:t>Cnt</w:t>
            </w:r>
          </w:p>
        </w:tc>
        <w:tc>
          <w:tcPr>
            <w:tcW w:w="1680" w:type="dxa"/>
            <w:tcBorders>
              <w:top w:val="single" w:sz="6" w:space="0" w:color="auto"/>
              <w:left w:val="single" w:sz="6" w:space="0" w:color="auto"/>
              <w:bottom w:val="single" w:sz="6" w:space="0" w:color="auto"/>
              <w:right w:val="single" w:sz="6" w:space="0" w:color="auto"/>
            </w:tcBorders>
          </w:tcPr>
          <w:p w:rsidR="00DA3DB9" w:rsidRDefault="00DA3DB9" w:rsidP="00F957FA">
            <w:pPr>
              <w:spacing w:before="60"/>
              <w:rPr>
                <w:rFonts w:ascii="Arial" w:hAnsi="Arial" w:cs="Arial"/>
                <w:sz w:val="16"/>
              </w:rPr>
            </w:pPr>
            <w:r>
              <w:rPr>
                <w:rFonts w:ascii="Arial" w:hAnsi="Arial" w:cs="Arial"/>
                <w:sz w:val="16"/>
              </w:rPr>
              <w:t>1</w:t>
            </w:r>
          </w:p>
        </w:tc>
      </w:tr>
      <w:tr w:rsidR="00DA3DB9" w:rsidTr="0065209E">
        <w:tc>
          <w:tcPr>
            <w:tcW w:w="3978" w:type="dxa"/>
            <w:tcBorders>
              <w:top w:val="single" w:sz="6" w:space="0" w:color="auto"/>
              <w:left w:val="single" w:sz="6" w:space="0" w:color="auto"/>
              <w:bottom w:val="single" w:sz="6" w:space="0" w:color="auto"/>
              <w:right w:val="single" w:sz="6" w:space="0" w:color="auto"/>
            </w:tcBorders>
          </w:tcPr>
          <w:p w:rsidR="00DA3DB9" w:rsidRPr="00DA3DB9" w:rsidRDefault="00DA3DB9" w:rsidP="00F957FA">
            <w:pPr>
              <w:spacing w:before="60"/>
              <w:rPr>
                <w:rFonts w:ascii="Arial" w:hAnsi="Arial" w:cs="Arial"/>
                <w:sz w:val="16"/>
              </w:rPr>
            </w:pPr>
            <w:r w:rsidRPr="00DA3DB9">
              <w:rPr>
                <w:rFonts w:ascii="Arial" w:hAnsi="Arial" w:cs="Arial"/>
                <w:sz w:val="16"/>
              </w:rPr>
              <w:t>D_CLEARSTATUSBITS_CNT_U16</w:t>
            </w:r>
          </w:p>
        </w:tc>
        <w:tc>
          <w:tcPr>
            <w:tcW w:w="1590" w:type="dxa"/>
            <w:tcBorders>
              <w:top w:val="single" w:sz="6" w:space="0" w:color="auto"/>
              <w:left w:val="single" w:sz="6" w:space="0" w:color="auto"/>
              <w:bottom w:val="single" w:sz="6" w:space="0" w:color="auto"/>
              <w:right w:val="single" w:sz="6" w:space="0" w:color="auto"/>
            </w:tcBorders>
          </w:tcPr>
          <w:p w:rsidR="00DA3DB9" w:rsidRDefault="00DA3DB9"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DA3DB9" w:rsidRDefault="00DA3DB9" w:rsidP="00F957FA">
            <w:pPr>
              <w:spacing w:before="60"/>
              <w:rPr>
                <w:rFonts w:ascii="Arial" w:hAnsi="Arial" w:cs="Arial"/>
                <w:sz w:val="16"/>
              </w:rPr>
            </w:pPr>
            <w:r>
              <w:rPr>
                <w:rFonts w:ascii="Arial" w:hAnsi="Arial" w:cs="Arial"/>
                <w:sz w:val="16"/>
              </w:rPr>
              <w:t>Cnt</w:t>
            </w:r>
          </w:p>
        </w:tc>
        <w:tc>
          <w:tcPr>
            <w:tcW w:w="1680" w:type="dxa"/>
            <w:tcBorders>
              <w:top w:val="single" w:sz="6" w:space="0" w:color="auto"/>
              <w:left w:val="single" w:sz="6" w:space="0" w:color="auto"/>
              <w:bottom w:val="single" w:sz="6" w:space="0" w:color="auto"/>
              <w:right w:val="single" w:sz="6" w:space="0" w:color="auto"/>
            </w:tcBorders>
          </w:tcPr>
          <w:p w:rsidR="00DA3DB9" w:rsidRDefault="00ED6DA4" w:rsidP="00F957FA">
            <w:pPr>
              <w:spacing w:before="60"/>
              <w:rPr>
                <w:rFonts w:ascii="Arial" w:hAnsi="Arial" w:cs="Arial"/>
                <w:sz w:val="16"/>
              </w:rPr>
            </w:pPr>
            <w:r>
              <w:rPr>
                <w:rFonts w:ascii="Arial" w:hAnsi="Arial" w:cs="Arial"/>
                <w:sz w:val="16"/>
              </w:rPr>
              <w:t>0x000</w:t>
            </w:r>
            <w:r w:rsidR="00DA3DB9">
              <w:rPr>
                <w:rFonts w:ascii="Arial" w:hAnsi="Arial" w:cs="Arial"/>
                <w:sz w:val="16"/>
              </w:rPr>
              <w:t>7</w:t>
            </w:r>
          </w:p>
        </w:tc>
      </w:tr>
      <w:tr w:rsidR="00ED6DA4" w:rsidTr="0065209E">
        <w:tc>
          <w:tcPr>
            <w:tcW w:w="3978" w:type="dxa"/>
            <w:tcBorders>
              <w:top w:val="single" w:sz="6" w:space="0" w:color="auto"/>
              <w:left w:val="single" w:sz="6" w:space="0" w:color="auto"/>
              <w:bottom w:val="single" w:sz="6" w:space="0" w:color="auto"/>
              <w:right w:val="single" w:sz="6" w:space="0" w:color="auto"/>
            </w:tcBorders>
          </w:tcPr>
          <w:p w:rsidR="00ED6DA4" w:rsidRPr="0094350C" w:rsidRDefault="00ED6DA4" w:rsidP="00F957FA">
            <w:pPr>
              <w:spacing w:before="60"/>
              <w:rPr>
                <w:rFonts w:ascii="Arial" w:hAnsi="Arial" w:cs="Arial"/>
                <w:sz w:val="16"/>
              </w:rPr>
            </w:pPr>
            <w:r w:rsidRPr="0094350C">
              <w:rPr>
                <w:rFonts w:ascii="Arial" w:hAnsi="Arial" w:cs="Arial"/>
                <w:sz w:val="16"/>
              </w:rPr>
              <w:t>D_RESETCMD_CNT_U16</w:t>
            </w:r>
          </w:p>
        </w:tc>
        <w:tc>
          <w:tcPr>
            <w:tcW w:w="1590" w:type="dxa"/>
            <w:tcBorders>
              <w:top w:val="single" w:sz="6" w:space="0" w:color="auto"/>
              <w:left w:val="single" w:sz="6" w:space="0" w:color="auto"/>
              <w:bottom w:val="single" w:sz="6" w:space="0" w:color="auto"/>
              <w:right w:val="single" w:sz="6" w:space="0" w:color="auto"/>
            </w:tcBorders>
          </w:tcPr>
          <w:p w:rsidR="00ED6DA4" w:rsidRPr="0094350C" w:rsidRDefault="00ED6DA4" w:rsidP="00F957FA">
            <w:pPr>
              <w:spacing w:before="60"/>
              <w:rPr>
                <w:rFonts w:ascii="Arial" w:hAnsi="Arial" w:cs="Arial"/>
                <w:sz w:val="16"/>
              </w:rPr>
            </w:pPr>
            <w:r w:rsidRPr="0094350C">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ED6DA4" w:rsidRPr="0094350C" w:rsidRDefault="00ED6DA4" w:rsidP="00F957FA">
            <w:pPr>
              <w:spacing w:before="60"/>
              <w:rPr>
                <w:rFonts w:ascii="Arial" w:hAnsi="Arial" w:cs="Arial"/>
                <w:sz w:val="16"/>
              </w:rPr>
            </w:pPr>
            <w:r w:rsidRPr="0094350C">
              <w:rPr>
                <w:rFonts w:ascii="Arial" w:hAnsi="Arial" w:cs="Arial"/>
                <w:sz w:val="16"/>
              </w:rPr>
              <w:t>Cnt</w:t>
            </w:r>
          </w:p>
        </w:tc>
        <w:tc>
          <w:tcPr>
            <w:tcW w:w="1680" w:type="dxa"/>
            <w:tcBorders>
              <w:top w:val="single" w:sz="6" w:space="0" w:color="auto"/>
              <w:left w:val="single" w:sz="6" w:space="0" w:color="auto"/>
              <w:bottom w:val="single" w:sz="6" w:space="0" w:color="auto"/>
              <w:right w:val="single" w:sz="6" w:space="0" w:color="auto"/>
            </w:tcBorders>
          </w:tcPr>
          <w:p w:rsidR="00ED6DA4" w:rsidRPr="0094350C" w:rsidRDefault="00936638" w:rsidP="00F957FA">
            <w:pPr>
              <w:spacing w:before="60"/>
              <w:rPr>
                <w:rFonts w:ascii="Arial" w:hAnsi="Arial" w:cs="Arial"/>
                <w:sz w:val="16"/>
              </w:rPr>
            </w:pPr>
            <w:r w:rsidRPr="0094350C">
              <w:rPr>
                <w:rFonts w:ascii="Arial" w:hAnsi="Arial" w:cs="Arial"/>
                <w:sz w:val="16"/>
              </w:rPr>
              <w:t>0x0746</w:t>
            </w:r>
          </w:p>
        </w:tc>
      </w:tr>
      <w:tr w:rsidR="00936638" w:rsidTr="0065209E">
        <w:tc>
          <w:tcPr>
            <w:tcW w:w="3978" w:type="dxa"/>
            <w:tcBorders>
              <w:top w:val="single" w:sz="6" w:space="0" w:color="auto"/>
              <w:left w:val="single" w:sz="6" w:space="0" w:color="auto"/>
              <w:bottom w:val="single" w:sz="6" w:space="0" w:color="auto"/>
              <w:right w:val="single" w:sz="6" w:space="0" w:color="auto"/>
            </w:tcBorders>
          </w:tcPr>
          <w:p w:rsidR="00936638" w:rsidRPr="0094350C" w:rsidRDefault="00936638" w:rsidP="00F957FA">
            <w:pPr>
              <w:spacing w:before="60"/>
              <w:rPr>
                <w:rFonts w:ascii="Arial" w:hAnsi="Arial" w:cs="Arial"/>
                <w:sz w:val="16"/>
              </w:rPr>
            </w:pPr>
            <w:r w:rsidRPr="0094350C">
              <w:rPr>
                <w:rFonts w:ascii="Arial" w:hAnsi="Arial" w:cs="Arial"/>
                <w:sz w:val="16"/>
              </w:rPr>
              <w:t>D_EXTREADADDRREGCMD_CNT_U16</w:t>
            </w:r>
          </w:p>
        </w:tc>
        <w:tc>
          <w:tcPr>
            <w:tcW w:w="1590" w:type="dxa"/>
            <w:tcBorders>
              <w:top w:val="single" w:sz="6" w:space="0" w:color="auto"/>
              <w:left w:val="single" w:sz="6" w:space="0" w:color="auto"/>
              <w:bottom w:val="single" w:sz="6" w:space="0" w:color="auto"/>
              <w:right w:val="single" w:sz="6" w:space="0" w:color="auto"/>
            </w:tcBorders>
          </w:tcPr>
          <w:p w:rsidR="00936638" w:rsidRPr="0094350C" w:rsidRDefault="00936638" w:rsidP="00F957FA">
            <w:pPr>
              <w:spacing w:before="60"/>
              <w:rPr>
                <w:rFonts w:ascii="Arial" w:hAnsi="Arial" w:cs="Arial"/>
                <w:sz w:val="16"/>
              </w:rPr>
            </w:pPr>
            <w:r w:rsidRPr="0094350C">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936638" w:rsidRPr="0094350C" w:rsidRDefault="00936638" w:rsidP="00F957FA">
            <w:pPr>
              <w:spacing w:before="60"/>
              <w:rPr>
                <w:rFonts w:ascii="Arial" w:hAnsi="Arial" w:cs="Arial"/>
                <w:sz w:val="16"/>
              </w:rPr>
            </w:pPr>
            <w:r w:rsidRPr="0094350C">
              <w:rPr>
                <w:rFonts w:ascii="Arial" w:hAnsi="Arial" w:cs="Arial"/>
                <w:sz w:val="16"/>
              </w:rPr>
              <w:t>Cnt</w:t>
            </w:r>
          </w:p>
        </w:tc>
        <w:tc>
          <w:tcPr>
            <w:tcW w:w="1680" w:type="dxa"/>
            <w:tcBorders>
              <w:top w:val="single" w:sz="6" w:space="0" w:color="auto"/>
              <w:left w:val="single" w:sz="6" w:space="0" w:color="auto"/>
              <w:bottom w:val="single" w:sz="6" w:space="0" w:color="auto"/>
              <w:right w:val="single" w:sz="6" w:space="0" w:color="auto"/>
            </w:tcBorders>
          </w:tcPr>
          <w:p w:rsidR="00936638" w:rsidRPr="0094350C" w:rsidRDefault="00036409" w:rsidP="00F957FA">
            <w:pPr>
              <w:spacing w:before="60"/>
              <w:rPr>
                <w:rFonts w:ascii="Arial" w:hAnsi="Arial" w:cs="Arial"/>
                <w:sz w:val="16"/>
              </w:rPr>
            </w:pPr>
            <w:r w:rsidRPr="0094350C">
              <w:rPr>
                <w:rFonts w:ascii="Arial" w:hAnsi="Arial" w:cs="Arial"/>
                <w:sz w:val="16"/>
              </w:rPr>
              <w:t>0x0307</w:t>
            </w:r>
          </w:p>
        </w:tc>
      </w:tr>
      <w:tr w:rsidR="00036409" w:rsidTr="0065209E">
        <w:tc>
          <w:tcPr>
            <w:tcW w:w="3978" w:type="dxa"/>
            <w:tcBorders>
              <w:top w:val="single" w:sz="6" w:space="0" w:color="auto"/>
              <w:left w:val="single" w:sz="6" w:space="0" w:color="auto"/>
              <w:bottom w:val="single" w:sz="6" w:space="0" w:color="auto"/>
              <w:right w:val="single" w:sz="6" w:space="0" w:color="auto"/>
            </w:tcBorders>
          </w:tcPr>
          <w:p w:rsidR="00036409" w:rsidRPr="0094350C" w:rsidRDefault="00036409" w:rsidP="00F957FA">
            <w:pPr>
              <w:spacing w:before="60"/>
              <w:rPr>
                <w:rFonts w:ascii="Arial" w:hAnsi="Arial" w:cs="Arial"/>
                <w:sz w:val="16"/>
              </w:rPr>
            </w:pPr>
            <w:r w:rsidRPr="0094350C">
              <w:rPr>
                <w:rFonts w:ascii="Arial" w:hAnsi="Arial" w:cs="Arial"/>
                <w:sz w:val="16"/>
              </w:rPr>
              <w:t>D_EXTREADCTRLREGCMD_CNT_U16</w:t>
            </w:r>
          </w:p>
        </w:tc>
        <w:tc>
          <w:tcPr>
            <w:tcW w:w="1590" w:type="dxa"/>
            <w:tcBorders>
              <w:top w:val="single" w:sz="6" w:space="0" w:color="auto"/>
              <w:left w:val="single" w:sz="6" w:space="0" w:color="auto"/>
              <w:bottom w:val="single" w:sz="6" w:space="0" w:color="auto"/>
              <w:right w:val="single" w:sz="6" w:space="0" w:color="auto"/>
            </w:tcBorders>
          </w:tcPr>
          <w:p w:rsidR="00036409" w:rsidRPr="0094350C" w:rsidRDefault="00036409" w:rsidP="0094350C">
            <w:pPr>
              <w:spacing w:before="60"/>
              <w:rPr>
                <w:rFonts w:ascii="Arial" w:hAnsi="Arial" w:cs="Arial"/>
                <w:sz w:val="16"/>
              </w:rPr>
            </w:pPr>
            <w:r w:rsidRPr="0094350C">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36409" w:rsidRPr="0094350C" w:rsidRDefault="00036409" w:rsidP="0094350C">
            <w:pPr>
              <w:spacing w:before="60"/>
              <w:rPr>
                <w:rFonts w:ascii="Arial" w:hAnsi="Arial" w:cs="Arial"/>
                <w:sz w:val="16"/>
              </w:rPr>
            </w:pPr>
            <w:r w:rsidRPr="0094350C">
              <w:rPr>
                <w:rFonts w:ascii="Arial" w:hAnsi="Arial" w:cs="Arial"/>
                <w:sz w:val="16"/>
              </w:rPr>
              <w:t>Cnt</w:t>
            </w:r>
          </w:p>
        </w:tc>
        <w:tc>
          <w:tcPr>
            <w:tcW w:w="1680" w:type="dxa"/>
            <w:tcBorders>
              <w:top w:val="single" w:sz="6" w:space="0" w:color="auto"/>
              <w:left w:val="single" w:sz="6" w:space="0" w:color="auto"/>
              <w:bottom w:val="single" w:sz="6" w:space="0" w:color="auto"/>
              <w:right w:val="single" w:sz="6" w:space="0" w:color="auto"/>
            </w:tcBorders>
          </w:tcPr>
          <w:p w:rsidR="00036409" w:rsidRPr="0094350C" w:rsidRDefault="00036409" w:rsidP="00F957FA">
            <w:pPr>
              <w:spacing w:before="60"/>
              <w:rPr>
                <w:rFonts w:ascii="Arial" w:hAnsi="Arial" w:cs="Arial"/>
                <w:sz w:val="16"/>
              </w:rPr>
            </w:pPr>
            <w:r w:rsidRPr="0094350C">
              <w:rPr>
                <w:rFonts w:ascii="Arial" w:hAnsi="Arial" w:cs="Arial"/>
                <w:sz w:val="16"/>
              </w:rPr>
              <w:t>0x8000</w:t>
            </w:r>
          </w:p>
        </w:tc>
      </w:tr>
      <w:tr w:rsidR="00036409" w:rsidTr="0065209E">
        <w:tc>
          <w:tcPr>
            <w:tcW w:w="3978" w:type="dxa"/>
            <w:tcBorders>
              <w:top w:val="single" w:sz="6" w:space="0" w:color="auto"/>
              <w:left w:val="single" w:sz="6" w:space="0" w:color="auto"/>
              <w:bottom w:val="single" w:sz="6" w:space="0" w:color="auto"/>
              <w:right w:val="single" w:sz="6" w:space="0" w:color="auto"/>
            </w:tcBorders>
          </w:tcPr>
          <w:p w:rsidR="00036409" w:rsidRPr="00DA3DB9" w:rsidRDefault="00036409" w:rsidP="00F957FA">
            <w:pPr>
              <w:spacing w:before="60"/>
              <w:rPr>
                <w:rFonts w:ascii="Arial" w:hAnsi="Arial" w:cs="Arial"/>
                <w:sz w:val="16"/>
              </w:rPr>
            </w:pPr>
            <w:r w:rsidRPr="00DA3DB9">
              <w:rPr>
                <w:rFonts w:ascii="Arial" w:hAnsi="Arial" w:cs="Arial"/>
                <w:sz w:val="16"/>
              </w:rPr>
              <w:t>D_NACKOCCURRED_CNT_U08</w:t>
            </w:r>
          </w:p>
        </w:tc>
        <w:tc>
          <w:tcPr>
            <w:tcW w:w="1590"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r>
              <w:rPr>
                <w:rFonts w:ascii="Arial" w:hAnsi="Arial" w:cs="Arial"/>
                <w:sz w:val="16"/>
              </w:rPr>
              <w:t>Cnt</w:t>
            </w:r>
          </w:p>
        </w:tc>
        <w:tc>
          <w:tcPr>
            <w:tcW w:w="1680"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r>
              <w:rPr>
                <w:rFonts w:ascii="Arial" w:hAnsi="Arial" w:cs="Arial"/>
                <w:sz w:val="16"/>
              </w:rPr>
              <w:t>2</w:t>
            </w:r>
          </w:p>
        </w:tc>
      </w:tr>
      <w:tr w:rsidR="00036409" w:rsidTr="0065209E">
        <w:tc>
          <w:tcPr>
            <w:tcW w:w="3978" w:type="dxa"/>
            <w:tcBorders>
              <w:top w:val="single" w:sz="6" w:space="0" w:color="auto"/>
              <w:left w:val="single" w:sz="6" w:space="0" w:color="auto"/>
              <w:bottom w:val="single" w:sz="6" w:space="0" w:color="auto"/>
              <w:right w:val="single" w:sz="6" w:space="0" w:color="auto"/>
            </w:tcBorders>
          </w:tcPr>
          <w:p w:rsidR="00036409" w:rsidRPr="00DA3DB9" w:rsidRDefault="00036409" w:rsidP="00F957FA">
            <w:pPr>
              <w:spacing w:before="60"/>
              <w:rPr>
                <w:rFonts w:ascii="Arial" w:hAnsi="Arial" w:cs="Arial"/>
                <w:sz w:val="16"/>
              </w:rPr>
            </w:pPr>
            <w:r w:rsidRPr="00DA3DB9">
              <w:rPr>
                <w:rFonts w:ascii="Arial" w:hAnsi="Arial" w:cs="Arial"/>
                <w:sz w:val="16"/>
              </w:rPr>
              <w:t>D_BBSEQERR_CNT_U08</w:t>
            </w:r>
          </w:p>
        </w:tc>
        <w:tc>
          <w:tcPr>
            <w:tcW w:w="1590"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r>
              <w:rPr>
                <w:rFonts w:ascii="Arial" w:hAnsi="Arial" w:cs="Arial"/>
                <w:sz w:val="16"/>
              </w:rPr>
              <w:t>Cnt</w:t>
            </w:r>
          </w:p>
        </w:tc>
        <w:tc>
          <w:tcPr>
            <w:tcW w:w="1680"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r>
              <w:rPr>
                <w:rFonts w:ascii="Arial" w:hAnsi="Arial" w:cs="Arial"/>
                <w:sz w:val="16"/>
              </w:rPr>
              <w:t>4</w:t>
            </w:r>
          </w:p>
        </w:tc>
      </w:tr>
      <w:tr w:rsidR="00036409" w:rsidTr="0065209E">
        <w:tc>
          <w:tcPr>
            <w:tcW w:w="3978" w:type="dxa"/>
            <w:tcBorders>
              <w:top w:val="single" w:sz="6" w:space="0" w:color="auto"/>
              <w:left w:val="single" w:sz="6" w:space="0" w:color="auto"/>
              <w:bottom w:val="single" w:sz="6" w:space="0" w:color="auto"/>
              <w:right w:val="single" w:sz="6" w:space="0" w:color="auto"/>
            </w:tcBorders>
          </w:tcPr>
          <w:p w:rsidR="00036409" w:rsidRPr="00DA3DB9" w:rsidRDefault="00036409" w:rsidP="00F957FA">
            <w:pPr>
              <w:spacing w:before="60"/>
              <w:rPr>
                <w:rFonts w:ascii="Arial" w:hAnsi="Arial" w:cs="Arial"/>
                <w:sz w:val="16"/>
              </w:rPr>
            </w:pPr>
            <w:r w:rsidRPr="00DA3DB9">
              <w:rPr>
                <w:rFonts w:ascii="Arial" w:hAnsi="Arial" w:cs="Arial"/>
                <w:sz w:val="16"/>
              </w:rPr>
              <w:t>D_TRANSNOTCOMP_CNT_U08</w:t>
            </w:r>
          </w:p>
        </w:tc>
        <w:tc>
          <w:tcPr>
            <w:tcW w:w="1590"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r>
              <w:rPr>
                <w:rFonts w:ascii="Arial" w:hAnsi="Arial" w:cs="Arial"/>
                <w:sz w:val="16"/>
              </w:rPr>
              <w:t>Cnt</w:t>
            </w:r>
          </w:p>
        </w:tc>
        <w:tc>
          <w:tcPr>
            <w:tcW w:w="1680" w:type="dxa"/>
            <w:tcBorders>
              <w:top w:val="single" w:sz="6" w:space="0" w:color="auto"/>
              <w:left w:val="single" w:sz="6" w:space="0" w:color="auto"/>
              <w:bottom w:val="single" w:sz="6" w:space="0" w:color="auto"/>
              <w:right w:val="single" w:sz="6" w:space="0" w:color="auto"/>
            </w:tcBorders>
          </w:tcPr>
          <w:p w:rsidR="00036409" w:rsidRDefault="00036409" w:rsidP="00DA3DB9">
            <w:pPr>
              <w:spacing w:before="60"/>
              <w:rPr>
                <w:rFonts w:ascii="Arial" w:hAnsi="Arial" w:cs="Arial"/>
                <w:sz w:val="16"/>
              </w:rPr>
            </w:pPr>
            <w:r>
              <w:rPr>
                <w:rFonts w:ascii="Arial" w:hAnsi="Arial" w:cs="Arial"/>
                <w:sz w:val="16"/>
              </w:rPr>
              <w:t>16</w:t>
            </w:r>
          </w:p>
        </w:tc>
      </w:tr>
      <w:tr w:rsidR="00036409" w:rsidTr="0065209E">
        <w:tc>
          <w:tcPr>
            <w:tcW w:w="3978" w:type="dxa"/>
            <w:tcBorders>
              <w:top w:val="single" w:sz="6" w:space="0" w:color="auto"/>
              <w:left w:val="single" w:sz="6" w:space="0" w:color="auto"/>
              <w:bottom w:val="single" w:sz="6" w:space="0" w:color="auto"/>
              <w:right w:val="single" w:sz="6" w:space="0" w:color="auto"/>
            </w:tcBorders>
          </w:tcPr>
          <w:p w:rsidR="00036409" w:rsidRPr="00DA3DB9" w:rsidRDefault="00036409" w:rsidP="00F957FA">
            <w:pPr>
              <w:spacing w:before="60"/>
              <w:rPr>
                <w:rFonts w:ascii="Arial" w:hAnsi="Arial" w:cs="Arial"/>
                <w:sz w:val="16"/>
              </w:rPr>
            </w:pPr>
            <w:r w:rsidRPr="00DA3DB9">
              <w:rPr>
                <w:rFonts w:ascii="Arial" w:hAnsi="Arial" w:cs="Arial"/>
                <w:sz w:val="16"/>
              </w:rPr>
              <w:t>D_ANGLEDATA_CNT_U08</w:t>
            </w:r>
          </w:p>
        </w:tc>
        <w:tc>
          <w:tcPr>
            <w:tcW w:w="1590"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r>
              <w:rPr>
                <w:rFonts w:ascii="Arial" w:hAnsi="Arial" w:cs="Arial"/>
                <w:sz w:val="16"/>
              </w:rPr>
              <w:t>Cnt</w:t>
            </w:r>
          </w:p>
        </w:tc>
        <w:tc>
          <w:tcPr>
            <w:tcW w:w="1680"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r>
              <w:rPr>
                <w:rFonts w:ascii="Arial" w:hAnsi="Arial" w:cs="Arial"/>
                <w:sz w:val="16"/>
              </w:rPr>
              <w:t>1</w:t>
            </w:r>
          </w:p>
        </w:tc>
      </w:tr>
      <w:tr w:rsidR="00036409" w:rsidTr="0065209E">
        <w:tc>
          <w:tcPr>
            <w:tcW w:w="3978" w:type="dxa"/>
            <w:tcBorders>
              <w:top w:val="single" w:sz="6" w:space="0" w:color="auto"/>
              <w:left w:val="single" w:sz="6" w:space="0" w:color="auto"/>
              <w:bottom w:val="single" w:sz="6" w:space="0" w:color="auto"/>
              <w:right w:val="single" w:sz="6" w:space="0" w:color="auto"/>
            </w:tcBorders>
          </w:tcPr>
          <w:p w:rsidR="00036409" w:rsidRPr="00DA3DB9" w:rsidRDefault="00036409" w:rsidP="00F957FA">
            <w:pPr>
              <w:spacing w:before="60"/>
              <w:rPr>
                <w:rFonts w:ascii="Arial" w:hAnsi="Arial" w:cs="Arial"/>
                <w:sz w:val="16"/>
              </w:rPr>
            </w:pPr>
            <w:r w:rsidRPr="00DA3DB9">
              <w:rPr>
                <w:rFonts w:ascii="Arial" w:hAnsi="Arial" w:cs="Arial"/>
                <w:sz w:val="16"/>
              </w:rPr>
              <w:t>D_NONE_CNT_U08</w:t>
            </w:r>
          </w:p>
        </w:tc>
        <w:tc>
          <w:tcPr>
            <w:tcW w:w="1590"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r>
              <w:rPr>
                <w:rFonts w:ascii="Arial" w:hAnsi="Arial" w:cs="Arial"/>
                <w:sz w:val="16"/>
              </w:rPr>
              <w:t>Cnt</w:t>
            </w:r>
          </w:p>
        </w:tc>
        <w:tc>
          <w:tcPr>
            <w:tcW w:w="1680"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r>
              <w:rPr>
                <w:rFonts w:ascii="Arial" w:hAnsi="Arial" w:cs="Arial"/>
                <w:sz w:val="16"/>
              </w:rPr>
              <w:t>0x00</w:t>
            </w:r>
          </w:p>
        </w:tc>
      </w:tr>
      <w:tr w:rsidR="00036409" w:rsidTr="0065209E">
        <w:tc>
          <w:tcPr>
            <w:tcW w:w="3978" w:type="dxa"/>
            <w:tcBorders>
              <w:top w:val="single" w:sz="6" w:space="0" w:color="auto"/>
              <w:left w:val="single" w:sz="6" w:space="0" w:color="auto"/>
              <w:bottom w:val="single" w:sz="6" w:space="0" w:color="auto"/>
              <w:right w:val="single" w:sz="6" w:space="0" w:color="auto"/>
            </w:tcBorders>
          </w:tcPr>
          <w:p w:rsidR="00036409" w:rsidRPr="00DA3DB9" w:rsidRDefault="00036409" w:rsidP="00F957FA">
            <w:pPr>
              <w:spacing w:before="60"/>
              <w:rPr>
                <w:rFonts w:ascii="Arial" w:hAnsi="Arial" w:cs="Arial"/>
                <w:sz w:val="16"/>
              </w:rPr>
            </w:pPr>
            <w:r w:rsidRPr="00DA3DB9">
              <w:rPr>
                <w:rFonts w:ascii="Arial" w:hAnsi="Arial" w:cs="Arial"/>
                <w:sz w:val="16"/>
              </w:rPr>
              <w:t>D_ANGLEREG_CNT_U08</w:t>
            </w:r>
          </w:p>
        </w:tc>
        <w:tc>
          <w:tcPr>
            <w:tcW w:w="1590"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r>
              <w:rPr>
                <w:rFonts w:ascii="Arial" w:hAnsi="Arial" w:cs="Arial"/>
                <w:sz w:val="16"/>
              </w:rPr>
              <w:t>Cnt</w:t>
            </w:r>
          </w:p>
        </w:tc>
        <w:tc>
          <w:tcPr>
            <w:tcW w:w="1680"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r>
              <w:rPr>
                <w:rFonts w:ascii="Arial" w:hAnsi="Arial" w:cs="Arial"/>
                <w:sz w:val="16"/>
              </w:rPr>
              <w:t>0x20</w:t>
            </w:r>
          </w:p>
        </w:tc>
      </w:tr>
      <w:tr w:rsidR="00036409" w:rsidTr="0065209E">
        <w:tc>
          <w:tcPr>
            <w:tcW w:w="3978" w:type="dxa"/>
            <w:tcBorders>
              <w:top w:val="single" w:sz="6" w:space="0" w:color="auto"/>
              <w:left w:val="single" w:sz="6" w:space="0" w:color="auto"/>
              <w:bottom w:val="single" w:sz="6" w:space="0" w:color="auto"/>
              <w:right w:val="single" w:sz="6" w:space="0" w:color="auto"/>
            </w:tcBorders>
          </w:tcPr>
          <w:p w:rsidR="00036409" w:rsidRPr="00DA3DB9" w:rsidRDefault="00036409" w:rsidP="00F957FA">
            <w:pPr>
              <w:spacing w:before="60"/>
              <w:rPr>
                <w:rFonts w:ascii="Arial" w:hAnsi="Arial" w:cs="Arial"/>
                <w:sz w:val="16"/>
              </w:rPr>
            </w:pPr>
            <w:r w:rsidRPr="00DA3DB9">
              <w:rPr>
                <w:rFonts w:ascii="Arial" w:hAnsi="Arial" w:cs="Arial"/>
                <w:sz w:val="16"/>
              </w:rPr>
              <w:t>D_CONTROLREG_CNT_U08</w:t>
            </w:r>
          </w:p>
        </w:tc>
        <w:tc>
          <w:tcPr>
            <w:tcW w:w="1590"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r>
              <w:rPr>
                <w:rFonts w:ascii="Arial" w:hAnsi="Arial" w:cs="Arial"/>
                <w:sz w:val="16"/>
              </w:rPr>
              <w:t>Cnt</w:t>
            </w:r>
          </w:p>
        </w:tc>
        <w:tc>
          <w:tcPr>
            <w:tcW w:w="1680"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r>
              <w:rPr>
                <w:rFonts w:ascii="Arial" w:hAnsi="Arial" w:cs="Arial"/>
                <w:sz w:val="16"/>
              </w:rPr>
              <w:t>0x1E</w:t>
            </w:r>
          </w:p>
        </w:tc>
      </w:tr>
      <w:tr w:rsidR="00036409" w:rsidTr="0065209E">
        <w:tc>
          <w:tcPr>
            <w:tcW w:w="3978" w:type="dxa"/>
            <w:tcBorders>
              <w:top w:val="single" w:sz="6" w:space="0" w:color="auto"/>
              <w:left w:val="single" w:sz="6" w:space="0" w:color="auto"/>
              <w:bottom w:val="single" w:sz="6" w:space="0" w:color="auto"/>
              <w:right w:val="single" w:sz="6" w:space="0" w:color="auto"/>
            </w:tcBorders>
          </w:tcPr>
          <w:p w:rsidR="00036409" w:rsidRPr="00DA3DB9" w:rsidRDefault="00036409" w:rsidP="00F957FA">
            <w:pPr>
              <w:spacing w:before="60"/>
              <w:rPr>
                <w:rFonts w:ascii="Arial" w:hAnsi="Arial" w:cs="Arial"/>
                <w:sz w:val="16"/>
              </w:rPr>
            </w:pPr>
            <w:r w:rsidRPr="00DA3DB9">
              <w:rPr>
                <w:rFonts w:ascii="Arial" w:hAnsi="Arial" w:cs="Arial"/>
                <w:sz w:val="16"/>
              </w:rPr>
              <w:t>D_ERRORREG_CNT_U08</w:t>
            </w:r>
          </w:p>
        </w:tc>
        <w:tc>
          <w:tcPr>
            <w:tcW w:w="1590"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r>
              <w:rPr>
                <w:rFonts w:ascii="Arial" w:hAnsi="Arial" w:cs="Arial"/>
                <w:sz w:val="16"/>
              </w:rPr>
              <w:t>Cnt</w:t>
            </w:r>
          </w:p>
        </w:tc>
        <w:tc>
          <w:tcPr>
            <w:tcW w:w="1680"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r>
              <w:rPr>
                <w:rFonts w:ascii="Arial" w:hAnsi="Arial" w:cs="Arial"/>
                <w:sz w:val="16"/>
              </w:rPr>
              <w:t>0x24</w:t>
            </w:r>
          </w:p>
        </w:tc>
      </w:tr>
      <w:tr w:rsidR="00036409" w:rsidTr="0065209E">
        <w:tc>
          <w:tcPr>
            <w:tcW w:w="3978" w:type="dxa"/>
            <w:tcBorders>
              <w:top w:val="single" w:sz="6" w:space="0" w:color="auto"/>
              <w:left w:val="single" w:sz="6" w:space="0" w:color="auto"/>
              <w:bottom w:val="single" w:sz="6" w:space="0" w:color="auto"/>
              <w:right w:val="single" w:sz="6" w:space="0" w:color="auto"/>
            </w:tcBorders>
          </w:tcPr>
          <w:p w:rsidR="00036409" w:rsidRPr="00DA3DB9" w:rsidRDefault="00036409" w:rsidP="00F957FA">
            <w:pPr>
              <w:spacing w:before="60"/>
              <w:rPr>
                <w:rFonts w:ascii="Arial" w:hAnsi="Arial" w:cs="Arial"/>
                <w:sz w:val="16"/>
              </w:rPr>
            </w:pPr>
            <w:r w:rsidRPr="00DA3DB9">
              <w:rPr>
                <w:rFonts w:ascii="Arial" w:hAnsi="Arial" w:cs="Arial"/>
                <w:sz w:val="16"/>
              </w:rPr>
              <w:t>D_EXTERRORREG_CNT_U08</w:t>
            </w:r>
          </w:p>
        </w:tc>
        <w:tc>
          <w:tcPr>
            <w:tcW w:w="1590"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r>
              <w:rPr>
                <w:rFonts w:ascii="Arial" w:hAnsi="Arial" w:cs="Arial"/>
                <w:sz w:val="16"/>
              </w:rPr>
              <w:t>Cnt</w:t>
            </w:r>
          </w:p>
        </w:tc>
        <w:tc>
          <w:tcPr>
            <w:tcW w:w="1680"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r>
              <w:rPr>
                <w:rFonts w:ascii="Arial" w:hAnsi="Arial" w:cs="Arial"/>
                <w:sz w:val="16"/>
              </w:rPr>
              <w:t>0x26</w:t>
            </w:r>
          </w:p>
        </w:tc>
      </w:tr>
      <w:tr w:rsidR="00036409" w:rsidTr="0065209E">
        <w:tc>
          <w:tcPr>
            <w:tcW w:w="3978"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r w:rsidRPr="00DA3DB9">
              <w:rPr>
                <w:rFonts w:ascii="Arial" w:hAnsi="Arial" w:cs="Arial"/>
                <w:sz w:val="16"/>
              </w:rPr>
              <w:t>D_STATUSREG_CNT_U08</w:t>
            </w:r>
          </w:p>
        </w:tc>
        <w:tc>
          <w:tcPr>
            <w:tcW w:w="1590"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r>
              <w:rPr>
                <w:rFonts w:ascii="Arial" w:hAnsi="Arial" w:cs="Arial"/>
                <w:sz w:val="16"/>
              </w:rPr>
              <w:t>Cnt</w:t>
            </w:r>
          </w:p>
        </w:tc>
        <w:tc>
          <w:tcPr>
            <w:tcW w:w="1680" w:type="dxa"/>
            <w:tcBorders>
              <w:top w:val="single" w:sz="6" w:space="0" w:color="auto"/>
              <w:left w:val="single" w:sz="6" w:space="0" w:color="auto"/>
              <w:bottom w:val="single" w:sz="6" w:space="0" w:color="auto"/>
              <w:right w:val="single" w:sz="6" w:space="0" w:color="auto"/>
            </w:tcBorders>
          </w:tcPr>
          <w:p w:rsidR="00036409" w:rsidRDefault="00036409" w:rsidP="00F957FA">
            <w:pPr>
              <w:spacing w:before="60"/>
              <w:rPr>
                <w:rFonts w:ascii="Arial" w:hAnsi="Arial" w:cs="Arial"/>
                <w:sz w:val="16"/>
              </w:rPr>
            </w:pPr>
            <w:r>
              <w:rPr>
                <w:rFonts w:ascii="Arial" w:hAnsi="Arial" w:cs="Arial"/>
                <w:sz w:val="16"/>
              </w:rPr>
              <w:t>0x22</w:t>
            </w:r>
          </w:p>
        </w:tc>
      </w:tr>
      <w:tr w:rsidR="00036409" w:rsidTr="0065209E">
        <w:tc>
          <w:tcPr>
            <w:tcW w:w="3978" w:type="dxa"/>
            <w:tcBorders>
              <w:top w:val="single" w:sz="6" w:space="0" w:color="auto"/>
              <w:left w:val="single" w:sz="6" w:space="0" w:color="auto"/>
              <w:bottom w:val="single" w:sz="6" w:space="0" w:color="auto"/>
              <w:right w:val="single" w:sz="6" w:space="0" w:color="auto"/>
            </w:tcBorders>
          </w:tcPr>
          <w:p w:rsidR="00036409" w:rsidRPr="0016033E" w:rsidRDefault="00036409" w:rsidP="00F957FA">
            <w:pPr>
              <w:spacing w:before="60"/>
              <w:rPr>
                <w:rFonts w:ascii="Arial" w:hAnsi="Arial" w:cs="Arial"/>
                <w:sz w:val="16"/>
              </w:rPr>
            </w:pPr>
            <w:r w:rsidRPr="0016033E">
              <w:rPr>
                <w:rFonts w:ascii="Arial" w:hAnsi="Arial" w:cs="Arial"/>
                <w:sz w:val="16"/>
              </w:rPr>
              <w:lastRenderedPageBreak/>
              <w:t>D_RECVOVERRUNERR_CNT_U08</w:t>
            </w:r>
          </w:p>
        </w:tc>
        <w:tc>
          <w:tcPr>
            <w:tcW w:w="1590" w:type="dxa"/>
            <w:tcBorders>
              <w:top w:val="single" w:sz="6" w:space="0" w:color="auto"/>
              <w:left w:val="single" w:sz="6" w:space="0" w:color="auto"/>
              <w:bottom w:val="single" w:sz="6" w:space="0" w:color="auto"/>
              <w:right w:val="single" w:sz="6" w:space="0" w:color="auto"/>
            </w:tcBorders>
          </w:tcPr>
          <w:p w:rsidR="00036409" w:rsidRPr="0016033E" w:rsidRDefault="00036409"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36409" w:rsidRPr="0016033E" w:rsidRDefault="00036409" w:rsidP="00F957FA">
            <w:pPr>
              <w:spacing w:before="60"/>
              <w:rPr>
                <w:rFonts w:ascii="Arial" w:hAnsi="Arial" w:cs="Arial"/>
                <w:sz w:val="16"/>
              </w:rPr>
            </w:pPr>
            <w:r w:rsidRPr="0016033E">
              <w:rPr>
                <w:rFonts w:ascii="Arial" w:hAnsi="Arial" w:cs="Arial"/>
                <w:sz w:val="16"/>
              </w:rPr>
              <w:t>Cnt</w:t>
            </w:r>
          </w:p>
        </w:tc>
        <w:tc>
          <w:tcPr>
            <w:tcW w:w="1680" w:type="dxa"/>
            <w:tcBorders>
              <w:top w:val="single" w:sz="6" w:space="0" w:color="auto"/>
              <w:left w:val="single" w:sz="6" w:space="0" w:color="auto"/>
              <w:bottom w:val="single" w:sz="6" w:space="0" w:color="auto"/>
              <w:right w:val="single" w:sz="6" w:space="0" w:color="auto"/>
            </w:tcBorders>
          </w:tcPr>
          <w:p w:rsidR="00036409" w:rsidRPr="0016033E" w:rsidRDefault="00036409" w:rsidP="00F957FA">
            <w:pPr>
              <w:spacing w:before="60"/>
              <w:rPr>
                <w:rFonts w:ascii="Arial" w:hAnsi="Arial" w:cs="Arial"/>
                <w:sz w:val="16"/>
              </w:rPr>
            </w:pPr>
            <w:r w:rsidRPr="0016033E">
              <w:rPr>
                <w:rFonts w:ascii="Arial" w:hAnsi="Arial" w:cs="Arial"/>
                <w:sz w:val="16"/>
              </w:rPr>
              <w:t>0x08</w:t>
            </w:r>
          </w:p>
        </w:tc>
      </w:tr>
      <w:tr w:rsidR="00036409" w:rsidTr="0065209E">
        <w:tc>
          <w:tcPr>
            <w:tcW w:w="3978" w:type="dxa"/>
            <w:tcBorders>
              <w:top w:val="single" w:sz="6" w:space="0" w:color="auto"/>
              <w:left w:val="single" w:sz="6" w:space="0" w:color="auto"/>
              <w:bottom w:val="single" w:sz="6" w:space="0" w:color="auto"/>
              <w:right w:val="single" w:sz="6" w:space="0" w:color="auto"/>
            </w:tcBorders>
          </w:tcPr>
          <w:p w:rsidR="00036409" w:rsidRPr="0094350C" w:rsidRDefault="00036409" w:rsidP="00F957FA">
            <w:pPr>
              <w:spacing w:before="60"/>
              <w:rPr>
                <w:rFonts w:ascii="Arial" w:hAnsi="Arial" w:cs="Arial"/>
                <w:sz w:val="16"/>
              </w:rPr>
            </w:pPr>
            <w:r w:rsidRPr="0094350C">
              <w:rPr>
                <w:rFonts w:ascii="Arial" w:hAnsi="Arial" w:cs="Arial"/>
                <w:sz w:val="16"/>
              </w:rPr>
              <w:t>D_SENSINITDELAY_MS_U08</w:t>
            </w:r>
          </w:p>
        </w:tc>
        <w:tc>
          <w:tcPr>
            <w:tcW w:w="1590" w:type="dxa"/>
            <w:tcBorders>
              <w:top w:val="single" w:sz="6" w:space="0" w:color="auto"/>
              <w:left w:val="single" w:sz="6" w:space="0" w:color="auto"/>
              <w:bottom w:val="single" w:sz="6" w:space="0" w:color="auto"/>
              <w:right w:val="single" w:sz="6" w:space="0" w:color="auto"/>
            </w:tcBorders>
          </w:tcPr>
          <w:p w:rsidR="00036409" w:rsidRPr="0094350C" w:rsidRDefault="00036409" w:rsidP="00F957FA">
            <w:pPr>
              <w:spacing w:before="60"/>
              <w:rPr>
                <w:rFonts w:ascii="Arial" w:hAnsi="Arial" w:cs="Arial"/>
                <w:sz w:val="16"/>
              </w:rPr>
            </w:pPr>
            <w:r w:rsidRPr="0094350C">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36409" w:rsidRPr="0094350C" w:rsidRDefault="00036409" w:rsidP="00F957FA">
            <w:pPr>
              <w:spacing w:before="60"/>
              <w:rPr>
                <w:rFonts w:ascii="Arial" w:hAnsi="Arial" w:cs="Arial"/>
                <w:sz w:val="16"/>
              </w:rPr>
            </w:pPr>
            <w:r w:rsidRPr="0094350C">
              <w:rPr>
                <w:rFonts w:ascii="Arial" w:hAnsi="Arial" w:cs="Arial"/>
                <w:sz w:val="16"/>
              </w:rPr>
              <w:t>mS</w:t>
            </w:r>
          </w:p>
        </w:tc>
        <w:tc>
          <w:tcPr>
            <w:tcW w:w="1680" w:type="dxa"/>
            <w:tcBorders>
              <w:top w:val="single" w:sz="6" w:space="0" w:color="auto"/>
              <w:left w:val="single" w:sz="6" w:space="0" w:color="auto"/>
              <w:bottom w:val="single" w:sz="6" w:space="0" w:color="auto"/>
              <w:right w:val="single" w:sz="6" w:space="0" w:color="auto"/>
            </w:tcBorders>
          </w:tcPr>
          <w:p w:rsidR="00036409" w:rsidRPr="0094350C" w:rsidRDefault="00036409" w:rsidP="00F957FA">
            <w:pPr>
              <w:spacing w:before="60"/>
              <w:rPr>
                <w:rFonts w:ascii="Arial" w:hAnsi="Arial" w:cs="Arial"/>
                <w:sz w:val="16"/>
              </w:rPr>
            </w:pPr>
            <w:r w:rsidRPr="0094350C">
              <w:rPr>
                <w:rFonts w:ascii="Arial" w:hAnsi="Arial" w:cs="Arial"/>
                <w:sz w:val="16"/>
              </w:rPr>
              <w:t>32</w:t>
            </w:r>
          </w:p>
        </w:tc>
      </w:tr>
      <w:tr w:rsidR="00036409" w:rsidTr="0065209E">
        <w:tc>
          <w:tcPr>
            <w:tcW w:w="3978" w:type="dxa"/>
            <w:tcBorders>
              <w:top w:val="single" w:sz="6" w:space="0" w:color="auto"/>
              <w:left w:val="single" w:sz="6" w:space="0" w:color="auto"/>
              <w:bottom w:val="single" w:sz="6" w:space="0" w:color="auto"/>
              <w:right w:val="single" w:sz="6" w:space="0" w:color="auto"/>
            </w:tcBorders>
          </w:tcPr>
          <w:p w:rsidR="00036409" w:rsidRPr="0094350C" w:rsidRDefault="00036409" w:rsidP="00F957FA">
            <w:pPr>
              <w:spacing w:before="60"/>
              <w:rPr>
                <w:rFonts w:ascii="Arial" w:hAnsi="Arial" w:cs="Arial"/>
                <w:sz w:val="16"/>
              </w:rPr>
            </w:pPr>
            <w:r w:rsidRPr="0094350C">
              <w:rPr>
                <w:rFonts w:ascii="Arial" w:hAnsi="Arial" w:cs="Arial"/>
                <w:sz w:val="16"/>
              </w:rPr>
              <w:t>D_CMDFAILED_CNT_U08</w:t>
            </w:r>
          </w:p>
        </w:tc>
        <w:tc>
          <w:tcPr>
            <w:tcW w:w="1590" w:type="dxa"/>
            <w:tcBorders>
              <w:top w:val="single" w:sz="6" w:space="0" w:color="auto"/>
              <w:left w:val="single" w:sz="6" w:space="0" w:color="auto"/>
              <w:bottom w:val="single" w:sz="6" w:space="0" w:color="auto"/>
              <w:right w:val="single" w:sz="6" w:space="0" w:color="auto"/>
            </w:tcBorders>
          </w:tcPr>
          <w:p w:rsidR="00036409" w:rsidRPr="0094350C" w:rsidRDefault="00036409" w:rsidP="0094350C">
            <w:pPr>
              <w:spacing w:before="60"/>
              <w:rPr>
                <w:rFonts w:ascii="Arial" w:hAnsi="Arial" w:cs="Arial"/>
                <w:sz w:val="16"/>
              </w:rPr>
            </w:pPr>
            <w:r w:rsidRPr="0094350C">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36409" w:rsidRPr="0094350C" w:rsidRDefault="00036409" w:rsidP="0094350C">
            <w:pPr>
              <w:spacing w:before="60"/>
              <w:rPr>
                <w:rFonts w:ascii="Arial" w:hAnsi="Arial" w:cs="Arial"/>
                <w:sz w:val="16"/>
              </w:rPr>
            </w:pPr>
            <w:r w:rsidRPr="0094350C">
              <w:rPr>
                <w:rFonts w:ascii="Arial" w:hAnsi="Arial" w:cs="Arial"/>
                <w:sz w:val="16"/>
              </w:rPr>
              <w:t>Cnt</w:t>
            </w:r>
          </w:p>
        </w:tc>
        <w:tc>
          <w:tcPr>
            <w:tcW w:w="1680" w:type="dxa"/>
            <w:tcBorders>
              <w:top w:val="single" w:sz="6" w:space="0" w:color="auto"/>
              <w:left w:val="single" w:sz="6" w:space="0" w:color="auto"/>
              <w:bottom w:val="single" w:sz="6" w:space="0" w:color="auto"/>
              <w:right w:val="single" w:sz="6" w:space="0" w:color="auto"/>
            </w:tcBorders>
          </w:tcPr>
          <w:p w:rsidR="00036409" w:rsidRPr="0094350C" w:rsidRDefault="00036409" w:rsidP="00F957FA">
            <w:pPr>
              <w:spacing w:before="60"/>
              <w:rPr>
                <w:rFonts w:ascii="Arial" w:hAnsi="Arial" w:cs="Arial"/>
                <w:sz w:val="16"/>
              </w:rPr>
            </w:pPr>
            <w:r w:rsidRPr="0094350C">
              <w:rPr>
                <w:rFonts w:ascii="Arial" w:hAnsi="Arial" w:cs="Arial"/>
                <w:sz w:val="16"/>
              </w:rPr>
              <w:t>0x20</w:t>
            </w:r>
          </w:p>
        </w:tc>
      </w:tr>
      <w:tr w:rsidR="00036409" w:rsidTr="0065209E">
        <w:tc>
          <w:tcPr>
            <w:tcW w:w="3978" w:type="dxa"/>
            <w:tcBorders>
              <w:top w:val="single" w:sz="6" w:space="0" w:color="auto"/>
              <w:left w:val="single" w:sz="6" w:space="0" w:color="auto"/>
              <w:bottom w:val="single" w:sz="6" w:space="0" w:color="auto"/>
              <w:right w:val="single" w:sz="6" w:space="0" w:color="auto"/>
            </w:tcBorders>
          </w:tcPr>
          <w:p w:rsidR="00036409" w:rsidRPr="0094350C" w:rsidRDefault="00036409" w:rsidP="00F957FA">
            <w:pPr>
              <w:spacing w:before="60"/>
              <w:rPr>
                <w:rFonts w:ascii="Arial" w:hAnsi="Arial" w:cs="Arial"/>
                <w:sz w:val="16"/>
              </w:rPr>
            </w:pPr>
            <w:r w:rsidRPr="0094350C">
              <w:rPr>
                <w:rFonts w:ascii="Arial" w:hAnsi="Arial" w:cs="Arial"/>
                <w:sz w:val="16"/>
              </w:rPr>
              <w:t>D_EXTREADADDRREG_CNT_U08</w:t>
            </w:r>
          </w:p>
        </w:tc>
        <w:tc>
          <w:tcPr>
            <w:tcW w:w="1590" w:type="dxa"/>
            <w:tcBorders>
              <w:top w:val="single" w:sz="6" w:space="0" w:color="auto"/>
              <w:left w:val="single" w:sz="6" w:space="0" w:color="auto"/>
              <w:bottom w:val="single" w:sz="6" w:space="0" w:color="auto"/>
              <w:right w:val="single" w:sz="6" w:space="0" w:color="auto"/>
            </w:tcBorders>
          </w:tcPr>
          <w:p w:rsidR="00036409" w:rsidRPr="0094350C" w:rsidRDefault="00036409" w:rsidP="0094350C">
            <w:pPr>
              <w:spacing w:before="60"/>
              <w:rPr>
                <w:rFonts w:ascii="Arial" w:hAnsi="Arial" w:cs="Arial"/>
                <w:sz w:val="16"/>
              </w:rPr>
            </w:pPr>
            <w:r w:rsidRPr="0094350C">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36409" w:rsidRPr="0094350C" w:rsidRDefault="00036409" w:rsidP="0094350C">
            <w:pPr>
              <w:spacing w:before="60"/>
              <w:rPr>
                <w:rFonts w:ascii="Arial" w:hAnsi="Arial" w:cs="Arial"/>
                <w:sz w:val="16"/>
              </w:rPr>
            </w:pPr>
            <w:r w:rsidRPr="0094350C">
              <w:rPr>
                <w:rFonts w:ascii="Arial" w:hAnsi="Arial" w:cs="Arial"/>
                <w:sz w:val="16"/>
              </w:rPr>
              <w:t>Cnt</w:t>
            </w:r>
          </w:p>
        </w:tc>
        <w:tc>
          <w:tcPr>
            <w:tcW w:w="1680" w:type="dxa"/>
            <w:tcBorders>
              <w:top w:val="single" w:sz="6" w:space="0" w:color="auto"/>
              <w:left w:val="single" w:sz="6" w:space="0" w:color="auto"/>
              <w:bottom w:val="single" w:sz="6" w:space="0" w:color="auto"/>
              <w:right w:val="single" w:sz="6" w:space="0" w:color="auto"/>
            </w:tcBorders>
          </w:tcPr>
          <w:p w:rsidR="00036409" w:rsidRPr="0094350C" w:rsidRDefault="00036409" w:rsidP="00F957FA">
            <w:pPr>
              <w:spacing w:before="60"/>
              <w:rPr>
                <w:rFonts w:ascii="Arial" w:hAnsi="Arial" w:cs="Arial"/>
                <w:sz w:val="16"/>
              </w:rPr>
            </w:pPr>
            <w:r w:rsidRPr="0094350C">
              <w:rPr>
                <w:rFonts w:ascii="Arial" w:hAnsi="Arial" w:cs="Arial"/>
                <w:sz w:val="16"/>
              </w:rPr>
              <w:t>0x0A</w:t>
            </w:r>
          </w:p>
        </w:tc>
      </w:tr>
      <w:tr w:rsidR="00036409" w:rsidTr="0065209E">
        <w:tc>
          <w:tcPr>
            <w:tcW w:w="3978" w:type="dxa"/>
            <w:tcBorders>
              <w:top w:val="single" w:sz="6" w:space="0" w:color="auto"/>
              <w:left w:val="single" w:sz="6" w:space="0" w:color="auto"/>
              <w:bottom w:val="single" w:sz="6" w:space="0" w:color="auto"/>
              <w:right w:val="single" w:sz="6" w:space="0" w:color="auto"/>
            </w:tcBorders>
          </w:tcPr>
          <w:p w:rsidR="00036409" w:rsidRPr="0094350C" w:rsidRDefault="00036409" w:rsidP="00F957FA">
            <w:pPr>
              <w:spacing w:before="60"/>
              <w:rPr>
                <w:rFonts w:ascii="Arial" w:hAnsi="Arial" w:cs="Arial"/>
                <w:sz w:val="16"/>
              </w:rPr>
            </w:pPr>
            <w:r w:rsidRPr="0094350C">
              <w:rPr>
                <w:rFonts w:ascii="Arial" w:hAnsi="Arial" w:cs="Arial"/>
                <w:sz w:val="16"/>
              </w:rPr>
              <w:t>D_EXTREADCTRLREG_CNT_U08</w:t>
            </w:r>
          </w:p>
        </w:tc>
        <w:tc>
          <w:tcPr>
            <w:tcW w:w="1590" w:type="dxa"/>
            <w:tcBorders>
              <w:top w:val="single" w:sz="6" w:space="0" w:color="auto"/>
              <w:left w:val="single" w:sz="6" w:space="0" w:color="auto"/>
              <w:bottom w:val="single" w:sz="6" w:space="0" w:color="auto"/>
              <w:right w:val="single" w:sz="6" w:space="0" w:color="auto"/>
            </w:tcBorders>
          </w:tcPr>
          <w:p w:rsidR="00036409" w:rsidRPr="0094350C" w:rsidRDefault="00036409" w:rsidP="0094350C">
            <w:pPr>
              <w:spacing w:before="60"/>
              <w:rPr>
                <w:rFonts w:ascii="Arial" w:hAnsi="Arial" w:cs="Arial"/>
                <w:sz w:val="16"/>
              </w:rPr>
            </w:pPr>
            <w:r w:rsidRPr="0094350C">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36409" w:rsidRPr="0094350C" w:rsidRDefault="00036409" w:rsidP="0094350C">
            <w:pPr>
              <w:spacing w:before="60"/>
              <w:rPr>
                <w:rFonts w:ascii="Arial" w:hAnsi="Arial" w:cs="Arial"/>
                <w:sz w:val="16"/>
              </w:rPr>
            </w:pPr>
            <w:r w:rsidRPr="0094350C">
              <w:rPr>
                <w:rFonts w:ascii="Arial" w:hAnsi="Arial" w:cs="Arial"/>
                <w:sz w:val="16"/>
              </w:rPr>
              <w:t>Cnt</w:t>
            </w:r>
          </w:p>
        </w:tc>
        <w:tc>
          <w:tcPr>
            <w:tcW w:w="1680" w:type="dxa"/>
            <w:tcBorders>
              <w:top w:val="single" w:sz="6" w:space="0" w:color="auto"/>
              <w:left w:val="single" w:sz="6" w:space="0" w:color="auto"/>
              <w:bottom w:val="single" w:sz="6" w:space="0" w:color="auto"/>
              <w:right w:val="single" w:sz="6" w:space="0" w:color="auto"/>
            </w:tcBorders>
          </w:tcPr>
          <w:p w:rsidR="00036409" w:rsidRPr="0094350C" w:rsidRDefault="00036409" w:rsidP="00F957FA">
            <w:pPr>
              <w:spacing w:before="60"/>
              <w:rPr>
                <w:rFonts w:ascii="Arial" w:hAnsi="Arial" w:cs="Arial"/>
                <w:sz w:val="16"/>
              </w:rPr>
            </w:pPr>
            <w:r w:rsidRPr="0094350C">
              <w:rPr>
                <w:rFonts w:ascii="Arial" w:hAnsi="Arial" w:cs="Arial"/>
                <w:sz w:val="16"/>
              </w:rPr>
              <w:t>0x0C</w:t>
            </w:r>
          </w:p>
        </w:tc>
      </w:tr>
      <w:tr w:rsidR="00036409" w:rsidTr="0065209E">
        <w:tc>
          <w:tcPr>
            <w:tcW w:w="3978" w:type="dxa"/>
            <w:tcBorders>
              <w:top w:val="single" w:sz="6" w:space="0" w:color="auto"/>
              <w:left w:val="single" w:sz="6" w:space="0" w:color="auto"/>
              <w:bottom w:val="single" w:sz="6" w:space="0" w:color="auto"/>
              <w:right w:val="single" w:sz="6" w:space="0" w:color="auto"/>
            </w:tcBorders>
          </w:tcPr>
          <w:p w:rsidR="00036409" w:rsidRPr="0094350C" w:rsidRDefault="00036409" w:rsidP="00F957FA">
            <w:pPr>
              <w:spacing w:before="60"/>
              <w:rPr>
                <w:rFonts w:ascii="Arial" w:hAnsi="Arial" w:cs="Arial"/>
                <w:sz w:val="16"/>
              </w:rPr>
            </w:pPr>
            <w:r w:rsidRPr="0094350C">
              <w:rPr>
                <w:rFonts w:ascii="Arial" w:hAnsi="Arial" w:cs="Arial"/>
                <w:sz w:val="16"/>
              </w:rPr>
              <w:t>D_EXTREADDATREG_CNT_U08</w:t>
            </w:r>
          </w:p>
        </w:tc>
        <w:tc>
          <w:tcPr>
            <w:tcW w:w="1590" w:type="dxa"/>
            <w:tcBorders>
              <w:top w:val="single" w:sz="6" w:space="0" w:color="auto"/>
              <w:left w:val="single" w:sz="6" w:space="0" w:color="auto"/>
              <w:bottom w:val="single" w:sz="6" w:space="0" w:color="auto"/>
              <w:right w:val="single" w:sz="6" w:space="0" w:color="auto"/>
            </w:tcBorders>
          </w:tcPr>
          <w:p w:rsidR="00036409" w:rsidRPr="0094350C" w:rsidRDefault="00036409" w:rsidP="0094350C">
            <w:pPr>
              <w:spacing w:before="60"/>
              <w:rPr>
                <w:rFonts w:ascii="Arial" w:hAnsi="Arial" w:cs="Arial"/>
                <w:sz w:val="16"/>
              </w:rPr>
            </w:pPr>
            <w:r w:rsidRPr="0094350C">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36409" w:rsidRPr="0094350C" w:rsidRDefault="00036409" w:rsidP="0094350C">
            <w:pPr>
              <w:spacing w:before="60"/>
              <w:rPr>
                <w:rFonts w:ascii="Arial" w:hAnsi="Arial" w:cs="Arial"/>
                <w:sz w:val="16"/>
              </w:rPr>
            </w:pPr>
            <w:r w:rsidRPr="0094350C">
              <w:rPr>
                <w:rFonts w:ascii="Arial" w:hAnsi="Arial" w:cs="Arial"/>
                <w:sz w:val="16"/>
              </w:rPr>
              <w:t>Cnt</w:t>
            </w:r>
          </w:p>
        </w:tc>
        <w:tc>
          <w:tcPr>
            <w:tcW w:w="1680" w:type="dxa"/>
            <w:tcBorders>
              <w:top w:val="single" w:sz="6" w:space="0" w:color="auto"/>
              <w:left w:val="single" w:sz="6" w:space="0" w:color="auto"/>
              <w:bottom w:val="single" w:sz="6" w:space="0" w:color="auto"/>
              <w:right w:val="single" w:sz="6" w:space="0" w:color="auto"/>
            </w:tcBorders>
          </w:tcPr>
          <w:p w:rsidR="00036409" w:rsidRPr="0094350C" w:rsidRDefault="00036409" w:rsidP="00F957FA">
            <w:pPr>
              <w:spacing w:before="60"/>
              <w:rPr>
                <w:rFonts w:ascii="Arial" w:hAnsi="Arial" w:cs="Arial"/>
                <w:sz w:val="16"/>
              </w:rPr>
            </w:pPr>
            <w:r w:rsidRPr="0094350C">
              <w:rPr>
                <w:rFonts w:ascii="Arial" w:hAnsi="Arial" w:cs="Arial"/>
                <w:sz w:val="16"/>
              </w:rPr>
              <w:t>0x0E</w:t>
            </w:r>
          </w:p>
        </w:tc>
      </w:tr>
      <w:tr w:rsidR="00036409" w:rsidTr="0065209E">
        <w:tc>
          <w:tcPr>
            <w:tcW w:w="3978" w:type="dxa"/>
            <w:tcBorders>
              <w:top w:val="single" w:sz="6" w:space="0" w:color="auto"/>
              <w:left w:val="single" w:sz="6" w:space="0" w:color="auto"/>
              <w:bottom w:val="single" w:sz="6" w:space="0" w:color="auto"/>
              <w:right w:val="single" w:sz="6" w:space="0" w:color="auto"/>
            </w:tcBorders>
          </w:tcPr>
          <w:p w:rsidR="00036409" w:rsidRPr="0094350C" w:rsidRDefault="00036409" w:rsidP="00F957FA">
            <w:pPr>
              <w:spacing w:before="60"/>
              <w:rPr>
                <w:rFonts w:ascii="Arial" w:hAnsi="Arial" w:cs="Arial"/>
                <w:sz w:val="16"/>
              </w:rPr>
            </w:pPr>
            <w:r w:rsidRPr="0094350C">
              <w:rPr>
                <w:rFonts w:ascii="Arial" w:hAnsi="Arial" w:cs="Arial"/>
                <w:sz w:val="16"/>
              </w:rPr>
              <w:t>D_MAXATTEMPTSFORCUSTDATREAD_CNT_U08</w:t>
            </w:r>
          </w:p>
        </w:tc>
        <w:tc>
          <w:tcPr>
            <w:tcW w:w="1590" w:type="dxa"/>
            <w:tcBorders>
              <w:top w:val="single" w:sz="6" w:space="0" w:color="auto"/>
              <w:left w:val="single" w:sz="6" w:space="0" w:color="auto"/>
              <w:bottom w:val="single" w:sz="6" w:space="0" w:color="auto"/>
              <w:right w:val="single" w:sz="6" w:space="0" w:color="auto"/>
            </w:tcBorders>
          </w:tcPr>
          <w:p w:rsidR="00036409" w:rsidRPr="0094350C" w:rsidRDefault="00036409" w:rsidP="00F957FA">
            <w:pPr>
              <w:spacing w:before="60"/>
              <w:rPr>
                <w:rFonts w:ascii="Arial" w:hAnsi="Arial" w:cs="Arial"/>
                <w:sz w:val="16"/>
              </w:rPr>
            </w:pPr>
            <w:r w:rsidRPr="0094350C">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36409" w:rsidRPr="0094350C" w:rsidRDefault="00036409" w:rsidP="00F957FA">
            <w:pPr>
              <w:spacing w:before="60"/>
              <w:rPr>
                <w:rFonts w:ascii="Arial" w:hAnsi="Arial" w:cs="Arial"/>
                <w:sz w:val="16"/>
              </w:rPr>
            </w:pPr>
            <w:r w:rsidRPr="0094350C">
              <w:rPr>
                <w:rFonts w:ascii="Arial" w:hAnsi="Arial" w:cs="Arial"/>
                <w:sz w:val="16"/>
              </w:rPr>
              <w:t>Cnt</w:t>
            </w:r>
          </w:p>
        </w:tc>
        <w:tc>
          <w:tcPr>
            <w:tcW w:w="1680" w:type="dxa"/>
            <w:tcBorders>
              <w:top w:val="single" w:sz="6" w:space="0" w:color="auto"/>
              <w:left w:val="single" w:sz="6" w:space="0" w:color="auto"/>
              <w:bottom w:val="single" w:sz="6" w:space="0" w:color="auto"/>
              <w:right w:val="single" w:sz="6" w:space="0" w:color="auto"/>
            </w:tcBorders>
          </w:tcPr>
          <w:p w:rsidR="00036409" w:rsidRPr="0094350C" w:rsidRDefault="00036409" w:rsidP="00F957FA">
            <w:pPr>
              <w:spacing w:before="60"/>
              <w:rPr>
                <w:rFonts w:ascii="Arial" w:hAnsi="Arial" w:cs="Arial"/>
                <w:sz w:val="16"/>
              </w:rPr>
            </w:pPr>
            <w:r w:rsidRPr="0094350C">
              <w:rPr>
                <w:rFonts w:ascii="Arial" w:hAnsi="Arial" w:cs="Arial"/>
                <w:sz w:val="16"/>
              </w:rPr>
              <w:t>10</w:t>
            </w:r>
          </w:p>
        </w:tc>
      </w:tr>
      <w:tr w:rsidR="00476603" w:rsidTr="0065209E">
        <w:tc>
          <w:tcPr>
            <w:tcW w:w="3978" w:type="dxa"/>
            <w:tcBorders>
              <w:top w:val="single" w:sz="6" w:space="0" w:color="auto"/>
              <w:left w:val="single" w:sz="6" w:space="0" w:color="auto"/>
              <w:bottom w:val="single" w:sz="6" w:space="0" w:color="auto"/>
              <w:right w:val="single" w:sz="6" w:space="0" w:color="auto"/>
            </w:tcBorders>
          </w:tcPr>
          <w:p w:rsidR="00476603" w:rsidRPr="0094350C" w:rsidRDefault="00476603" w:rsidP="00F957FA">
            <w:pPr>
              <w:spacing w:before="60"/>
              <w:rPr>
                <w:rFonts w:ascii="Arial" w:hAnsi="Arial" w:cs="Arial"/>
                <w:sz w:val="16"/>
              </w:rPr>
            </w:pPr>
            <w:r w:rsidRPr="00476603">
              <w:rPr>
                <w:rFonts w:ascii="Arial" w:hAnsi="Arial" w:cs="Arial"/>
                <w:sz w:val="16"/>
              </w:rPr>
              <w:t>D_SENSINITNOTDONE_CNT_U08</w:t>
            </w:r>
          </w:p>
        </w:tc>
        <w:tc>
          <w:tcPr>
            <w:tcW w:w="1590" w:type="dxa"/>
            <w:tcBorders>
              <w:top w:val="single" w:sz="6" w:space="0" w:color="auto"/>
              <w:left w:val="single" w:sz="6" w:space="0" w:color="auto"/>
              <w:bottom w:val="single" w:sz="6" w:space="0" w:color="auto"/>
              <w:right w:val="single" w:sz="6" w:space="0" w:color="auto"/>
            </w:tcBorders>
          </w:tcPr>
          <w:p w:rsidR="00476603" w:rsidRPr="0094350C" w:rsidRDefault="00476603"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476603" w:rsidRPr="0094350C" w:rsidRDefault="00476603" w:rsidP="00F957FA">
            <w:pPr>
              <w:spacing w:before="60"/>
              <w:rPr>
                <w:rFonts w:ascii="Arial" w:hAnsi="Arial" w:cs="Arial"/>
                <w:sz w:val="16"/>
              </w:rPr>
            </w:pPr>
            <w:r>
              <w:rPr>
                <w:rFonts w:ascii="Arial" w:hAnsi="Arial" w:cs="Arial"/>
                <w:sz w:val="16"/>
              </w:rPr>
              <w:t>Cnt</w:t>
            </w:r>
          </w:p>
        </w:tc>
        <w:tc>
          <w:tcPr>
            <w:tcW w:w="1680" w:type="dxa"/>
            <w:tcBorders>
              <w:top w:val="single" w:sz="6" w:space="0" w:color="auto"/>
              <w:left w:val="single" w:sz="6" w:space="0" w:color="auto"/>
              <w:bottom w:val="single" w:sz="6" w:space="0" w:color="auto"/>
              <w:right w:val="single" w:sz="6" w:space="0" w:color="auto"/>
            </w:tcBorders>
          </w:tcPr>
          <w:p w:rsidR="00476603" w:rsidRPr="0094350C" w:rsidRDefault="00476603" w:rsidP="00F957FA">
            <w:pPr>
              <w:spacing w:before="60"/>
              <w:rPr>
                <w:rFonts w:ascii="Arial" w:hAnsi="Arial" w:cs="Arial"/>
                <w:sz w:val="16"/>
              </w:rPr>
            </w:pPr>
            <w:r>
              <w:rPr>
                <w:rFonts w:ascii="Arial" w:hAnsi="Arial" w:cs="Arial"/>
                <w:sz w:val="16"/>
              </w:rPr>
              <w:t>1&lt;&lt;7U (0x80)</w:t>
            </w:r>
          </w:p>
        </w:tc>
      </w:tr>
      <w:tr w:rsidR="00476603" w:rsidTr="0065209E">
        <w:tc>
          <w:tcPr>
            <w:tcW w:w="3978" w:type="dxa"/>
            <w:tcBorders>
              <w:top w:val="single" w:sz="6" w:space="0" w:color="auto"/>
              <w:left w:val="single" w:sz="6" w:space="0" w:color="auto"/>
              <w:bottom w:val="single" w:sz="6" w:space="0" w:color="auto"/>
              <w:right w:val="single" w:sz="6" w:space="0" w:color="auto"/>
            </w:tcBorders>
          </w:tcPr>
          <w:p w:rsidR="00476603" w:rsidRPr="0094350C" w:rsidRDefault="00476603" w:rsidP="00930136">
            <w:pPr>
              <w:spacing w:before="60"/>
              <w:rPr>
                <w:rFonts w:ascii="Arial" w:hAnsi="Arial" w:cs="Arial"/>
                <w:sz w:val="16"/>
              </w:rPr>
            </w:pPr>
            <w:r w:rsidRPr="00476603">
              <w:rPr>
                <w:rFonts w:ascii="Arial" w:hAnsi="Arial" w:cs="Arial"/>
                <w:sz w:val="16"/>
              </w:rPr>
              <w:t>D_SECTOMILLSEC_CNT_</w:t>
            </w:r>
            <w:r w:rsidR="00930136">
              <w:rPr>
                <w:rFonts w:ascii="Arial" w:hAnsi="Arial" w:cs="Arial"/>
                <w:sz w:val="16"/>
              </w:rPr>
              <w:t>F32</w:t>
            </w:r>
          </w:p>
        </w:tc>
        <w:tc>
          <w:tcPr>
            <w:tcW w:w="1590" w:type="dxa"/>
            <w:tcBorders>
              <w:top w:val="single" w:sz="6" w:space="0" w:color="auto"/>
              <w:left w:val="single" w:sz="6" w:space="0" w:color="auto"/>
              <w:bottom w:val="single" w:sz="6" w:space="0" w:color="auto"/>
              <w:right w:val="single" w:sz="6" w:space="0" w:color="auto"/>
            </w:tcBorders>
          </w:tcPr>
          <w:p w:rsidR="00476603" w:rsidRPr="0094350C" w:rsidRDefault="00476603"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476603" w:rsidRPr="0094350C" w:rsidRDefault="00476603" w:rsidP="00F957FA">
            <w:pPr>
              <w:spacing w:before="60"/>
              <w:rPr>
                <w:rFonts w:ascii="Arial" w:hAnsi="Arial" w:cs="Arial"/>
                <w:sz w:val="16"/>
              </w:rPr>
            </w:pPr>
            <w:r>
              <w:rPr>
                <w:rFonts w:ascii="Arial" w:hAnsi="Arial" w:cs="Arial"/>
                <w:sz w:val="16"/>
              </w:rPr>
              <w:t>Cnt</w:t>
            </w:r>
          </w:p>
        </w:tc>
        <w:tc>
          <w:tcPr>
            <w:tcW w:w="1680" w:type="dxa"/>
            <w:tcBorders>
              <w:top w:val="single" w:sz="6" w:space="0" w:color="auto"/>
              <w:left w:val="single" w:sz="6" w:space="0" w:color="auto"/>
              <w:bottom w:val="single" w:sz="6" w:space="0" w:color="auto"/>
              <w:right w:val="single" w:sz="6" w:space="0" w:color="auto"/>
            </w:tcBorders>
          </w:tcPr>
          <w:p w:rsidR="00476603" w:rsidRPr="0094350C" w:rsidRDefault="00476603" w:rsidP="00F957FA">
            <w:pPr>
              <w:spacing w:before="60"/>
              <w:rPr>
                <w:rFonts w:ascii="Arial" w:hAnsi="Arial" w:cs="Arial"/>
                <w:sz w:val="16"/>
              </w:rPr>
            </w:pPr>
            <w:r>
              <w:rPr>
                <w:rFonts w:ascii="Arial" w:hAnsi="Arial" w:cs="Arial"/>
                <w:sz w:val="16"/>
              </w:rPr>
              <w:t>1000</w:t>
            </w:r>
            <w:r w:rsidR="00930136">
              <w:rPr>
                <w:rFonts w:ascii="Arial" w:hAnsi="Arial" w:cs="Arial"/>
                <w:sz w:val="16"/>
              </w:rPr>
              <w:t>.0F</w:t>
            </w:r>
          </w:p>
        </w:tc>
      </w:tr>
      <w:tr w:rsidR="00991873" w:rsidTr="0065209E">
        <w:tc>
          <w:tcPr>
            <w:tcW w:w="3978" w:type="dxa"/>
            <w:tcBorders>
              <w:top w:val="single" w:sz="6" w:space="0" w:color="auto"/>
              <w:left w:val="single" w:sz="6" w:space="0" w:color="auto"/>
              <w:bottom w:val="single" w:sz="6" w:space="0" w:color="auto"/>
              <w:right w:val="single" w:sz="6" w:space="0" w:color="auto"/>
            </w:tcBorders>
          </w:tcPr>
          <w:p w:rsidR="00991873" w:rsidRPr="00476603" w:rsidRDefault="00D81D14" w:rsidP="00930136">
            <w:pPr>
              <w:spacing w:before="60"/>
              <w:rPr>
                <w:rFonts w:ascii="Arial" w:hAnsi="Arial" w:cs="Arial"/>
                <w:sz w:val="16"/>
              </w:rPr>
            </w:pPr>
            <w:r>
              <w:rPr>
                <w:rFonts w:ascii="Arial" w:hAnsi="Arial" w:cs="Arial"/>
                <w:sz w:val="16"/>
              </w:rPr>
              <w:t>D_RESETDELAY_MS_U08</w:t>
            </w:r>
          </w:p>
        </w:tc>
        <w:tc>
          <w:tcPr>
            <w:tcW w:w="1590" w:type="dxa"/>
            <w:tcBorders>
              <w:top w:val="single" w:sz="6" w:space="0" w:color="auto"/>
              <w:left w:val="single" w:sz="6" w:space="0" w:color="auto"/>
              <w:bottom w:val="single" w:sz="6" w:space="0" w:color="auto"/>
              <w:right w:val="single" w:sz="6" w:space="0" w:color="auto"/>
            </w:tcBorders>
          </w:tcPr>
          <w:p w:rsidR="00991873" w:rsidRDefault="00991873"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991873" w:rsidRDefault="00991873" w:rsidP="00F957FA">
            <w:pPr>
              <w:spacing w:before="60"/>
              <w:rPr>
                <w:rFonts w:ascii="Arial" w:hAnsi="Arial" w:cs="Arial"/>
                <w:sz w:val="16"/>
              </w:rPr>
            </w:pPr>
            <w:r>
              <w:rPr>
                <w:rFonts w:ascii="Arial" w:hAnsi="Arial" w:cs="Arial"/>
                <w:sz w:val="16"/>
              </w:rPr>
              <w:t>mS</w:t>
            </w:r>
          </w:p>
        </w:tc>
        <w:tc>
          <w:tcPr>
            <w:tcW w:w="1680" w:type="dxa"/>
            <w:tcBorders>
              <w:top w:val="single" w:sz="6" w:space="0" w:color="auto"/>
              <w:left w:val="single" w:sz="6" w:space="0" w:color="auto"/>
              <w:bottom w:val="single" w:sz="6" w:space="0" w:color="auto"/>
              <w:right w:val="single" w:sz="6" w:space="0" w:color="auto"/>
            </w:tcBorders>
          </w:tcPr>
          <w:p w:rsidR="00991873" w:rsidRDefault="00991873" w:rsidP="00F957FA">
            <w:pPr>
              <w:spacing w:before="60"/>
              <w:rPr>
                <w:rFonts w:ascii="Arial" w:hAnsi="Arial" w:cs="Arial"/>
                <w:sz w:val="16"/>
              </w:rPr>
            </w:pPr>
            <w:r>
              <w:rPr>
                <w:rFonts w:ascii="Arial" w:hAnsi="Arial" w:cs="Arial"/>
                <w:sz w:val="16"/>
              </w:rPr>
              <w:t>7U</w:t>
            </w:r>
          </w:p>
        </w:tc>
      </w:tr>
      <w:tr w:rsidR="006D72FF" w:rsidTr="0065209E">
        <w:trPr>
          <w:ins w:id="15" w:author="Thundathil, Jayakrishnan" w:date="2016-06-22T09:59:00Z"/>
        </w:trPr>
        <w:tc>
          <w:tcPr>
            <w:tcW w:w="3978" w:type="dxa"/>
            <w:tcBorders>
              <w:top w:val="single" w:sz="6" w:space="0" w:color="auto"/>
              <w:left w:val="single" w:sz="6" w:space="0" w:color="auto"/>
              <w:bottom w:val="single" w:sz="6" w:space="0" w:color="auto"/>
              <w:right w:val="single" w:sz="6" w:space="0" w:color="auto"/>
            </w:tcBorders>
          </w:tcPr>
          <w:p w:rsidR="006D72FF" w:rsidRDefault="006D72FF" w:rsidP="00930136">
            <w:pPr>
              <w:spacing w:before="60"/>
              <w:rPr>
                <w:ins w:id="16" w:author="Thundathil, Jayakrishnan" w:date="2016-06-22T09:59:00Z"/>
                <w:rFonts w:ascii="Arial" w:hAnsi="Arial" w:cs="Arial"/>
                <w:sz w:val="16"/>
              </w:rPr>
            </w:pPr>
            <w:ins w:id="17" w:author="Thundathil, Jayakrishnan" w:date="2016-06-22T10:00:00Z">
              <w:r w:rsidRPr="006D72FF">
                <w:rPr>
                  <w:rFonts w:ascii="Arial" w:hAnsi="Arial" w:cs="Arial"/>
                  <w:sz w:val="16"/>
                </w:rPr>
                <w:t>D_NACKACKINTRPT1_CNT_U08</w:t>
              </w:r>
            </w:ins>
          </w:p>
        </w:tc>
        <w:tc>
          <w:tcPr>
            <w:tcW w:w="1590" w:type="dxa"/>
            <w:tcBorders>
              <w:top w:val="single" w:sz="6" w:space="0" w:color="auto"/>
              <w:left w:val="single" w:sz="6" w:space="0" w:color="auto"/>
              <w:bottom w:val="single" w:sz="6" w:space="0" w:color="auto"/>
              <w:right w:val="single" w:sz="6" w:space="0" w:color="auto"/>
            </w:tcBorders>
          </w:tcPr>
          <w:p w:rsidR="006D72FF" w:rsidRDefault="006D72FF" w:rsidP="00F957FA">
            <w:pPr>
              <w:spacing w:before="60"/>
              <w:rPr>
                <w:ins w:id="18" w:author="Thundathil, Jayakrishnan" w:date="2016-06-22T09:59:00Z"/>
                <w:rFonts w:ascii="Arial" w:hAnsi="Arial" w:cs="Arial"/>
                <w:sz w:val="16"/>
              </w:rPr>
            </w:pPr>
            <w:ins w:id="19" w:author="Thundathil, Jayakrishnan" w:date="2016-06-22T10:01:00Z">
              <w:r>
                <w:rPr>
                  <w:rFonts w:ascii="Arial" w:hAnsi="Arial" w:cs="Arial"/>
                  <w:sz w:val="16"/>
                </w:rPr>
                <w:t>1</w:t>
              </w:r>
            </w:ins>
          </w:p>
        </w:tc>
        <w:tc>
          <w:tcPr>
            <w:tcW w:w="1680" w:type="dxa"/>
            <w:tcBorders>
              <w:top w:val="single" w:sz="6" w:space="0" w:color="auto"/>
              <w:left w:val="single" w:sz="6" w:space="0" w:color="auto"/>
              <w:bottom w:val="single" w:sz="6" w:space="0" w:color="auto"/>
              <w:right w:val="single" w:sz="6" w:space="0" w:color="auto"/>
            </w:tcBorders>
          </w:tcPr>
          <w:p w:rsidR="006D72FF" w:rsidRDefault="006D72FF" w:rsidP="00F957FA">
            <w:pPr>
              <w:spacing w:before="60"/>
              <w:rPr>
                <w:ins w:id="20" w:author="Thundathil, Jayakrishnan" w:date="2016-06-22T09:59:00Z"/>
                <w:rFonts w:ascii="Arial" w:hAnsi="Arial" w:cs="Arial"/>
                <w:sz w:val="16"/>
              </w:rPr>
            </w:pPr>
            <w:ins w:id="21" w:author="Thundathil, Jayakrishnan" w:date="2016-06-22T10:01:00Z">
              <w:r w:rsidRPr="0094350C">
                <w:rPr>
                  <w:rFonts w:ascii="Arial" w:hAnsi="Arial" w:cs="Arial"/>
                  <w:sz w:val="16"/>
                </w:rPr>
                <w:t>Cnt</w:t>
              </w:r>
            </w:ins>
          </w:p>
        </w:tc>
        <w:tc>
          <w:tcPr>
            <w:tcW w:w="1680" w:type="dxa"/>
            <w:tcBorders>
              <w:top w:val="single" w:sz="6" w:space="0" w:color="auto"/>
              <w:left w:val="single" w:sz="6" w:space="0" w:color="auto"/>
              <w:bottom w:val="single" w:sz="6" w:space="0" w:color="auto"/>
              <w:right w:val="single" w:sz="6" w:space="0" w:color="auto"/>
            </w:tcBorders>
          </w:tcPr>
          <w:p w:rsidR="006D72FF" w:rsidRDefault="00FD13E5" w:rsidP="00F957FA">
            <w:pPr>
              <w:spacing w:before="60"/>
              <w:rPr>
                <w:ins w:id="22" w:author="Thundathil, Jayakrishnan" w:date="2016-06-22T09:59:00Z"/>
                <w:rFonts w:ascii="Arial" w:hAnsi="Arial" w:cs="Arial"/>
                <w:sz w:val="16"/>
              </w:rPr>
            </w:pPr>
            <w:ins w:id="23" w:author="Thundathil, Jayakrishnan" w:date="2016-06-22T10:01:00Z">
              <w:r>
                <w:rPr>
                  <w:rFonts w:ascii="Arial" w:hAnsi="Arial" w:cs="Arial"/>
                  <w:sz w:val="16"/>
                </w:rPr>
                <w:t>1</w:t>
              </w:r>
              <w:r w:rsidR="006D72FF">
                <w:rPr>
                  <w:rFonts w:ascii="Arial" w:hAnsi="Arial" w:cs="Arial"/>
                  <w:sz w:val="16"/>
                </w:rPr>
                <w:t>U</w:t>
              </w:r>
            </w:ins>
          </w:p>
        </w:tc>
      </w:tr>
      <w:tr w:rsidR="00FD13E5" w:rsidTr="0065209E">
        <w:trPr>
          <w:ins w:id="24" w:author="Thundathil, Jayakrishnan" w:date="2016-06-22T09:59:00Z"/>
        </w:trPr>
        <w:tc>
          <w:tcPr>
            <w:tcW w:w="3978" w:type="dxa"/>
            <w:tcBorders>
              <w:top w:val="single" w:sz="6" w:space="0" w:color="auto"/>
              <w:left w:val="single" w:sz="6" w:space="0" w:color="auto"/>
              <w:bottom w:val="single" w:sz="6" w:space="0" w:color="auto"/>
              <w:right w:val="single" w:sz="6" w:space="0" w:color="auto"/>
            </w:tcBorders>
          </w:tcPr>
          <w:p w:rsidR="00FD13E5" w:rsidRDefault="00FD13E5" w:rsidP="00930136">
            <w:pPr>
              <w:spacing w:before="60"/>
              <w:rPr>
                <w:ins w:id="25" w:author="Thundathil, Jayakrishnan" w:date="2016-06-22T09:59:00Z"/>
                <w:rFonts w:ascii="Arial" w:hAnsi="Arial" w:cs="Arial"/>
                <w:sz w:val="16"/>
              </w:rPr>
            </w:pPr>
            <w:ins w:id="26" w:author="Thundathil, Jayakrishnan" w:date="2016-06-22T10:00:00Z">
              <w:r w:rsidRPr="006D72FF">
                <w:rPr>
                  <w:rFonts w:ascii="Arial" w:hAnsi="Arial" w:cs="Arial"/>
                  <w:sz w:val="16"/>
                </w:rPr>
                <w:t>D_NACKACKINTRPT2_CNT_U08</w:t>
              </w:r>
            </w:ins>
          </w:p>
        </w:tc>
        <w:tc>
          <w:tcPr>
            <w:tcW w:w="1590" w:type="dxa"/>
            <w:tcBorders>
              <w:top w:val="single" w:sz="6" w:space="0" w:color="auto"/>
              <w:left w:val="single" w:sz="6" w:space="0" w:color="auto"/>
              <w:bottom w:val="single" w:sz="6" w:space="0" w:color="auto"/>
              <w:right w:val="single" w:sz="6" w:space="0" w:color="auto"/>
            </w:tcBorders>
          </w:tcPr>
          <w:p w:rsidR="00FD13E5" w:rsidRDefault="00FD13E5" w:rsidP="00F957FA">
            <w:pPr>
              <w:spacing w:before="60"/>
              <w:rPr>
                <w:ins w:id="27" w:author="Thundathil, Jayakrishnan" w:date="2016-06-22T09:59:00Z"/>
                <w:rFonts w:ascii="Arial" w:hAnsi="Arial" w:cs="Arial"/>
                <w:sz w:val="16"/>
              </w:rPr>
            </w:pPr>
            <w:ins w:id="28" w:author="Thundathil, Jayakrishnan" w:date="2016-06-22T10:01:00Z">
              <w:r>
                <w:rPr>
                  <w:rFonts w:ascii="Arial" w:hAnsi="Arial" w:cs="Arial"/>
                  <w:sz w:val="16"/>
                </w:rPr>
                <w:t>1</w:t>
              </w:r>
            </w:ins>
          </w:p>
        </w:tc>
        <w:tc>
          <w:tcPr>
            <w:tcW w:w="1680" w:type="dxa"/>
            <w:tcBorders>
              <w:top w:val="single" w:sz="6" w:space="0" w:color="auto"/>
              <w:left w:val="single" w:sz="6" w:space="0" w:color="auto"/>
              <w:bottom w:val="single" w:sz="6" w:space="0" w:color="auto"/>
              <w:right w:val="single" w:sz="6" w:space="0" w:color="auto"/>
            </w:tcBorders>
          </w:tcPr>
          <w:p w:rsidR="00FD13E5" w:rsidRDefault="00FD13E5" w:rsidP="00F957FA">
            <w:pPr>
              <w:spacing w:before="60"/>
              <w:rPr>
                <w:ins w:id="29" w:author="Thundathil, Jayakrishnan" w:date="2016-06-22T09:59:00Z"/>
                <w:rFonts w:ascii="Arial" w:hAnsi="Arial" w:cs="Arial"/>
                <w:sz w:val="16"/>
              </w:rPr>
            </w:pPr>
            <w:ins w:id="30" w:author="Thundathil, Jayakrishnan" w:date="2016-06-22T10:01:00Z">
              <w:r w:rsidRPr="0094350C">
                <w:rPr>
                  <w:rFonts w:ascii="Arial" w:hAnsi="Arial" w:cs="Arial"/>
                  <w:sz w:val="16"/>
                </w:rPr>
                <w:t>Cnt</w:t>
              </w:r>
            </w:ins>
          </w:p>
        </w:tc>
        <w:tc>
          <w:tcPr>
            <w:tcW w:w="1680" w:type="dxa"/>
            <w:tcBorders>
              <w:top w:val="single" w:sz="6" w:space="0" w:color="auto"/>
              <w:left w:val="single" w:sz="6" w:space="0" w:color="auto"/>
              <w:bottom w:val="single" w:sz="6" w:space="0" w:color="auto"/>
              <w:right w:val="single" w:sz="6" w:space="0" w:color="auto"/>
            </w:tcBorders>
          </w:tcPr>
          <w:p w:rsidR="00FD13E5" w:rsidRDefault="00FD13E5" w:rsidP="00F957FA">
            <w:pPr>
              <w:spacing w:before="60"/>
              <w:rPr>
                <w:ins w:id="31" w:author="Thundathil, Jayakrishnan" w:date="2016-06-22T09:59:00Z"/>
                <w:rFonts w:ascii="Arial" w:hAnsi="Arial" w:cs="Arial"/>
                <w:sz w:val="16"/>
              </w:rPr>
            </w:pPr>
            <w:ins w:id="32" w:author="Thundathil, Jayakrishnan" w:date="2016-06-22T10:01:00Z">
              <w:r>
                <w:rPr>
                  <w:rFonts w:ascii="Arial" w:hAnsi="Arial" w:cs="Arial"/>
                  <w:sz w:val="16"/>
                </w:rPr>
                <w:t>2U</w:t>
              </w:r>
            </w:ins>
          </w:p>
        </w:tc>
      </w:tr>
      <w:tr w:rsidR="00FD13E5" w:rsidTr="0065209E">
        <w:trPr>
          <w:ins w:id="33" w:author="Thundathil, Jayakrishnan" w:date="2016-06-22T09:59:00Z"/>
        </w:trPr>
        <w:tc>
          <w:tcPr>
            <w:tcW w:w="3978" w:type="dxa"/>
            <w:tcBorders>
              <w:top w:val="single" w:sz="6" w:space="0" w:color="auto"/>
              <w:left w:val="single" w:sz="6" w:space="0" w:color="auto"/>
              <w:bottom w:val="single" w:sz="6" w:space="0" w:color="auto"/>
              <w:right w:val="single" w:sz="6" w:space="0" w:color="auto"/>
            </w:tcBorders>
          </w:tcPr>
          <w:p w:rsidR="00FD13E5" w:rsidRDefault="00FD13E5" w:rsidP="00930136">
            <w:pPr>
              <w:spacing w:before="60"/>
              <w:rPr>
                <w:ins w:id="34" w:author="Thundathil, Jayakrishnan" w:date="2016-06-22T09:59:00Z"/>
                <w:rFonts w:ascii="Arial" w:hAnsi="Arial" w:cs="Arial"/>
                <w:sz w:val="16"/>
              </w:rPr>
            </w:pPr>
            <w:ins w:id="35" w:author="Thundathil, Jayakrishnan" w:date="2016-06-22T10:00:00Z">
              <w:r w:rsidRPr="006D72FF">
                <w:rPr>
                  <w:rFonts w:ascii="Arial" w:hAnsi="Arial" w:cs="Arial"/>
                  <w:sz w:val="16"/>
                </w:rPr>
                <w:t>D_ARBNLOSTINTRPT_CNT_U08</w:t>
              </w:r>
            </w:ins>
          </w:p>
        </w:tc>
        <w:tc>
          <w:tcPr>
            <w:tcW w:w="1590" w:type="dxa"/>
            <w:tcBorders>
              <w:top w:val="single" w:sz="6" w:space="0" w:color="auto"/>
              <w:left w:val="single" w:sz="6" w:space="0" w:color="auto"/>
              <w:bottom w:val="single" w:sz="6" w:space="0" w:color="auto"/>
              <w:right w:val="single" w:sz="6" w:space="0" w:color="auto"/>
            </w:tcBorders>
          </w:tcPr>
          <w:p w:rsidR="00FD13E5" w:rsidRDefault="00FD13E5" w:rsidP="00F957FA">
            <w:pPr>
              <w:spacing w:before="60"/>
              <w:rPr>
                <w:ins w:id="36" w:author="Thundathil, Jayakrishnan" w:date="2016-06-22T09:59:00Z"/>
                <w:rFonts w:ascii="Arial" w:hAnsi="Arial" w:cs="Arial"/>
                <w:sz w:val="16"/>
              </w:rPr>
            </w:pPr>
            <w:ins w:id="37" w:author="Thundathil, Jayakrishnan" w:date="2016-06-22T10:01:00Z">
              <w:r>
                <w:rPr>
                  <w:rFonts w:ascii="Arial" w:hAnsi="Arial" w:cs="Arial"/>
                  <w:sz w:val="16"/>
                </w:rPr>
                <w:t>1</w:t>
              </w:r>
            </w:ins>
          </w:p>
        </w:tc>
        <w:tc>
          <w:tcPr>
            <w:tcW w:w="1680" w:type="dxa"/>
            <w:tcBorders>
              <w:top w:val="single" w:sz="6" w:space="0" w:color="auto"/>
              <w:left w:val="single" w:sz="6" w:space="0" w:color="auto"/>
              <w:bottom w:val="single" w:sz="6" w:space="0" w:color="auto"/>
              <w:right w:val="single" w:sz="6" w:space="0" w:color="auto"/>
            </w:tcBorders>
          </w:tcPr>
          <w:p w:rsidR="00FD13E5" w:rsidRDefault="00FD13E5" w:rsidP="00F957FA">
            <w:pPr>
              <w:spacing w:before="60"/>
              <w:rPr>
                <w:ins w:id="38" w:author="Thundathil, Jayakrishnan" w:date="2016-06-22T09:59:00Z"/>
                <w:rFonts w:ascii="Arial" w:hAnsi="Arial" w:cs="Arial"/>
                <w:sz w:val="16"/>
              </w:rPr>
            </w:pPr>
            <w:ins w:id="39" w:author="Thundathil, Jayakrishnan" w:date="2016-06-22T10:01:00Z">
              <w:r w:rsidRPr="0094350C">
                <w:rPr>
                  <w:rFonts w:ascii="Arial" w:hAnsi="Arial" w:cs="Arial"/>
                  <w:sz w:val="16"/>
                </w:rPr>
                <w:t>Cnt</w:t>
              </w:r>
            </w:ins>
          </w:p>
        </w:tc>
        <w:tc>
          <w:tcPr>
            <w:tcW w:w="1680" w:type="dxa"/>
            <w:tcBorders>
              <w:top w:val="single" w:sz="6" w:space="0" w:color="auto"/>
              <w:left w:val="single" w:sz="6" w:space="0" w:color="auto"/>
              <w:bottom w:val="single" w:sz="6" w:space="0" w:color="auto"/>
              <w:right w:val="single" w:sz="6" w:space="0" w:color="auto"/>
            </w:tcBorders>
          </w:tcPr>
          <w:p w:rsidR="00FD13E5" w:rsidRDefault="00280A8F" w:rsidP="00F957FA">
            <w:pPr>
              <w:spacing w:before="60"/>
              <w:rPr>
                <w:ins w:id="40" w:author="Thundathil, Jayakrishnan" w:date="2016-06-22T09:59:00Z"/>
                <w:rFonts w:ascii="Arial" w:hAnsi="Arial" w:cs="Arial"/>
                <w:sz w:val="16"/>
              </w:rPr>
            </w:pPr>
            <w:ins w:id="41" w:author="Thundathil, Jayakrishnan" w:date="2016-06-23T10:45:00Z">
              <w:r>
                <w:rPr>
                  <w:rFonts w:ascii="Arial" w:hAnsi="Arial" w:cs="Arial"/>
                  <w:sz w:val="16"/>
                </w:rPr>
                <w:t>4</w:t>
              </w:r>
            </w:ins>
            <w:ins w:id="42" w:author="Thundathil, Jayakrishnan" w:date="2016-06-22T10:01:00Z">
              <w:r w:rsidR="00FD13E5">
                <w:rPr>
                  <w:rFonts w:ascii="Arial" w:hAnsi="Arial" w:cs="Arial"/>
                  <w:sz w:val="16"/>
                </w:rPr>
                <w:t>U</w:t>
              </w:r>
            </w:ins>
          </w:p>
        </w:tc>
      </w:tr>
      <w:tr w:rsidR="00FD13E5" w:rsidTr="0065209E">
        <w:trPr>
          <w:ins w:id="43" w:author="Thundathil, Jayakrishnan" w:date="2016-06-22T09:59:00Z"/>
        </w:trPr>
        <w:tc>
          <w:tcPr>
            <w:tcW w:w="3978" w:type="dxa"/>
            <w:tcBorders>
              <w:top w:val="single" w:sz="6" w:space="0" w:color="auto"/>
              <w:left w:val="single" w:sz="6" w:space="0" w:color="auto"/>
              <w:bottom w:val="single" w:sz="6" w:space="0" w:color="auto"/>
              <w:right w:val="single" w:sz="6" w:space="0" w:color="auto"/>
            </w:tcBorders>
          </w:tcPr>
          <w:p w:rsidR="00FD13E5" w:rsidRDefault="00FD13E5" w:rsidP="00930136">
            <w:pPr>
              <w:spacing w:before="60"/>
              <w:rPr>
                <w:ins w:id="44" w:author="Thundathil, Jayakrishnan" w:date="2016-06-22T09:59:00Z"/>
                <w:rFonts w:ascii="Arial" w:hAnsi="Arial" w:cs="Arial"/>
                <w:sz w:val="16"/>
              </w:rPr>
            </w:pPr>
            <w:ins w:id="45" w:author="Thundathil, Jayakrishnan" w:date="2016-06-22T10:00:00Z">
              <w:r w:rsidRPr="006D72FF">
                <w:rPr>
                  <w:rFonts w:ascii="Arial" w:hAnsi="Arial" w:cs="Arial"/>
                  <w:sz w:val="16"/>
                </w:rPr>
                <w:t>D_RXROVRRUNERRINTRPT_CNT_U08</w:t>
              </w:r>
            </w:ins>
          </w:p>
        </w:tc>
        <w:tc>
          <w:tcPr>
            <w:tcW w:w="1590" w:type="dxa"/>
            <w:tcBorders>
              <w:top w:val="single" w:sz="6" w:space="0" w:color="auto"/>
              <w:left w:val="single" w:sz="6" w:space="0" w:color="auto"/>
              <w:bottom w:val="single" w:sz="6" w:space="0" w:color="auto"/>
              <w:right w:val="single" w:sz="6" w:space="0" w:color="auto"/>
            </w:tcBorders>
          </w:tcPr>
          <w:p w:rsidR="00FD13E5" w:rsidRDefault="00FD13E5" w:rsidP="00F957FA">
            <w:pPr>
              <w:spacing w:before="60"/>
              <w:rPr>
                <w:ins w:id="46" w:author="Thundathil, Jayakrishnan" w:date="2016-06-22T09:59:00Z"/>
                <w:rFonts w:ascii="Arial" w:hAnsi="Arial" w:cs="Arial"/>
                <w:sz w:val="16"/>
              </w:rPr>
            </w:pPr>
            <w:ins w:id="47" w:author="Thundathil, Jayakrishnan" w:date="2016-06-22T10:01:00Z">
              <w:r>
                <w:rPr>
                  <w:rFonts w:ascii="Arial" w:hAnsi="Arial" w:cs="Arial"/>
                  <w:sz w:val="16"/>
                </w:rPr>
                <w:t>1</w:t>
              </w:r>
            </w:ins>
          </w:p>
        </w:tc>
        <w:tc>
          <w:tcPr>
            <w:tcW w:w="1680" w:type="dxa"/>
            <w:tcBorders>
              <w:top w:val="single" w:sz="6" w:space="0" w:color="auto"/>
              <w:left w:val="single" w:sz="6" w:space="0" w:color="auto"/>
              <w:bottom w:val="single" w:sz="6" w:space="0" w:color="auto"/>
              <w:right w:val="single" w:sz="6" w:space="0" w:color="auto"/>
            </w:tcBorders>
          </w:tcPr>
          <w:p w:rsidR="00FD13E5" w:rsidRDefault="00FD13E5" w:rsidP="00F957FA">
            <w:pPr>
              <w:spacing w:before="60"/>
              <w:rPr>
                <w:ins w:id="48" w:author="Thundathil, Jayakrishnan" w:date="2016-06-22T09:59:00Z"/>
                <w:rFonts w:ascii="Arial" w:hAnsi="Arial" w:cs="Arial"/>
                <w:sz w:val="16"/>
              </w:rPr>
            </w:pPr>
            <w:ins w:id="49" w:author="Thundathil, Jayakrishnan" w:date="2016-06-22T10:01:00Z">
              <w:r>
                <w:rPr>
                  <w:rFonts w:ascii="Arial" w:hAnsi="Arial" w:cs="Arial"/>
                  <w:sz w:val="16"/>
                </w:rPr>
                <w:t>Cnt</w:t>
              </w:r>
            </w:ins>
          </w:p>
        </w:tc>
        <w:tc>
          <w:tcPr>
            <w:tcW w:w="1680" w:type="dxa"/>
            <w:tcBorders>
              <w:top w:val="single" w:sz="6" w:space="0" w:color="auto"/>
              <w:left w:val="single" w:sz="6" w:space="0" w:color="auto"/>
              <w:bottom w:val="single" w:sz="6" w:space="0" w:color="auto"/>
              <w:right w:val="single" w:sz="6" w:space="0" w:color="auto"/>
            </w:tcBorders>
          </w:tcPr>
          <w:p w:rsidR="00FD13E5" w:rsidRDefault="00280A8F" w:rsidP="00F957FA">
            <w:pPr>
              <w:spacing w:before="60"/>
              <w:rPr>
                <w:ins w:id="50" w:author="Thundathil, Jayakrishnan" w:date="2016-06-22T09:59:00Z"/>
                <w:rFonts w:ascii="Arial" w:hAnsi="Arial" w:cs="Arial"/>
                <w:sz w:val="16"/>
              </w:rPr>
            </w:pPr>
            <w:ins w:id="51" w:author="Thundathil, Jayakrishnan" w:date="2016-06-23T10:45:00Z">
              <w:r>
                <w:rPr>
                  <w:rFonts w:ascii="Arial" w:hAnsi="Arial" w:cs="Arial"/>
                  <w:sz w:val="16"/>
                </w:rPr>
                <w:t>8</w:t>
              </w:r>
            </w:ins>
            <w:ins w:id="52" w:author="Thundathil, Jayakrishnan" w:date="2016-06-22T10:01:00Z">
              <w:r w:rsidR="00FD13E5">
                <w:rPr>
                  <w:rFonts w:ascii="Arial" w:hAnsi="Arial" w:cs="Arial"/>
                  <w:sz w:val="16"/>
                </w:rPr>
                <w:t>U</w:t>
              </w:r>
            </w:ins>
          </w:p>
        </w:tc>
      </w:tr>
      <w:tr w:rsidR="00FD13E5" w:rsidTr="0065209E">
        <w:trPr>
          <w:ins w:id="53" w:author="Thundathil, Jayakrishnan" w:date="2016-06-22T09:59:00Z"/>
        </w:trPr>
        <w:tc>
          <w:tcPr>
            <w:tcW w:w="3978" w:type="dxa"/>
            <w:tcBorders>
              <w:top w:val="single" w:sz="6" w:space="0" w:color="auto"/>
              <w:left w:val="single" w:sz="6" w:space="0" w:color="auto"/>
              <w:bottom w:val="single" w:sz="6" w:space="0" w:color="auto"/>
              <w:right w:val="single" w:sz="6" w:space="0" w:color="auto"/>
            </w:tcBorders>
          </w:tcPr>
          <w:p w:rsidR="00FD13E5" w:rsidRDefault="00FD13E5" w:rsidP="00930136">
            <w:pPr>
              <w:spacing w:before="60"/>
              <w:rPr>
                <w:ins w:id="54" w:author="Thundathil, Jayakrishnan" w:date="2016-06-22T09:59:00Z"/>
                <w:rFonts w:ascii="Arial" w:hAnsi="Arial" w:cs="Arial"/>
                <w:sz w:val="16"/>
              </w:rPr>
            </w:pPr>
            <w:ins w:id="55" w:author="Thundathil, Jayakrishnan" w:date="2016-06-22T10:00:00Z">
              <w:r w:rsidRPr="006D72FF">
                <w:rPr>
                  <w:rFonts w:ascii="Arial" w:hAnsi="Arial" w:cs="Arial"/>
                  <w:sz w:val="16"/>
                </w:rPr>
                <w:t>D_STOPDTCTINTRPT_CNT_U08</w:t>
              </w:r>
            </w:ins>
          </w:p>
        </w:tc>
        <w:tc>
          <w:tcPr>
            <w:tcW w:w="1590" w:type="dxa"/>
            <w:tcBorders>
              <w:top w:val="single" w:sz="6" w:space="0" w:color="auto"/>
              <w:left w:val="single" w:sz="6" w:space="0" w:color="auto"/>
              <w:bottom w:val="single" w:sz="6" w:space="0" w:color="auto"/>
              <w:right w:val="single" w:sz="6" w:space="0" w:color="auto"/>
            </w:tcBorders>
          </w:tcPr>
          <w:p w:rsidR="00FD13E5" w:rsidRDefault="00FD13E5" w:rsidP="00F957FA">
            <w:pPr>
              <w:spacing w:before="60"/>
              <w:rPr>
                <w:ins w:id="56" w:author="Thundathil, Jayakrishnan" w:date="2016-06-22T09:59:00Z"/>
                <w:rFonts w:ascii="Arial" w:hAnsi="Arial" w:cs="Arial"/>
                <w:sz w:val="16"/>
              </w:rPr>
            </w:pPr>
            <w:ins w:id="57" w:author="Thundathil, Jayakrishnan" w:date="2016-06-22T10:01:00Z">
              <w:r>
                <w:rPr>
                  <w:rFonts w:ascii="Arial" w:hAnsi="Arial" w:cs="Arial"/>
                  <w:sz w:val="16"/>
                </w:rPr>
                <w:t>1</w:t>
              </w:r>
            </w:ins>
          </w:p>
        </w:tc>
        <w:tc>
          <w:tcPr>
            <w:tcW w:w="1680" w:type="dxa"/>
            <w:tcBorders>
              <w:top w:val="single" w:sz="6" w:space="0" w:color="auto"/>
              <w:left w:val="single" w:sz="6" w:space="0" w:color="auto"/>
              <w:bottom w:val="single" w:sz="6" w:space="0" w:color="auto"/>
              <w:right w:val="single" w:sz="6" w:space="0" w:color="auto"/>
            </w:tcBorders>
          </w:tcPr>
          <w:p w:rsidR="00FD13E5" w:rsidRDefault="00FD13E5" w:rsidP="00F957FA">
            <w:pPr>
              <w:spacing w:before="60"/>
              <w:rPr>
                <w:ins w:id="58" w:author="Thundathil, Jayakrishnan" w:date="2016-06-22T09:59:00Z"/>
                <w:rFonts w:ascii="Arial" w:hAnsi="Arial" w:cs="Arial"/>
                <w:sz w:val="16"/>
              </w:rPr>
            </w:pPr>
            <w:ins w:id="59" w:author="Thundathil, Jayakrishnan" w:date="2016-06-22T10:01:00Z">
              <w:r>
                <w:rPr>
                  <w:rFonts w:ascii="Arial" w:hAnsi="Arial" w:cs="Arial"/>
                  <w:sz w:val="16"/>
                </w:rPr>
                <w:t>Cnt</w:t>
              </w:r>
            </w:ins>
          </w:p>
        </w:tc>
        <w:tc>
          <w:tcPr>
            <w:tcW w:w="1680" w:type="dxa"/>
            <w:tcBorders>
              <w:top w:val="single" w:sz="6" w:space="0" w:color="auto"/>
              <w:left w:val="single" w:sz="6" w:space="0" w:color="auto"/>
              <w:bottom w:val="single" w:sz="6" w:space="0" w:color="auto"/>
              <w:right w:val="single" w:sz="6" w:space="0" w:color="auto"/>
            </w:tcBorders>
          </w:tcPr>
          <w:p w:rsidR="00FD13E5" w:rsidRDefault="00280A8F" w:rsidP="00F957FA">
            <w:pPr>
              <w:spacing w:before="60"/>
              <w:rPr>
                <w:ins w:id="60" w:author="Thundathil, Jayakrishnan" w:date="2016-06-22T09:59:00Z"/>
                <w:rFonts w:ascii="Arial" w:hAnsi="Arial" w:cs="Arial"/>
                <w:sz w:val="16"/>
              </w:rPr>
            </w:pPr>
            <w:ins w:id="61" w:author="Thundathil, Jayakrishnan" w:date="2016-06-23T10:45:00Z">
              <w:r>
                <w:rPr>
                  <w:rFonts w:ascii="Arial" w:hAnsi="Arial" w:cs="Arial"/>
                  <w:sz w:val="16"/>
                </w:rPr>
                <w:t>16</w:t>
              </w:r>
            </w:ins>
            <w:ins w:id="62" w:author="Thundathil, Jayakrishnan" w:date="2016-06-22T10:01:00Z">
              <w:r w:rsidR="00FD13E5">
                <w:rPr>
                  <w:rFonts w:ascii="Arial" w:hAnsi="Arial" w:cs="Arial"/>
                  <w:sz w:val="16"/>
                </w:rPr>
                <w:t>U</w:t>
              </w:r>
            </w:ins>
          </w:p>
        </w:tc>
      </w:tr>
      <w:tr w:rsidR="00FD13E5" w:rsidTr="0065209E">
        <w:trPr>
          <w:ins w:id="63" w:author="Thundathil, Jayakrishnan" w:date="2016-06-22T09:59:00Z"/>
        </w:trPr>
        <w:tc>
          <w:tcPr>
            <w:tcW w:w="3978" w:type="dxa"/>
            <w:tcBorders>
              <w:top w:val="single" w:sz="6" w:space="0" w:color="auto"/>
              <w:left w:val="single" w:sz="6" w:space="0" w:color="auto"/>
              <w:bottom w:val="single" w:sz="6" w:space="0" w:color="auto"/>
              <w:right w:val="single" w:sz="6" w:space="0" w:color="auto"/>
            </w:tcBorders>
          </w:tcPr>
          <w:p w:rsidR="00FD13E5" w:rsidRDefault="00280A8F" w:rsidP="00930136">
            <w:pPr>
              <w:spacing w:before="60"/>
              <w:rPr>
                <w:ins w:id="64" w:author="Thundathil, Jayakrishnan" w:date="2016-06-22T09:59:00Z"/>
                <w:rFonts w:ascii="Arial" w:hAnsi="Arial" w:cs="Arial"/>
                <w:sz w:val="16"/>
              </w:rPr>
            </w:pPr>
            <w:ins w:id="65" w:author="Thundathil, Jayakrishnan" w:date="2016-06-22T10:01:00Z">
              <w:r>
                <w:rPr>
                  <w:rFonts w:ascii="Arial" w:hAnsi="Arial" w:cs="Arial"/>
                  <w:sz w:val="16"/>
                </w:rPr>
                <w:t>D</w:t>
              </w:r>
            </w:ins>
            <w:ins w:id="66" w:author="Thundathil, Jayakrishnan" w:date="2016-06-23T10:45:00Z">
              <w:r>
                <w:rPr>
                  <w:rFonts w:ascii="Arial" w:hAnsi="Arial" w:cs="Arial"/>
                  <w:sz w:val="16"/>
                </w:rPr>
                <w:t>_UKWN</w:t>
              </w:r>
            </w:ins>
            <w:ins w:id="67" w:author="Thundathil, Jayakrishnan" w:date="2016-06-22T10:01:00Z">
              <w:r w:rsidR="00FD13E5" w:rsidRPr="006D72FF">
                <w:rPr>
                  <w:rFonts w:ascii="Arial" w:hAnsi="Arial" w:cs="Arial"/>
                  <w:sz w:val="16"/>
                </w:rPr>
                <w:t>INTRPT_CNT_U08</w:t>
              </w:r>
            </w:ins>
          </w:p>
        </w:tc>
        <w:tc>
          <w:tcPr>
            <w:tcW w:w="1590" w:type="dxa"/>
            <w:tcBorders>
              <w:top w:val="single" w:sz="6" w:space="0" w:color="auto"/>
              <w:left w:val="single" w:sz="6" w:space="0" w:color="auto"/>
              <w:bottom w:val="single" w:sz="6" w:space="0" w:color="auto"/>
              <w:right w:val="single" w:sz="6" w:space="0" w:color="auto"/>
            </w:tcBorders>
          </w:tcPr>
          <w:p w:rsidR="00FD13E5" w:rsidRDefault="00FD13E5" w:rsidP="00F957FA">
            <w:pPr>
              <w:spacing w:before="60"/>
              <w:rPr>
                <w:ins w:id="68" w:author="Thundathil, Jayakrishnan" w:date="2016-06-22T09:59:00Z"/>
                <w:rFonts w:ascii="Arial" w:hAnsi="Arial" w:cs="Arial"/>
                <w:sz w:val="16"/>
              </w:rPr>
            </w:pPr>
            <w:ins w:id="69" w:author="Thundathil, Jayakrishnan" w:date="2016-06-22T10:01:00Z">
              <w:r>
                <w:rPr>
                  <w:rFonts w:ascii="Arial" w:hAnsi="Arial" w:cs="Arial"/>
                  <w:sz w:val="16"/>
                </w:rPr>
                <w:t>1</w:t>
              </w:r>
            </w:ins>
          </w:p>
        </w:tc>
        <w:tc>
          <w:tcPr>
            <w:tcW w:w="1680" w:type="dxa"/>
            <w:tcBorders>
              <w:top w:val="single" w:sz="6" w:space="0" w:color="auto"/>
              <w:left w:val="single" w:sz="6" w:space="0" w:color="auto"/>
              <w:bottom w:val="single" w:sz="6" w:space="0" w:color="auto"/>
              <w:right w:val="single" w:sz="6" w:space="0" w:color="auto"/>
            </w:tcBorders>
          </w:tcPr>
          <w:p w:rsidR="00FD13E5" w:rsidRDefault="00FD13E5" w:rsidP="00F957FA">
            <w:pPr>
              <w:spacing w:before="60"/>
              <w:rPr>
                <w:ins w:id="70" w:author="Thundathil, Jayakrishnan" w:date="2016-06-22T09:59:00Z"/>
                <w:rFonts w:ascii="Arial" w:hAnsi="Arial" w:cs="Arial"/>
                <w:sz w:val="16"/>
              </w:rPr>
            </w:pPr>
            <w:ins w:id="71" w:author="Thundathil, Jayakrishnan" w:date="2016-06-22T10:01:00Z">
              <w:r w:rsidRPr="0094350C">
                <w:rPr>
                  <w:rFonts w:ascii="Arial" w:hAnsi="Arial" w:cs="Arial"/>
                  <w:sz w:val="16"/>
                </w:rPr>
                <w:t>Cnt</w:t>
              </w:r>
            </w:ins>
          </w:p>
        </w:tc>
        <w:tc>
          <w:tcPr>
            <w:tcW w:w="1680" w:type="dxa"/>
            <w:tcBorders>
              <w:top w:val="single" w:sz="6" w:space="0" w:color="auto"/>
              <w:left w:val="single" w:sz="6" w:space="0" w:color="auto"/>
              <w:bottom w:val="single" w:sz="6" w:space="0" w:color="auto"/>
              <w:right w:val="single" w:sz="6" w:space="0" w:color="auto"/>
            </w:tcBorders>
          </w:tcPr>
          <w:p w:rsidR="00FD13E5" w:rsidRDefault="00280A8F" w:rsidP="00F957FA">
            <w:pPr>
              <w:spacing w:before="60"/>
              <w:rPr>
                <w:ins w:id="72" w:author="Thundathil, Jayakrishnan" w:date="2016-06-22T09:59:00Z"/>
                <w:rFonts w:ascii="Arial" w:hAnsi="Arial" w:cs="Arial"/>
                <w:sz w:val="16"/>
              </w:rPr>
            </w:pPr>
            <w:ins w:id="73" w:author="Thundathil, Jayakrishnan" w:date="2016-06-23T10:46:00Z">
              <w:r>
                <w:rPr>
                  <w:rFonts w:ascii="Arial" w:hAnsi="Arial" w:cs="Arial"/>
                  <w:sz w:val="16"/>
                </w:rPr>
                <w:t>32</w:t>
              </w:r>
            </w:ins>
            <w:ins w:id="74" w:author="Thundathil, Jayakrishnan" w:date="2016-06-22T10:01:00Z">
              <w:r w:rsidR="00FD13E5">
                <w:rPr>
                  <w:rFonts w:ascii="Arial" w:hAnsi="Arial" w:cs="Arial"/>
                  <w:sz w:val="16"/>
                </w:rPr>
                <w:t>U</w:t>
              </w:r>
            </w:ins>
          </w:p>
        </w:tc>
      </w:tr>
    </w:tbl>
    <w:p w:rsidR="00DE4889" w:rsidRDefault="00DE4889" w:rsidP="00DE4889">
      <w:pPr>
        <w:pStyle w:val="Heading4"/>
        <w:numPr>
          <w:ilvl w:val="0"/>
          <w:numId w:val="0"/>
        </w:numPr>
        <w:ind w:left="864" w:hanging="864"/>
      </w:pPr>
    </w:p>
    <w:p w:rsidR="004A781C" w:rsidRDefault="004A781C">
      <w:pPr>
        <w:pStyle w:val="Heading4"/>
      </w:pPr>
      <w:r>
        <w:t>Global</w:t>
      </w:r>
    </w:p>
    <w:p w:rsidR="004A781C" w:rsidRDefault="004A781C">
      <w:r>
        <w:t>This section lists the global constants used by the module.  For details on global constants, refer to the Data Dictionary for the application.</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608"/>
      </w:tblGrid>
      <w:tr w:rsidR="004A781C">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4A781C">
        <w:trPr>
          <w:jc w:val="center"/>
        </w:trPr>
        <w:tc>
          <w:tcPr>
            <w:tcW w:w="4608" w:type="dxa"/>
            <w:tcBorders>
              <w:top w:val="nil"/>
              <w:left w:val="single" w:sz="6" w:space="0" w:color="auto"/>
              <w:bottom w:val="single" w:sz="6" w:space="0" w:color="auto"/>
              <w:right w:val="single" w:sz="6" w:space="0" w:color="auto"/>
            </w:tcBorders>
          </w:tcPr>
          <w:p w:rsidR="004A781C" w:rsidRDefault="00DA3DB9">
            <w:pPr>
              <w:spacing w:before="60"/>
              <w:rPr>
                <w:rFonts w:ascii="Arial" w:hAnsi="Arial" w:cs="Arial"/>
                <w:sz w:val="16"/>
              </w:rPr>
            </w:pPr>
            <w:r>
              <w:rPr>
                <w:rFonts w:ascii="Arial" w:hAnsi="Arial" w:cs="Arial"/>
                <w:sz w:val="16"/>
              </w:rPr>
              <w:t>None</w:t>
            </w:r>
          </w:p>
        </w:tc>
      </w:tr>
      <w:tr w:rsidR="004A781C">
        <w:trPr>
          <w:jc w:val="center"/>
        </w:trPr>
        <w:tc>
          <w:tcPr>
            <w:tcW w:w="4608" w:type="dxa"/>
            <w:tcBorders>
              <w:top w:val="nil"/>
              <w:left w:val="single" w:sz="6" w:space="0" w:color="auto"/>
              <w:bottom w:val="single" w:sz="6" w:space="0" w:color="auto"/>
              <w:right w:val="single" w:sz="6" w:space="0" w:color="auto"/>
            </w:tcBorders>
          </w:tcPr>
          <w:p w:rsidR="004A781C" w:rsidRDefault="004A781C">
            <w:pPr>
              <w:spacing w:before="60"/>
              <w:rPr>
                <w:rFonts w:ascii="Arial" w:hAnsi="Arial" w:cs="Arial"/>
                <w:sz w:val="16"/>
              </w:rPr>
            </w:pPr>
          </w:p>
        </w:tc>
      </w:tr>
    </w:tbl>
    <w:p w:rsidR="004A781C" w:rsidRDefault="004A781C"/>
    <w:p w:rsidR="004A781C" w:rsidRDefault="004A781C">
      <w:pPr>
        <w:pStyle w:val="Heading3"/>
      </w:pPr>
      <w:r>
        <w:t>Module specific Lookup Tables Constants</w:t>
      </w:r>
    </w:p>
    <w:p w:rsidR="004A781C" w:rsidRDefault="004A781C">
      <w:r>
        <w:t>(This is for lookup tables (arrays) with fixed values, same name as other tables)</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2898"/>
        <w:gridCol w:w="990"/>
        <w:gridCol w:w="3600"/>
        <w:gridCol w:w="1440"/>
      </w:tblGrid>
      <w:tr w:rsidR="008B3E94" w:rsidTr="00F957FA">
        <w:tc>
          <w:tcPr>
            <w:tcW w:w="2898"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Constant Name</w:t>
            </w:r>
          </w:p>
        </w:tc>
        <w:tc>
          <w:tcPr>
            <w:tcW w:w="99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Resolution</w:t>
            </w:r>
          </w:p>
        </w:tc>
        <w:tc>
          <w:tcPr>
            <w:tcW w:w="360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Value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Software Segment</w:t>
            </w:r>
          </w:p>
        </w:tc>
      </w:tr>
      <w:tr w:rsidR="008B3E94" w:rsidTr="00F957FA">
        <w:tc>
          <w:tcPr>
            <w:tcW w:w="2898" w:type="dxa"/>
            <w:tcBorders>
              <w:top w:val="single" w:sz="6" w:space="0" w:color="auto"/>
              <w:left w:val="single" w:sz="6" w:space="0" w:color="auto"/>
              <w:bottom w:val="single" w:sz="6" w:space="0" w:color="auto"/>
              <w:right w:val="single" w:sz="6" w:space="0" w:color="auto"/>
            </w:tcBorders>
          </w:tcPr>
          <w:p w:rsidR="008B3E94" w:rsidRDefault="00DA3DB9" w:rsidP="00F957FA">
            <w:pPr>
              <w:spacing w:before="60"/>
              <w:rPr>
                <w:rFonts w:ascii="Arial" w:hAnsi="Arial" w:cs="Arial"/>
                <w:sz w:val="16"/>
              </w:rPr>
            </w:pPr>
            <w:r w:rsidRPr="00DA3DB9">
              <w:rPr>
                <w:rFonts w:ascii="Arial" w:hAnsi="Arial" w:cs="Arial"/>
                <w:sz w:val="16"/>
              </w:rPr>
              <w:t>T_DataRegisters_Cnt_u08</w:t>
            </w:r>
            <w:r>
              <w:rPr>
                <w:rFonts w:ascii="Arial" w:hAnsi="Arial" w:cs="Arial"/>
                <w:sz w:val="16"/>
              </w:rPr>
              <w:t>[6]</w:t>
            </w:r>
          </w:p>
        </w:tc>
        <w:tc>
          <w:tcPr>
            <w:tcW w:w="990" w:type="dxa"/>
            <w:tcBorders>
              <w:top w:val="single" w:sz="6" w:space="0" w:color="auto"/>
              <w:left w:val="single" w:sz="6" w:space="0" w:color="auto"/>
              <w:bottom w:val="single" w:sz="6" w:space="0" w:color="auto"/>
              <w:right w:val="single" w:sz="6" w:space="0" w:color="auto"/>
            </w:tcBorders>
          </w:tcPr>
          <w:p w:rsidR="008B3E94" w:rsidRDefault="00DA3DB9" w:rsidP="00F957FA">
            <w:pPr>
              <w:spacing w:before="60"/>
              <w:rPr>
                <w:rFonts w:ascii="Arial" w:hAnsi="Arial" w:cs="Arial"/>
                <w:sz w:val="16"/>
              </w:rPr>
            </w:pPr>
            <w:r>
              <w:rPr>
                <w:rFonts w:ascii="Arial" w:hAnsi="Arial" w:cs="Arial"/>
                <w:sz w:val="16"/>
              </w:rPr>
              <w:t>1</w:t>
            </w:r>
          </w:p>
        </w:tc>
        <w:tc>
          <w:tcPr>
            <w:tcW w:w="3600" w:type="dxa"/>
            <w:tcBorders>
              <w:top w:val="single" w:sz="6" w:space="0" w:color="auto"/>
              <w:left w:val="single" w:sz="6" w:space="0" w:color="auto"/>
              <w:bottom w:val="single" w:sz="6" w:space="0" w:color="auto"/>
              <w:right w:val="single" w:sz="6" w:space="0" w:color="auto"/>
            </w:tcBorders>
          </w:tcPr>
          <w:p w:rsidR="008B3E94" w:rsidRDefault="00DA3DB9" w:rsidP="00F957FA">
            <w:pPr>
              <w:spacing w:before="60"/>
              <w:rPr>
                <w:rFonts w:ascii="Arial" w:hAnsi="Arial" w:cs="Arial"/>
                <w:sz w:val="16"/>
              </w:rPr>
            </w:pPr>
            <w:r w:rsidRPr="00DA3DB9">
              <w:rPr>
                <w:rFonts w:ascii="Arial" w:hAnsi="Arial" w:cs="Arial"/>
                <w:sz w:val="16"/>
              </w:rPr>
              <w:t>D_NONE_CNT_U08</w:t>
            </w:r>
            <w:r>
              <w:rPr>
                <w:rFonts w:ascii="Arial" w:hAnsi="Arial" w:cs="Arial"/>
                <w:sz w:val="16"/>
              </w:rPr>
              <w:t>,</w:t>
            </w:r>
          </w:p>
          <w:p w:rsidR="00DA3DB9" w:rsidRDefault="00DA3DB9" w:rsidP="00F957FA">
            <w:pPr>
              <w:spacing w:before="60"/>
              <w:rPr>
                <w:rFonts w:ascii="Arial" w:hAnsi="Arial" w:cs="Arial"/>
                <w:sz w:val="16"/>
              </w:rPr>
            </w:pPr>
            <w:r w:rsidRPr="00DA3DB9">
              <w:rPr>
                <w:rFonts w:ascii="Arial" w:hAnsi="Arial" w:cs="Arial"/>
                <w:sz w:val="16"/>
              </w:rPr>
              <w:t>D_ANGLEREG_CNT_U08</w:t>
            </w:r>
            <w:r>
              <w:rPr>
                <w:rFonts w:ascii="Arial" w:hAnsi="Arial" w:cs="Arial"/>
                <w:sz w:val="16"/>
              </w:rPr>
              <w:t>,</w:t>
            </w:r>
          </w:p>
          <w:p w:rsidR="00DA3DB9" w:rsidRDefault="00DA3DB9" w:rsidP="00F957FA">
            <w:pPr>
              <w:spacing w:before="60"/>
              <w:rPr>
                <w:rFonts w:ascii="Arial" w:hAnsi="Arial" w:cs="Arial"/>
                <w:sz w:val="16"/>
              </w:rPr>
            </w:pPr>
            <w:r w:rsidRPr="00DA3DB9">
              <w:rPr>
                <w:rFonts w:ascii="Arial" w:hAnsi="Arial" w:cs="Arial"/>
                <w:sz w:val="16"/>
              </w:rPr>
              <w:t>D_CONTROLREG_CNT_U08</w:t>
            </w:r>
            <w:r>
              <w:rPr>
                <w:rFonts w:ascii="Arial" w:hAnsi="Arial" w:cs="Arial"/>
                <w:sz w:val="16"/>
              </w:rPr>
              <w:t>,</w:t>
            </w:r>
          </w:p>
          <w:p w:rsidR="00DA3DB9" w:rsidRDefault="00DA3DB9" w:rsidP="00F957FA">
            <w:pPr>
              <w:spacing w:before="60"/>
              <w:rPr>
                <w:rFonts w:ascii="Arial" w:hAnsi="Arial" w:cs="Arial"/>
                <w:sz w:val="16"/>
              </w:rPr>
            </w:pPr>
            <w:r w:rsidRPr="00DA3DB9">
              <w:rPr>
                <w:rFonts w:ascii="Arial" w:hAnsi="Arial" w:cs="Arial"/>
                <w:sz w:val="16"/>
              </w:rPr>
              <w:lastRenderedPageBreak/>
              <w:t>D_ERRORREG_CNT_U08</w:t>
            </w:r>
            <w:r>
              <w:rPr>
                <w:rFonts w:ascii="Arial" w:hAnsi="Arial" w:cs="Arial"/>
                <w:sz w:val="16"/>
              </w:rPr>
              <w:t>,</w:t>
            </w:r>
          </w:p>
          <w:p w:rsidR="00DA3DB9" w:rsidRDefault="00DA3DB9" w:rsidP="00F957FA">
            <w:pPr>
              <w:spacing w:before="60"/>
              <w:rPr>
                <w:rFonts w:ascii="Arial" w:hAnsi="Arial" w:cs="Arial"/>
                <w:sz w:val="16"/>
              </w:rPr>
            </w:pPr>
            <w:r w:rsidRPr="00DA3DB9">
              <w:rPr>
                <w:rFonts w:ascii="Arial" w:hAnsi="Arial" w:cs="Arial"/>
                <w:sz w:val="16"/>
              </w:rPr>
              <w:t>D_EXTERRORREG_CNT_U08</w:t>
            </w:r>
            <w:r>
              <w:rPr>
                <w:rFonts w:ascii="Arial" w:hAnsi="Arial" w:cs="Arial"/>
                <w:sz w:val="16"/>
              </w:rPr>
              <w:t>,</w:t>
            </w:r>
          </w:p>
          <w:p w:rsidR="00DA3DB9" w:rsidRDefault="00DA3DB9" w:rsidP="00F957FA">
            <w:pPr>
              <w:spacing w:before="60"/>
              <w:rPr>
                <w:rFonts w:ascii="Arial" w:hAnsi="Arial" w:cs="Arial"/>
                <w:sz w:val="16"/>
              </w:rPr>
            </w:pPr>
            <w:r w:rsidRPr="00DA3DB9">
              <w:rPr>
                <w:rFonts w:ascii="Arial" w:hAnsi="Arial" w:cs="Arial"/>
                <w:sz w:val="16"/>
              </w:rPr>
              <w:t>D_STATUSREG_CNT_U08</w:t>
            </w:r>
            <w:r w:rsidR="008A0A49">
              <w:rPr>
                <w:rFonts w:ascii="Arial" w:hAnsi="Arial" w:cs="Arial"/>
                <w:sz w:val="16"/>
              </w:rPr>
              <w:t>,</w:t>
            </w:r>
          </w:p>
          <w:p w:rsidR="008A0A49" w:rsidRPr="0094350C" w:rsidRDefault="008A0A49" w:rsidP="008A0A49">
            <w:pPr>
              <w:spacing w:before="60"/>
              <w:rPr>
                <w:rFonts w:ascii="Arial" w:hAnsi="Arial" w:cs="Arial"/>
                <w:sz w:val="16"/>
              </w:rPr>
            </w:pPr>
            <w:r w:rsidRPr="0094350C">
              <w:rPr>
                <w:rFonts w:ascii="Arial" w:hAnsi="Arial" w:cs="Arial"/>
                <w:sz w:val="16"/>
              </w:rPr>
              <w:t>D_EXTREADADDRREG_CNT_U08,</w:t>
            </w:r>
          </w:p>
          <w:p w:rsidR="008A0A49" w:rsidRPr="0094350C" w:rsidRDefault="008A0A49" w:rsidP="008A0A49">
            <w:pPr>
              <w:spacing w:before="60"/>
              <w:rPr>
                <w:rFonts w:ascii="Arial" w:hAnsi="Arial" w:cs="Arial"/>
                <w:sz w:val="16"/>
              </w:rPr>
            </w:pPr>
            <w:r w:rsidRPr="0094350C">
              <w:rPr>
                <w:rFonts w:ascii="Arial" w:hAnsi="Arial" w:cs="Arial"/>
                <w:sz w:val="16"/>
              </w:rPr>
              <w:t>D_EXTREADCTRLREG_CNT_U08,</w:t>
            </w:r>
          </w:p>
          <w:p w:rsidR="008A0A49" w:rsidRPr="008A0A49" w:rsidRDefault="008A0A49" w:rsidP="008A0A49">
            <w:pPr>
              <w:spacing w:before="60"/>
              <w:rPr>
                <w:rFonts w:ascii="Arial" w:hAnsi="Arial" w:cs="Arial"/>
                <w:color w:val="FF0000"/>
                <w:sz w:val="16"/>
              </w:rPr>
            </w:pPr>
            <w:r w:rsidRPr="0094350C">
              <w:rPr>
                <w:rFonts w:ascii="Arial" w:hAnsi="Arial" w:cs="Arial"/>
                <w:sz w:val="16"/>
              </w:rPr>
              <w:t>D_EXTREADDATREG_CNT_U08</w:t>
            </w:r>
          </w:p>
        </w:tc>
        <w:tc>
          <w:tcPr>
            <w:tcW w:w="1440" w:type="dxa"/>
            <w:tcBorders>
              <w:top w:val="single" w:sz="6" w:space="0" w:color="auto"/>
              <w:left w:val="single" w:sz="6" w:space="0" w:color="auto"/>
              <w:bottom w:val="single" w:sz="6" w:space="0" w:color="auto"/>
              <w:right w:val="single" w:sz="6" w:space="0" w:color="auto"/>
            </w:tcBorders>
          </w:tcPr>
          <w:p w:rsidR="008B3E94" w:rsidRDefault="00AF1563" w:rsidP="00F957FA">
            <w:pPr>
              <w:spacing w:before="60"/>
              <w:rPr>
                <w:rFonts w:ascii="Arial" w:hAnsi="Arial" w:cs="Arial"/>
                <w:sz w:val="16"/>
              </w:rPr>
            </w:pPr>
            <w:r>
              <w:rPr>
                <w:rFonts w:ascii="Arial" w:hAnsi="Arial" w:cs="Arial"/>
                <w:sz w:val="16"/>
              </w:rPr>
              <w:lastRenderedPageBreak/>
              <w:t>DIGCOLPS</w:t>
            </w:r>
            <w:r w:rsidR="00DA3DB9" w:rsidRPr="00DA3DB9">
              <w:rPr>
                <w:rFonts w:ascii="Arial" w:hAnsi="Arial" w:cs="Arial"/>
                <w:sz w:val="16"/>
              </w:rPr>
              <w:t>INT_START_SEC_CONST_8</w:t>
            </w:r>
          </w:p>
        </w:tc>
      </w:tr>
    </w:tbl>
    <w:p w:rsidR="008B3E94" w:rsidRDefault="008B3E94"/>
    <w:p w:rsidR="008B3E94" w:rsidRDefault="004A781C" w:rsidP="008B3E94">
      <w:pPr>
        <w:pStyle w:val="Heading1"/>
      </w:pPr>
      <w:r>
        <w:br w:type="page"/>
      </w:r>
      <w:r w:rsidR="008B3E94">
        <w:lastRenderedPageBreak/>
        <w:t xml:space="preserve">Functions/Macros used by the Sub-Modules </w:t>
      </w:r>
    </w:p>
    <w:p w:rsidR="008B3E94" w:rsidRDefault="008B3E94" w:rsidP="008B3E94">
      <w:pPr>
        <w:pStyle w:val="Heading2"/>
      </w:pPr>
      <w:r>
        <w:t xml:space="preserve">Library Functions / Macros </w:t>
      </w:r>
    </w:p>
    <w:p w:rsidR="008B3E94" w:rsidRDefault="008B3E94" w:rsidP="008B3E94">
      <w:r>
        <w:t>The library</w:t>
      </w:r>
      <w:r w:rsidR="00FB432D">
        <w:t xml:space="preserve"> and </w:t>
      </w:r>
      <w:r>
        <w:t>functions / Macros that are called by the various sub modules are identified below,</w:t>
      </w:r>
    </w:p>
    <w:p w:rsidR="005D5FE4" w:rsidRDefault="00DA3DB9" w:rsidP="00DA3DB9">
      <w:pPr>
        <w:numPr>
          <w:ilvl w:val="0"/>
          <w:numId w:val="5"/>
        </w:numPr>
        <w:spacing w:after="0"/>
      </w:pPr>
      <w:r>
        <w:t>None</w:t>
      </w:r>
    </w:p>
    <w:p w:rsidR="008B3E94" w:rsidRDefault="008B3E94" w:rsidP="008B3E94">
      <w:pPr>
        <w:spacing w:after="0"/>
        <w:ind w:left="720"/>
      </w:pPr>
    </w:p>
    <w:p w:rsidR="008B3E94" w:rsidRDefault="008B3E94" w:rsidP="008B3E94">
      <w:pPr>
        <w:pStyle w:val="Heading2"/>
      </w:pPr>
      <w:r>
        <w:t>Data Hiding Functions</w:t>
      </w:r>
    </w:p>
    <w:p w:rsidR="00DC7E08" w:rsidRDefault="00DA3DB9" w:rsidP="00DA3DB9">
      <w:pPr>
        <w:numPr>
          <w:ilvl w:val="0"/>
          <w:numId w:val="10"/>
        </w:numPr>
        <w:spacing w:after="0"/>
      </w:pPr>
      <w:r>
        <w:t>None</w:t>
      </w:r>
    </w:p>
    <w:p w:rsidR="008B3E94" w:rsidRDefault="008B3E94" w:rsidP="008B3E94">
      <w:pPr>
        <w:spacing w:after="0"/>
      </w:pPr>
    </w:p>
    <w:p w:rsidR="001B60DF" w:rsidRDefault="001B60DF" w:rsidP="001B60DF">
      <w:pPr>
        <w:pStyle w:val="Heading2"/>
      </w:pPr>
      <w:r>
        <w:t xml:space="preserve">Global Functions/Macros Defined by this </w:t>
      </w:r>
      <w:r w:rsidR="00674ADF">
        <w:t>Module</w:t>
      </w:r>
    </w:p>
    <w:p w:rsidR="00A41E18" w:rsidRDefault="00A41E18" w:rsidP="00FC0990">
      <w:pPr>
        <w:ind w:left="576"/>
      </w:pPr>
    </w:p>
    <w:p w:rsidR="00A41E18" w:rsidRDefault="00A41E18" w:rsidP="00A41E18">
      <w:pPr>
        <w:pStyle w:val="Heading3"/>
      </w:pPr>
      <w:r>
        <w:t>DigColPsInt_Reset</w:t>
      </w: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5"/>
        <w:gridCol w:w="3923"/>
        <w:gridCol w:w="990"/>
        <w:gridCol w:w="450"/>
        <w:gridCol w:w="630"/>
        <w:gridCol w:w="630"/>
        <w:gridCol w:w="540"/>
      </w:tblGrid>
      <w:tr w:rsidR="00A41E18" w:rsidTr="00424CB6">
        <w:tc>
          <w:tcPr>
            <w:tcW w:w="2035" w:type="dxa"/>
          </w:tcPr>
          <w:p w:rsidR="00A41E18" w:rsidRDefault="00A41E18" w:rsidP="00424CB6">
            <w:pPr>
              <w:spacing w:before="60"/>
              <w:rPr>
                <w:rFonts w:ascii="Arial" w:hAnsi="Arial" w:cs="Arial"/>
                <w:b/>
                <w:bCs/>
                <w:sz w:val="16"/>
              </w:rPr>
            </w:pPr>
            <w:r>
              <w:rPr>
                <w:rFonts w:ascii="Arial" w:hAnsi="Arial" w:cs="Arial"/>
                <w:b/>
                <w:bCs/>
                <w:sz w:val="16"/>
              </w:rPr>
              <w:t>Function Name</w:t>
            </w:r>
          </w:p>
        </w:tc>
        <w:tc>
          <w:tcPr>
            <w:tcW w:w="3923" w:type="dxa"/>
          </w:tcPr>
          <w:p w:rsidR="00A41E18" w:rsidRDefault="00A41E18" w:rsidP="00424CB6">
            <w:pPr>
              <w:spacing w:before="60"/>
              <w:rPr>
                <w:rFonts w:ascii="Arial" w:hAnsi="Arial" w:cs="Arial"/>
                <w:sz w:val="16"/>
              </w:rPr>
            </w:pPr>
            <w:r>
              <w:rPr>
                <w:rFonts w:ascii="Arial" w:hAnsi="Arial" w:cs="Arial"/>
                <w:sz w:val="16"/>
              </w:rPr>
              <w:t>DigColPsInt_Reset</w:t>
            </w:r>
          </w:p>
        </w:tc>
        <w:tc>
          <w:tcPr>
            <w:tcW w:w="990" w:type="dxa"/>
            <w:shd w:val="pct30" w:color="FFFF00" w:fill="auto"/>
          </w:tcPr>
          <w:p w:rsidR="00A41E18" w:rsidRDefault="00A41E18" w:rsidP="00424CB6">
            <w:pPr>
              <w:spacing w:before="60"/>
              <w:jc w:val="center"/>
              <w:rPr>
                <w:rFonts w:ascii="Arial" w:hAnsi="Arial" w:cs="Arial"/>
                <w:sz w:val="16"/>
              </w:rPr>
            </w:pPr>
            <w:r>
              <w:rPr>
                <w:rFonts w:ascii="Arial" w:hAnsi="Arial" w:cs="Arial"/>
                <w:sz w:val="16"/>
              </w:rPr>
              <w:t>Type</w:t>
            </w:r>
          </w:p>
        </w:tc>
        <w:tc>
          <w:tcPr>
            <w:tcW w:w="450" w:type="dxa"/>
            <w:shd w:val="pct30" w:color="FFFF00" w:fill="auto"/>
          </w:tcPr>
          <w:p w:rsidR="00A41E18" w:rsidRDefault="00A41E18" w:rsidP="00424CB6">
            <w:pPr>
              <w:spacing w:before="60"/>
              <w:ind w:right="-108"/>
              <w:rPr>
                <w:rFonts w:ascii="Arial" w:hAnsi="Arial" w:cs="Arial"/>
                <w:sz w:val="16"/>
              </w:rPr>
            </w:pPr>
            <w:r>
              <w:rPr>
                <w:rFonts w:ascii="Arial" w:hAnsi="Arial" w:cs="Arial"/>
                <w:sz w:val="16"/>
              </w:rPr>
              <w:t>Dir.</w:t>
            </w:r>
          </w:p>
        </w:tc>
        <w:tc>
          <w:tcPr>
            <w:tcW w:w="630" w:type="dxa"/>
            <w:shd w:val="pct30" w:color="FFFF00" w:fill="auto"/>
          </w:tcPr>
          <w:p w:rsidR="00A41E18" w:rsidRDefault="00A41E18" w:rsidP="00424CB6">
            <w:pPr>
              <w:spacing w:before="60"/>
              <w:jc w:val="center"/>
              <w:rPr>
                <w:rFonts w:ascii="Arial" w:hAnsi="Arial" w:cs="Arial"/>
                <w:sz w:val="16"/>
              </w:rPr>
            </w:pPr>
            <w:r>
              <w:rPr>
                <w:rFonts w:ascii="Arial" w:hAnsi="Arial" w:cs="Arial"/>
                <w:sz w:val="16"/>
              </w:rPr>
              <w:t>Min</w:t>
            </w:r>
          </w:p>
        </w:tc>
        <w:tc>
          <w:tcPr>
            <w:tcW w:w="630" w:type="dxa"/>
            <w:shd w:val="pct30" w:color="FFFF00" w:fill="auto"/>
          </w:tcPr>
          <w:p w:rsidR="00A41E18" w:rsidRDefault="00A41E18" w:rsidP="00424CB6">
            <w:pPr>
              <w:spacing w:before="60"/>
              <w:jc w:val="center"/>
              <w:rPr>
                <w:rFonts w:ascii="Arial" w:hAnsi="Arial" w:cs="Arial"/>
                <w:sz w:val="16"/>
              </w:rPr>
            </w:pPr>
            <w:r>
              <w:rPr>
                <w:rFonts w:ascii="Arial" w:hAnsi="Arial" w:cs="Arial"/>
                <w:sz w:val="16"/>
              </w:rPr>
              <w:t>Max</w:t>
            </w:r>
          </w:p>
        </w:tc>
        <w:tc>
          <w:tcPr>
            <w:tcW w:w="540" w:type="dxa"/>
            <w:tcBorders>
              <w:bottom w:val="single" w:sz="4" w:space="0" w:color="auto"/>
            </w:tcBorders>
            <w:shd w:val="pct30" w:color="FFFF00" w:fill="auto"/>
          </w:tcPr>
          <w:p w:rsidR="00A41E18" w:rsidRDefault="00A41E18" w:rsidP="00424CB6">
            <w:pPr>
              <w:spacing w:before="60"/>
              <w:jc w:val="center"/>
              <w:rPr>
                <w:rFonts w:ascii="Arial" w:hAnsi="Arial" w:cs="Arial"/>
                <w:sz w:val="16"/>
              </w:rPr>
            </w:pPr>
            <w:r>
              <w:rPr>
                <w:rFonts w:ascii="Arial" w:hAnsi="Arial" w:cs="Arial"/>
                <w:sz w:val="16"/>
              </w:rPr>
              <w:t>UTP Tol.</w:t>
            </w:r>
          </w:p>
        </w:tc>
      </w:tr>
      <w:tr w:rsidR="00A41E18" w:rsidTr="00424CB6">
        <w:tc>
          <w:tcPr>
            <w:tcW w:w="2035" w:type="dxa"/>
          </w:tcPr>
          <w:p w:rsidR="00A41E18" w:rsidRDefault="00A41E18" w:rsidP="00424CB6">
            <w:pPr>
              <w:spacing w:before="60"/>
              <w:rPr>
                <w:rFonts w:ascii="Arial" w:hAnsi="Arial" w:cs="Arial"/>
                <w:b/>
                <w:bCs/>
                <w:sz w:val="16"/>
              </w:rPr>
            </w:pPr>
            <w:r>
              <w:rPr>
                <w:rFonts w:ascii="Arial" w:hAnsi="Arial" w:cs="Arial"/>
                <w:b/>
                <w:bCs/>
                <w:sz w:val="16"/>
              </w:rPr>
              <w:t xml:space="preserve">Arguments Passed </w:t>
            </w:r>
          </w:p>
        </w:tc>
        <w:tc>
          <w:tcPr>
            <w:tcW w:w="3923" w:type="dxa"/>
          </w:tcPr>
          <w:p w:rsidR="00A41E18" w:rsidRDefault="00A41E18" w:rsidP="00424CB6">
            <w:pPr>
              <w:spacing w:before="60"/>
              <w:rPr>
                <w:rFonts w:ascii="Arial" w:hAnsi="Arial" w:cs="Arial"/>
                <w:sz w:val="16"/>
              </w:rPr>
            </w:pPr>
            <w:r>
              <w:rPr>
                <w:rFonts w:ascii="Arial" w:hAnsi="Arial" w:cs="Arial"/>
                <w:sz w:val="16"/>
              </w:rPr>
              <w:t>None</w:t>
            </w:r>
          </w:p>
        </w:tc>
        <w:tc>
          <w:tcPr>
            <w:tcW w:w="990" w:type="dxa"/>
          </w:tcPr>
          <w:p w:rsidR="00A41E18" w:rsidRDefault="00A41E18" w:rsidP="00424CB6">
            <w:pPr>
              <w:spacing w:before="60"/>
              <w:rPr>
                <w:rFonts w:ascii="Arial" w:hAnsi="Arial" w:cs="Arial"/>
                <w:sz w:val="16"/>
              </w:rPr>
            </w:pPr>
          </w:p>
        </w:tc>
        <w:tc>
          <w:tcPr>
            <w:tcW w:w="450" w:type="dxa"/>
          </w:tcPr>
          <w:p w:rsidR="00A41E18" w:rsidRDefault="00A41E18" w:rsidP="00424CB6">
            <w:pPr>
              <w:spacing w:before="60"/>
              <w:rPr>
                <w:rFonts w:ascii="Arial" w:hAnsi="Arial" w:cs="Arial"/>
                <w:sz w:val="16"/>
              </w:rPr>
            </w:pPr>
          </w:p>
        </w:tc>
        <w:tc>
          <w:tcPr>
            <w:tcW w:w="630" w:type="dxa"/>
          </w:tcPr>
          <w:p w:rsidR="00A41E18" w:rsidRDefault="00A41E18" w:rsidP="00424CB6">
            <w:pPr>
              <w:spacing w:before="60"/>
              <w:rPr>
                <w:rFonts w:ascii="Arial" w:hAnsi="Arial" w:cs="Arial"/>
                <w:sz w:val="16"/>
              </w:rPr>
            </w:pPr>
          </w:p>
        </w:tc>
        <w:tc>
          <w:tcPr>
            <w:tcW w:w="630" w:type="dxa"/>
          </w:tcPr>
          <w:p w:rsidR="00A41E18" w:rsidRDefault="00A41E18" w:rsidP="00424CB6">
            <w:pPr>
              <w:spacing w:before="60"/>
              <w:rPr>
                <w:rFonts w:ascii="Arial" w:hAnsi="Arial" w:cs="Arial"/>
                <w:sz w:val="16"/>
              </w:rPr>
            </w:pPr>
          </w:p>
        </w:tc>
        <w:tc>
          <w:tcPr>
            <w:tcW w:w="540" w:type="dxa"/>
            <w:shd w:val="pct15" w:color="auto" w:fill="auto"/>
          </w:tcPr>
          <w:p w:rsidR="00A41E18" w:rsidRDefault="00A41E18" w:rsidP="00424CB6">
            <w:pPr>
              <w:spacing w:before="60"/>
              <w:rPr>
                <w:rFonts w:ascii="Arial" w:hAnsi="Arial" w:cs="Arial"/>
                <w:sz w:val="16"/>
              </w:rPr>
            </w:pPr>
          </w:p>
        </w:tc>
      </w:tr>
      <w:tr w:rsidR="00A41E18" w:rsidTr="00424CB6">
        <w:tc>
          <w:tcPr>
            <w:tcW w:w="2035" w:type="dxa"/>
          </w:tcPr>
          <w:p w:rsidR="00A41E18" w:rsidRDefault="00A41E18" w:rsidP="00424CB6">
            <w:pPr>
              <w:spacing w:before="60"/>
              <w:rPr>
                <w:rFonts w:ascii="Arial" w:hAnsi="Arial" w:cs="Arial"/>
                <w:b/>
                <w:bCs/>
                <w:sz w:val="16"/>
              </w:rPr>
            </w:pPr>
            <w:r>
              <w:rPr>
                <w:rFonts w:ascii="Arial" w:hAnsi="Arial" w:cs="Arial"/>
                <w:b/>
                <w:bCs/>
                <w:sz w:val="16"/>
              </w:rPr>
              <w:t>Return Value</w:t>
            </w:r>
          </w:p>
        </w:tc>
        <w:tc>
          <w:tcPr>
            <w:tcW w:w="3923" w:type="dxa"/>
          </w:tcPr>
          <w:p w:rsidR="00A41E18" w:rsidRDefault="00A41E18" w:rsidP="00424CB6">
            <w:pPr>
              <w:spacing w:before="60"/>
              <w:rPr>
                <w:rFonts w:ascii="Arial" w:hAnsi="Arial" w:cs="Arial"/>
                <w:sz w:val="16"/>
              </w:rPr>
            </w:pPr>
            <w:r>
              <w:rPr>
                <w:rFonts w:ascii="Arial" w:hAnsi="Arial" w:cs="Arial"/>
                <w:sz w:val="16"/>
              </w:rPr>
              <w:t>None</w:t>
            </w:r>
          </w:p>
        </w:tc>
        <w:tc>
          <w:tcPr>
            <w:tcW w:w="990" w:type="dxa"/>
          </w:tcPr>
          <w:p w:rsidR="00A41E18" w:rsidRDefault="00A41E18" w:rsidP="00424CB6">
            <w:pPr>
              <w:spacing w:before="60"/>
              <w:rPr>
                <w:rFonts w:ascii="Arial" w:hAnsi="Arial" w:cs="Arial"/>
                <w:sz w:val="16"/>
              </w:rPr>
            </w:pPr>
          </w:p>
        </w:tc>
        <w:tc>
          <w:tcPr>
            <w:tcW w:w="450" w:type="dxa"/>
          </w:tcPr>
          <w:p w:rsidR="00A41E18" w:rsidRDefault="00A41E18" w:rsidP="00424CB6">
            <w:pPr>
              <w:spacing w:before="60"/>
              <w:rPr>
                <w:rFonts w:ascii="Arial" w:hAnsi="Arial" w:cs="Arial"/>
                <w:sz w:val="16"/>
              </w:rPr>
            </w:pPr>
          </w:p>
        </w:tc>
        <w:tc>
          <w:tcPr>
            <w:tcW w:w="630" w:type="dxa"/>
          </w:tcPr>
          <w:p w:rsidR="00A41E18" w:rsidRDefault="00A41E18" w:rsidP="00424CB6">
            <w:pPr>
              <w:spacing w:before="60"/>
              <w:rPr>
                <w:rFonts w:ascii="Arial" w:hAnsi="Arial" w:cs="Arial"/>
                <w:sz w:val="16"/>
              </w:rPr>
            </w:pPr>
          </w:p>
        </w:tc>
        <w:tc>
          <w:tcPr>
            <w:tcW w:w="630" w:type="dxa"/>
          </w:tcPr>
          <w:p w:rsidR="00A41E18" w:rsidRDefault="00A41E18" w:rsidP="00424CB6">
            <w:pPr>
              <w:spacing w:before="60"/>
              <w:rPr>
                <w:rFonts w:ascii="Arial" w:hAnsi="Arial" w:cs="Arial"/>
                <w:sz w:val="16"/>
              </w:rPr>
            </w:pPr>
          </w:p>
        </w:tc>
        <w:tc>
          <w:tcPr>
            <w:tcW w:w="540" w:type="dxa"/>
          </w:tcPr>
          <w:p w:rsidR="00A41E18" w:rsidRDefault="00A41E18" w:rsidP="00424CB6">
            <w:pPr>
              <w:spacing w:before="60"/>
              <w:rPr>
                <w:rFonts w:ascii="Arial" w:hAnsi="Arial" w:cs="Arial"/>
                <w:sz w:val="16"/>
              </w:rPr>
            </w:pPr>
          </w:p>
        </w:tc>
      </w:tr>
    </w:tbl>
    <w:p w:rsidR="00A41E18" w:rsidRPr="00BA3D55" w:rsidRDefault="00A41E18" w:rsidP="00A41E18">
      <w:pPr>
        <w:pStyle w:val="Heading4"/>
      </w:pPr>
      <w:r w:rsidRPr="00BA3D55">
        <w:t>Description</w:t>
      </w:r>
    </w:p>
    <w:p w:rsidR="00A41E18" w:rsidRDefault="001F7F9D" w:rsidP="00FC0990">
      <w:pPr>
        <w:spacing w:after="0"/>
      </w:pPr>
      <w:r>
        <w:object w:dxaOrig="5172" w:dyaOrig="52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8.1pt;height:261.75pt" o:ole="">
            <v:imagedata r:id="rId8" o:title=""/>
          </v:shape>
          <o:OLEObject Type="Embed" ProgID="Visio.Drawing.11" ShapeID="_x0000_i1025" DrawAspect="Content" ObjectID="_1528184436" r:id="rId9"/>
        </w:object>
      </w:r>
    </w:p>
    <w:p w:rsidR="000B154C" w:rsidRDefault="000B154C" w:rsidP="00FC0990">
      <w:pPr>
        <w:spacing w:after="0"/>
      </w:pPr>
    </w:p>
    <w:p w:rsidR="00A41E18" w:rsidRPr="00A41E18" w:rsidRDefault="00A41E18" w:rsidP="00FC0990"/>
    <w:p w:rsidR="001B60DF" w:rsidRDefault="00DA3DB9" w:rsidP="001B60DF">
      <w:pPr>
        <w:pStyle w:val="Heading3"/>
      </w:pPr>
      <w:r>
        <w:lastRenderedPageBreak/>
        <w:t>Init</w:t>
      </w:r>
      <w:r w:rsidR="00AF1563">
        <w:t>ialize</w:t>
      </w: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5"/>
        <w:gridCol w:w="3923"/>
        <w:gridCol w:w="990"/>
        <w:gridCol w:w="450"/>
        <w:gridCol w:w="630"/>
        <w:gridCol w:w="630"/>
        <w:gridCol w:w="540"/>
      </w:tblGrid>
      <w:tr w:rsidR="002279EA" w:rsidTr="002279EA">
        <w:tc>
          <w:tcPr>
            <w:tcW w:w="2035" w:type="dxa"/>
          </w:tcPr>
          <w:p w:rsidR="002279EA" w:rsidRDefault="002279EA" w:rsidP="00F957FA">
            <w:pPr>
              <w:spacing w:before="60"/>
              <w:rPr>
                <w:rFonts w:ascii="Arial" w:hAnsi="Arial" w:cs="Arial"/>
                <w:b/>
                <w:bCs/>
                <w:sz w:val="16"/>
              </w:rPr>
            </w:pPr>
            <w:r>
              <w:rPr>
                <w:rFonts w:ascii="Arial" w:hAnsi="Arial" w:cs="Arial"/>
                <w:b/>
                <w:bCs/>
                <w:sz w:val="16"/>
              </w:rPr>
              <w:t>Function Name</w:t>
            </w:r>
          </w:p>
        </w:tc>
        <w:tc>
          <w:tcPr>
            <w:tcW w:w="3923" w:type="dxa"/>
          </w:tcPr>
          <w:p w:rsidR="002279EA" w:rsidRDefault="00AF1563" w:rsidP="00DA3DB9">
            <w:pPr>
              <w:spacing w:before="60"/>
              <w:rPr>
                <w:rFonts w:ascii="Arial" w:hAnsi="Arial" w:cs="Arial"/>
                <w:sz w:val="16"/>
              </w:rPr>
            </w:pPr>
            <w:r>
              <w:rPr>
                <w:rFonts w:ascii="Arial" w:hAnsi="Arial" w:cs="Arial"/>
                <w:sz w:val="16"/>
              </w:rPr>
              <w:t>DigColPs</w:t>
            </w:r>
            <w:r w:rsidR="00DA3DB9" w:rsidRPr="00DA3DB9">
              <w:rPr>
                <w:rFonts w:ascii="Arial" w:hAnsi="Arial" w:cs="Arial"/>
                <w:sz w:val="16"/>
              </w:rPr>
              <w:t>Int_Init</w:t>
            </w:r>
          </w:p>
        </w:tc>
        <w:tc>
          <w:tcPr>
            <w:tcW w:w="990" w:type="dxa"/>
            <w:shd w:val="pct30" w:color="FFFF00" w:fill="auto"/>
          </w:tcPr>
          <w:p w:rsidR="002279EA" w:rsidRDefault="002279EA" w:rsidP="00F957FA">
            <w:pPr>
              <w:spacing w:before="60"/>
              <w:jc w:val="center"/>
              <w:rPr>
                <w:rFonts w:ascii="Arial" w:hAnsi="Arial" w:cs="Arial"/>
                <w:sz w:val="16"/>
              </w:rPr>
            </w:pPr>
            <w:r>
              <w:rPr>
                <w:rFonts w:ascii="Arial" w:hAnsi="Arial" w:cs="Arial"/>
                <w:sz w:val="16"/>
              </w:rPr>
              <w:t>Type</w:t>
            </w:r>
          </w:p>
        </w:tc>
        <w:tc>
          <w:tcPr>
            <w:tcW w:w="450" w:type="dxa"/>
            <w:shd w:val="pct30" w:color="FFFF00" w:fill="auto"/>
          </w:tcPr>
          <w:p w:rsidR="002279EA" w:rsidRDefault="002279EA" w:rsidP="002279EA">
            <w:pPr>
              <w:spacing w:before="60"/>
              <w:ind w:right="-108"/>
              <w:rPr>
                <w:rFonts w:ascii="Arial" w:hAnsi="Arial" w:cs="Arial"/>
                <w:sz w:val="16"/>
              </w:rPr>
            </w:pPr>
            <w:r>
              <w:rPr>
                <w:rFonts w:ascii="Arial" w:hAnsi="Arial" w:cs="Arial"/>
                <w:sz w:val="16"/>
              </w:rPr>
              <w:t>Dir.</w:t>
            </w:r>
          </w:p>
        </w:tc>
        <w:tc>
          <w:tcPr>
            <w:tcW w:w="630" w:type="dxa"/>
            <w:shd w:val="pct30" w:color="FFFF00" w:fill="auto"/>
          </w:tcPr>
          <w:p w:rsidR="002279EA" w:rsidRDefault="002279EA" w:rsidP="00F957FA">
            <w:pPr>
              <w:spacing w:before="60"/>
              <w:jc w:val="center"/>
              <w:rPr>
                <w:rFonts w:ascii="Arial" w:hAnsi="Arial" w:cs="Arial"/>
                <w:sz w:val="16"/>
              </w:rPr>
            </w:pPr>
            <w:r>
              <w:rPr>
                <w:rFonts w:ascii="Arial" w:hAnsi="Arial" w:cs="Arial"/>
                <w:sz w:val="16"/>
              </w:rPr>
              <w:t>Min</w:t>
            </w:r>
          </w:p>
        </w:tc>
        <w:tc>
          <w:tcPr>
            <w:tcW w:w="630" w:type="dxa"/>
            <w:shd w:val="pct30" w:color="FFFF00" w:fill="auto"/>
          </w:tcPr>
          <w:p w:rsidR="002279EA" w:rsidRDefault="002279EA" w:rsidP="00F957FA">
            <w:pPr>
              <w:spacing w:before="60"/>
              <w:jc w:val="center"/>
              <w:rPr>
                <w:rFonts w:ascii="Arial" w:hAnsi="Arial" w:cs="Arial"/>
                <w:sz w:val="16"/>
              </w:rPr>
            </w:pPr>
            <w:r>
              <w:rPr>
                <w:rFonts w:ascii="Arial" w:hAnsi="Arial" w:cs="Arial"/>
                <w:sz w:val="16"/>
              </w:rPr>
              <w:t>Max</w:t>
            </w:r>
          </w:p>
        </w:tc>
        <w:tc>
          <w:tcPr>
            <w:tcW w:w="540" w:type="dxa"/>
            <w:tcBorders>
              <w:bottom w:val="single" w:sz="4" w:space="0" w:color="auto"/>
            </w:tcBorders>
            <w:shd w:val="pct30" w:color="FFFF00" w:fill="auto"/>
          </w:tcPr>
          <w:p w:rsidR="002279EA" w:rsidRDefault="002279EA" w:rsidP="00F957FA">
            <w:pPr>
              <w:spacing w:before="60"/>
              <w:jc w:val="center"/>
              <w:rPr>
                <w:rFonts w:ascii="Arial" w:hAnsi="Arial" w:cs="Arial"/>
                <w:sz w:val="16"/>
              </w:rPr>
            </w:pPr>
            <w:r>
              <w:rPr>
                <w:rFonts w:ascii="Arial" w:hAnsi="Arial" w:cs="Arial"/>
                <w:sz w:val="16"/>
              </w:rPr>
              <w:t>UTP Tol.</w:t>
            </w:r>
          </w:p>
        </w:tc>
      </w:tr>
      <w:tr w:rsidR="002279EA" w:rsidTr="002279EA">
        <w:tc>
          <w:tcPr>
            <w:tcW w:w="2035" w:type="dxa"/>
          </w:tcPr>
          <w:p w:rsidR="002279EA" w:rsidRDefault="002279EA" w:rsidP="00F957FA">
            <w:pPr>
              <w:spacing w:before="60"/>
              <w:rPr>
                <w:rFonts w:ascii="Arial" w:hAnsi="Arial" w:cs="Arial"/>
                <w:b/>
                <w:bCs/>
                <w:sz w:val="16"/>
              </w:rPr>
            </w:pPr>
            <w:r>
              <w:rPr>
                <w:rFonts w:ascii="Arial" w:hAnsi="Arial" w:cs="Arial"/>
                <w:b/>
                <w:bCs/>
                <w:sz w:val="16"/>
              </w:rPr>
              <w:t xml:space="preserve">Arguments Passed </w:t>
            </w:r>
          </w:p>
        </w:tc>
        <w:tc>
          <w:tcPr>
            <w:tcW w:w="3923" w:type="dxa"/>
          </w:tcPr>
          <w:p w:rsidR="002279EA" w:rsidRDefault="00DA3DB9" w:rsidP="00F957FA">
            <w:pPr>
              <w:spacing w:before="60"/>
              <w:rPr>
                <w:rFonts w:ascii="Arial" w:hAnsi="Arial" w:cs="Arial"/>
                <w:sz w:val="16"/>
              </w:rPr>
            </w:pPr>
            <w:r>
              <w:rPr>
                <w:rFonts w:ascii="Arial" w:hAnsi="Arial" w:cs="Arial"/>
                <w:sz w:val="16"/>
              </w:rPr>
              <w:t>None</w:t>
            </w:r>
          </w:p>
        </w:tc>
        <w:tc>
          <w:tcPr>
            <w:tcW w:w="990" w:type="dxa"/>
          </w:tcPr>
          <w:p w:rsidR="002279EA" w:rsidRDefault="002279EA" w:rsidP="00F957FA">
            <w:pPr>
              <w:spacing w:before="60"/>
              <w:rPr>
                <w:rFonts w:ascii="Arial" w:hAnsi="Arial" w:cs="Arial"/>
                <w:sz w:val="16"/>
              </w:rPr>
            </w:pPr>
          </w:p>
        </w:tc>
        <w:tc>
          <w:tcPr>
            <w:tcW w:w="450" w:type="dxa"/>
          </w:tcPr>
          <w:p w:rsidR="002279EA" w:rsidRDefault="002279EA" w:rsidP="00F957FA">
            <w:pPr>
              <w:spacing w:before="60"/>
              <w:rPr>
                <w:rFonts w:ascii="Arial" w:hAnsi="Arial" w:cs="Arial"/>
                <w:sz w:val="16"/>
              </w:rPr>
            </w:pPr>
          </w:p>
        </w:tc>
        <w:tc>
          <w:tcPr>
            <w:tcW w:w="630" w:type="dxa"/>
          </w:tcPr>
          <w:p w:rsidR="002279EA" w:rsidRDefault="002279EA" w:rsidP="00F957FA">
            <w:pPr>
              <w:spacing w:before="60"/>
              <w:rPr>
                <w:rFonts w:ascii="Arial" w:hAnsi="Arial" w:cs="Arial"/>
                <w:sz w:val="16"/>
              </w:rPr>
            </w:pPr>
          </w:p>
        </w:tc>
        <w:tc>
          <w:tcPr>
            <w:tcW w:w="630" w:type="dxa"/>
          </w:tcPr>
          <w:p w:rsidR="002279EA" w:rsidRDefault="002279EA" w:rsidP="00F957FA">
            <w:pPr>
              <w:spacing w:before="60"/>
              <w:rPr>
                <w:rFonts w:ascii="Arial" w:hAnsi="Arial" w:cs="Arial"/>
                <w:sz w:val="16"/>
              </w:rPr>
            </w:pPr>
          </w:p>
        </w:tc>
        <w:tc>
          <w:tcPr>
            <w:tcW w:w="540" w:type="dxa"/>
            <w:shd w:val="pct15" w:color="auto" w:fill="auto"/>
          </w:tcPr>
          <w:p w:rsidR="002279EA" w:rsidRDefault="002279EA" w:rsidP="00F957FA">
            <w:pPr>
              <w:spacing w:before="60"/>
              <w:rPr>
                <w:rFonts w:ascii="Arial" w:hAnsi="Arial" w:cs="Arial"/>
                <w:sz w:val="16"/>
              </w:rPr>
            </w:pPr>
          </w:p>
        </w:tc>
      </w:tr>
      <w:tr w:rsidR="002279EA" w:rsidTr="002279EA">
        <w:tc>
          <w:tcPr>
            <w:tcW w:w="2035" w:type="dxa"/>
          </w:tcPr>
          <w:p w:rsidR="002279EA" w:rsidRDefault="002279EA" w:rsidP="00F957FA">
            <w:pPr>
              <w:spacing w:before="60"/>
              <w:rPr>
                <w:rFonts w:ascii="Arial" w:hAnsi="Arial" w:cs="Arial"/>
                <w:b/>
                <w:bCs/>
                <w:sz w:val="16"/>
              </w:rPr>
            </w:pPr>
            <w:r>
              <w:rPr>
                <w:rFonts w:ascii="Arial" w:hAnsi="Arial" w:cs="Arial"/>
                <w:b/>
                <w:bCs/>
                <w:sz w:val="16"/>
              </w:rPr>
              <w:t>Return Value</w:t>
            </w:r>
          </w:p>
        </w:tc>
        <w:tc>
          <w:tcPr>
            <w:tcW w:w="3923" w:type="dxa"/>
          </w:tcPr>
          <w:p w:rsidR="002279EA" w:rsidRDefault="00DA3DB9" w:rsidP="00F957FA">
            <w:pPr>
              <w:spacing w:before="60"/>
              <w:rPr>
                <w:rFonts w:ascii="Arial" w:hAnsi="Arial" w:cs="Arial"/>
                <w:sz w:val="16"/>
              </w:rPr>
            </w:pPr>
            <w:r>
              <w:rPr>
                <w:rFonts w:ascii="Arial" w:hAnsi="Arial" w:cs="Arial"/>
                <w:sz w:val="16"/>
              </w:rPr>
              <w:t>None</w:t>
            </w:r>
          </w:p>
        </w:tc>
        <w:tc>
          <w:tcPr>
            <w:tcW w:w="990" w:type="dxa"/>
          </w:tcPr>
          <w:p w:rsidR="002279EA" w:rsidRDefault="002279EA" w:rsidP="00F957FA">
            <w:pPr>
              <w:spacing w:before="60"/>
              <w:rPr>
                <w:rFonts w:ascii="Arial" w:hAnsi="Arial" w:cs="Arial"/>
                <w:sz w:val="16"/>
              </w:rPr>
            </w:pPr>
          </w:p>
        </w:tc>
        <w:tc>
          <w:tcPr>
            <w:tcW w:w="450" w:type="dxa"/>
          </w:tcPr>
          <w:p w:rsidR="002279EA" w:rsidRDefault="002279EA" w:rsidP="00F957FA">
            <w:pPr>
              <w:spacing w:before="60"/>
              <w:rPr>
                <w:rFonts w:ascii="Arial" w:hAnsi="Arial" w:cs="Arial"/>
                <w:sz w:val="16"/>
              </w:rPr>
            </w:pPr>
          </w:p>
        </w:tc>
        <w:tc>
          <w:tcPr>
            <w:tcW w:w="630" w:type="dxa"/>
          </w:tcPr>
          <w:p w:rsidR="002279EA" w:rsidRDefault="002279EA" w:rsidP="00F957FA">
            <w:pPr>
              <w:spacing w:before="60"/>
              <w:rPr>
                <w:rFonts w:ascii="Arial" w:hAnsi="Arial" w:cs="Arial"/>
                <w:sz w:val="16"/>
              </w:rPr>
            </w:pPr>
          </w:p>
        </w:tc>
        <w:tc>
          <w:tcPr>
            <w:tcW w:w="630" w:type="dxa"/>
          </w:tcPr>
          <w:p w:rsidR="002279EA" w:rsidRDefault="002279EA" w:rsidP="00F957FA">
            <w:pPr>
              <w:spacing w:before="60"/>
              <w:rPr>
                <w:rFonts w:ascii="Arial" w:hAnsi="Arial" w:cs="Arial"/>
                <w:sz w:val="16"/>
              </w:rPr>
            </w:pPr>
          </w:p>
        </w:tc>
        <w:tc>
          <w:tcPr>
            <w:tcW w:w="540" w:type="dxa"/>
          </w:tcPr>
          <w:p w:rsidR="002279EA" w:rsidRDefault="002279EA" w:rsidP="00F957FA">
            <w:pPr>
              <w:spacing w:before="60"/>
              <w:rPr>
                <w:rFonts w:ascii="Arial" w:hAnsi="Arial" w:cs="Arial"/>
                <w:sz w:val="16"/>
              </w:rPr>
            </w:pPr>
          </w:p>
        </w:tc>
      </w:tr>
    </w:tbl>
    <w:p w:rsidR="001B60DF" w:rsidRPr="00BA3D55" w:rsidRDefault="001B60DF" w:rsidP="001B60DF">
      <w:pPr>
        <w:pStyle w:val="Heading4"/>
      </w:pPr>
      <w:r w:rsidRPr="00BA3D55">
        <w:t>Description</w:t>
      </w:r>
    </w:p>
    <w:p w:rsidR="001B60DF" w:rsidRDefault="00293B85" w:rsidP="00DA3DB9">
      <w:pPr>
        <w:spacing w:after="0"/>
        <w:jc w:val="center"/>
      </w:pPr>
      <w:r>
        <w:object w:dxaOrig="5892" w:dyaOrig="6794">
          <v:shape id="_x0000_i1041" type="#_x0000_t75" style="width:294pt;height:340.7pt" o:ole="">
            <v:imagedata r:id="rId10" o:title=""/>
          </v:shape>
          <o:OLEObject Type="Embed" ProgID="Visio.Drawing.11" ShapeID="_x0000_i1041" DrawAspect="Content" ObjectID="_1528184437" r:id="rId11"/>
        </w:object>
      </w:r>
    </w:p>
    <w:p w:rsidR="00DA3DB9" w:rsidRDefault="00DA3DB9">
      <w:pPr>
        <w:spacing w:after="0"/>
      </w:pPr>
      <w:r>
        <w:br w:type="page"/>
      </w:r>
    </w:p>
    <w:p w:rsidR="00DA3DB9" w:rsidRDefault="00AF1563" w:rsidP="00DA3DB9">
      <w:pPr>
        <w:pStyle w:val="Heading3"/>
      </w:pPr>
      <w:r>
        <w:lastRenderedPageBreak/>
        <w:t>Get Data</w:t>
      </w: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5"/>
        <w:gridCol w:w="3923"/>
        <w:gridCol w:w="810"/>
        <w:gridCol w:w="630"/>
        <w:gridCol w:w="630"/>
        <w:gridCol w:w="630"/>
        <w:gridCol w:w="540"/>
      </w:tblGrid>
      <w:tr w:rsidR="00DA3DB9" w:rsidTr="000556B4">
        <w:tc>
          <w:tcPr>
            <w:tcW w:w="2035" w:type="dxa"/>
          </w:tcPr>
          <w:p w:rsidR="00DA3DB9" w:rsidRDefault="00DA3DB9" w:rsidP="00DA3DB9">
            <w:pPr>
              <w:spacing w:before="60"/>
              <w:rPr>
                <w:rFonts w:ascii="Arial" w:hAnsi="Arial" w:cs="Arial"/>
                <w:b/>
                <w:bCs/>
                <w:sz w:val="16"/>
              </w:rPr>
            </w:pPr>
            <w:r>
              <w:rPr>
                <w:rFonts w:ascii="Arial" w:hAnsi="Arial" w:cs="Arial"/>
                <w:b/>
                <w:bCs/>
                <w:sz w:val="16"/>
              </w:rPr>
              <w:t>Function Name</w:t>
            </w:r>
          </w:p>
        </w:tc>
        <w:tc>
          <w:tcPr>
            <w:tcW w:w="3923" w:type="dxa"/>
          </w:tcPr>
          <w:p w:rsidR="00DA3DB9" w:rsidRDefault="00AF1563" w:rsidP="00DA3DB9">
            <w:pPr>
              <w:spacing w:before="60"/>
              <w:rPr>
                <w:rFonts w:ascii="Arial" w:hAnsi="Arial" w:cs="Arial"/>
                <w:sz w:val="16"/>
              </w:rPr>
            </w:pPr>
            <w:r>
              <w:rPr>
                <w:rFonts w:ascii="Arial" w:hAnsi="Arial" w:cs="Arial"/>
                <w:sz w:val="16"/>
              </w:rPr>
              <w:t>DigColPs</w:t>
            </w:r>
            <w:r w:rsidR="00DA3DB9" w:rsidRPr="00DA3DB9">
              <w:rPr>
                <w:rFonts w:ascii="Arial" w:hAnsi="Arial" w:cs="Arial"/>
                <w:sz w:val="16"/>
              </w:rPr>
              <w:t>Int_GetData</w:t>
            </w:r>
          </w:p>
        </w:tc>
        <w:tc>
          <w:tcPr>
            <w:tcW w:w="810" w:type="dxa"/>
            <w:shd w:val="pct30" w:color="FFFF00" w:fill="auto"/>
          </w:tcPr>
          <w:p w:rsidR="00DA3DB9" w:rsidRDefault="00DA3DB9" w:rsidP="00DA3DB9">
            <w:pPr>
              <w:spacing w:before="60"/>
              <w:jc w:val="center"/>
              <w:rPr>
                <w:rFonts w:ascii="Arial" w:hAnsi="Arial" w:cs="Arial"/>
                <w:sz w:val="16"/>
              </w:rPr>
            </w:pPr>
            <w:r>
              <w:rPr>
                <w:rFonts w:ascii="Arial" w:hAnsi="Arial" w:cs="Arial"/>
                <w:sz w:val="16"/>
              </w:rPr>
              <w:t>Type</w:t>
            </w:r>
          </w:p>
        </w:tc>
        <w:tc>
          <w:tcPr>
            <w:tcW w:w="630" w:type="dxa"/>
            <w:shd w:val="pct30" w:color="FFFF00" w:fill="auto"/>
          </w:tcPr>
          <w:p w:rsidR="00DA3DB9" w:rsidRDefault="00DA3DB9" w:rsidP="00DA3DB9">
            <w:pPr>
              <w:spacing w:before="60"/>
              <w:ind w:right="-108"/>
              <w:rPr>
                <w:rFonts w:ascii="Arial" w:hAnsi="Arial" w:cs="Arial"/>
                <w:sz w:val="16"/>
              </w:rPr>
            </w:pPr>
            <w:r>
              <w:rPr>
                <w:rFonts w:ascii="Arial" w:hAnsi="Arial" w:cs="Arial"/>
                <w:sz w:val="16"/>
              </w:rPr>
              <w:t>Dir.</w:t>
            </w:r>
          </w:p>
        </w:tc>
        <w:tc>
          <w:tcPr>
            <w:tcW w:w="630" w:type="dxa"/>
            <w:shd w:val="pct30" w:color="FFFF00" w:fill="auto"/>
          </w:tcPr>
          <w:p w:rsidR="00DA3DB9" w:rsidRDefault="00DA3DB9" w:rsidP="00DA3DB9">
            <w:pPr>
              <w:spacing w:before="60"/>
              <w:jc w:val="center"/>
              <w:rPr>
                <w:rFonts w:ascii="Arial" w:hAnsi="Arial" w:cs="Arial"/>
                <w:sz w:val="16"/>
              </w:rPr>
            </w:pPr>
            <w:r>
              <w:rPr>
                <w:rFonts w:ascii="Arial" w:hAnsi="Arial" w:cs="Arial"/>
                <w:sz w:val="16"/>
              </w:rPr>
              <w:t>Min</w:t>
            </w:r>
          </w:p>
        </w:tc>
        <w:tc>
          <w:tcPr>
            <w:tcW w:w="630" w:type="dxa"/>
            <w:shd w:val="pct30" w:color="FFFF00" w:fill="auto"/>
          </w:tcPr>
          <w:p w:rsidR="00DA3DB9" w:rsidRDefault="00DA3DB9" w:rsidP="00DA3DB9">
            <w:pPr>
              <w:spacing w:before="60"/>
              <w:jc w:val="center"/>
              <w:rPr>
                <w:rFonts w:ascii="Arial" w:hAnsi="Arial" w:cs="Arial"/>
                <w:sz w:val="16"/>
              </w:rPr>
            </w:pPr>
            <w:r>
              <w:rPr>
                <w:rFonts w:ascii="Arial" w:hAnsi="Arial" w:cs="Arial"/>
                <w:sz w:val="16"/>
              </w:rPr>
              <w:t>Max</w:t>
            </w:r>
          </w:p>
        </w:tc>
        <w:tc>
          <w:tcPr>
            <w:tcW w:w="540" w:type="dxa"/>
            <w:tcBorders>
              <w:bottom w:val="single" w:sz="4" w:space="0" w:color="auto"/>
            </w:tcBorders>
            <w:shd w:val="pct30" w:color="FFFF00" w:fill="auto"/>
          </w:tcPr>
          <w:p w:rsidR="00DA3DB9" w:rsidRDefault="00DA3DB9" w:rsidP="00DA3DB9">
            <w:pPr>
              <w:spacing w:before="60"/>
              <w:jc w:val="center"/>
              <w:rPr>
                <w:rFonts w:ascii="Arial" w:hAnsi="Arial" w:cs="Arial"/>
                <w:sz w:val="16"/>
              </w:rPr>
            </w:pPr>
            <w:r>
              <w:rPr>
                <w:rFonts w:ascii="Arial" w:hAnsi="Arial" w:cs="Arial"/>
                <w:sz w:val="16"/>
              </w:rPr>
              <w:t>UTP Tol.</w:t>
            </w:r>
          </w:p>
        </w:tc>
      </w:tr>
      <w:tr w:rsidR="00DA3DB9" w:rsidTr="000556B4">
        <w:tc>
          <w:tcPr>
            <w:tcW w:w="2035" w:type="dxa"/>
          </w:tcPr>
          <w:p w:rsidR="00DA3DB9" w:rsidRDefault="00DA3DB9" w:rsidP="00DA3DB9">
            <w:pPr>
              <w:spacing w:before="60"/>
              <w:rPr>
                <w:rFonts w:ascii="Arial" w:hAnsi="Arial" w:cs="Arial"/>
                <w:b/>
                <w:bCs/>
                <w:sz w:val="16"/>
              </w:rPr>
            </w:pPr>
            <w:r>
              <w:rPr>
                <w:rFonts w:ascii="Arial" w:hAnsi="Arial" w:cs="Arial"/>
                <w:b/>
                <w:bCs/>
                <w:sz w:val="16"/>
              </w:rPr>
              <w:t xml:space="preserve">Arguments Passed </w:t>
            </w:r>
          </w:p>
        </w:tc>
        <w:tc>
          <w:tcPr>
            <w:tcW w:w="3923" w:type="dxa"/>
          </w:tcPr>
          <w:p w:rsidR="00DA3DB9" w:rsidRDefault="000556B4" w:rsidP="00DA3DB9">
            <w:pPr>
              <w:spacing w:before="60"/>
              <w:rPr>
                <w:rFonts w:ascii="Arial" w:hAnsi="Arial" w:cs="Arial"/>
                <w:sz w:val="16"/>
              </w:rPr>
            </w:pPr>
            <w:r w:rsidRPr="000556B4">
              <w:rPr>
                <w:rFonts w:ascii="Arial" w:hAnsi="Arial" w:cs="Arial"/>
                <w:sz w:val="16"/>
              </w:rPr>
              <w:t>ColSnsrDataPtr_Cnt_T_u16</w:t>
            </w:r>
          </w:p>
        </w:tc>
        <w:tc>
          <w:tcPr>
            <w:tcW w:w="810" w:type="dxa"/>
          </w:tcPr>
          <w:p w:rsidR="00DA3DB9" w:rsidRDefault="000556B4" w:rsidP="00DA3DB9">
            <w:pPr>
              <w:spacing w:before="60"/>
              <w:rPr>
                <w:rFonts w:ascii="Arial" w:hAnsi="Arial" w:cs="Arial"/>
                <w:sz w:val="16"/>
              </w:rPr>
            </w:pPr>
            <w:r>
              <w:rPr>
                <w:rFonts w:ascii="Arial" w:hAnsi="Arial" w:cs="Arial"/>
                <w:sz w:val="16"/>
              </w:rPr>
              <w:t>uint16</w:t>
            </w:r>
          </w:p>
        </w:tc>
        <w:tc>
          <w:tcPr>
            <w:tcW w:w="630" w:type="dxa"/>
          </w:tcPr>
          <w:p w:rsidR="00DA3DB9" w:rsidRDefault="000556B4" w:rsidP="00DA3DB9">
            <w:pPr>
              <w:spacing w:before="60"/>
              <w:rPr>
                <w:rFonts w:ascii="Arial" w:hAnsi="Arial" w:cs="Arial"/>
                <w:sz w:val="16"/>
              </w:rPr>
            </w:pPr>
            <w:r>
              <w:rPr>
                <w:rFonts w:ascii="Arial" w:hAnsi="Arial" w:cs="Arial"/>
                <w:sz w:val="16"/>
              </w:rPr>
              <w:t>Out</w:t>
            </w:r>
          </w:p>
        </w:tc>
        <w:tc>
          <w:tcPr>
            <w:tcW w:w="630" w:type="dxa"/>
          </w:tcPr>
          <w:p w:rsidR="00DA3DB9" w:rsidRDefault="000556B4" w:rsidP="00DA3DB9">
            <w:pPr>
              <w:spacing w:before="60"/>
              <w:rPr>
                <w:rFonts w:ascii="Arial" w:hAnsi="Arial" w:cs="Arial"/>
                <w:sz w:val="16"/>
              </w:rPr>
            </w:pPr>
            <w:r>
              <w:rPr>
                <w:rFonts w:ascii="Arial" w:hAnsi="Arial" w:cs="Arial"/>
                <w:sz w:val="16"/>
              </w:rPr>
              <w:t>FULL</w:t>
            </w:r>
          </w:p>
        </w:tc>
        <w:tc>
          <w:tcPr>
            <w:tcW w:w="630" w:type="dxa"/>
          </w:tcPr>
          <w:p w:rsidR="00DA3DB9" w:rsidRDefault="000556B4" w:rsidP="00DA3DB9">
            <w:pPr>
              <w:spacing w:before="60"/>
              <w:rPr>
                <w:rFonts w:ascii="Arial" w:hAnsi="Arial" w:cs="Arial"/>
                <w:sz w:val="16"/>
              </w:rPr>
            </w:pPr>
            <w:r>
              <w:rPr>
                <w:rFonts w:ascii="Arial" w:hAnsi="Arial" w:cs="Arial"/>
                <w:sz w:val="16"/>
              </w:rPr>
              <w:t>FULL</w:t>
            </w:r>
          </w:p>
        </w:tc>
        <w:tc>
          <w:tcPr>
            <w:tcW w:w="540" w:type="dxa"/>
            <w:shd w:val="pct15" w:color="auto" w:fill="auto"/>
          </w:tcPr>
          <w:p w:rsidR="00DA3DB9" w:rsidRDefault="00DA3DB9" w:rsidP="00DA3DB9">
            <w:pPr>
              <w:spacing w:before="60"/>
              <w:rPr>
                <w:rFonts w:ascii="Arial" w:hAnsi="Arial" w:cs="Arial"/>
                <w:sz w:val="16"/>
              </w:rPr>
            </w:pPr>
          </w:p>
        </w:tc>
      </w:tr>
      <w:tr w:rsidR="00DA3DB9" w:rsidTr="000556B4">
        <w:tc>
          <w:tcPr>
            <w:tcW w:w="2035" w:type="dxa"/>
          </w:tcPr>
          <w:p w:rsidR="00DA3DB9" w:rsidRDefault="00DA3DB9" w:rsidP="00DA3DB9">
            <w:pPr>
              <w:spacing w:before="60"/>
              <w:rPr>
                <w:rFonts w:ascii="Arial" w:hAnsi="Arial" w:cs="Arial"/>
                <w:b/>
                <w:bCs/>
                <w:sz w:val="16"/>
              </w:rPr>
            </w:pPr>
          </w:p>
        </w:tc>
        <w:tc>
          <w:tcPr>
            <w:tcW w:w="3923" w:type="dxa"/>
          </w:tcPr>
          <w:p w:rsidR="00DA3DB9" w:rsidRDefault="000556B4" w:rsidP="00DA3DB9">
            <w:pPr>
              <w:spacing w:before="60"/>
              <w:rPr>
                <w:rFonts w:ascii="Arial" w:hAnsi="Arial" w:cs="Arial"/>
                <w:sz w:val="16"/>
              </w:rPr>
            </w:pPr>
            <w:r w:rsidRPr="000556B4">
              <w:rPr>
                <w:rFonts w:ascii="Arial" w:hAnsi="Arial" w:cs="Arial"/>
                <w:sz w:val="16"/>
              </w:rPr>
              <w:t>SpurSnsrDataPtr_Cnt_T_u16</w:t>
            </w:r>
          </w:p>
        </w:tc>
        <w:tc>
          <w:tcPr>
            <w:tcW w:w="810" w:type="dxa"/>
          </w:tcPr>
          <w:p w:rsidR="00DA3DB9" w:rsidRDefault="000556B4" w:rsidP="00DA3DB9">
            <w:pPr>
              <w:spacing w:before="60"/>
              <w:rPr>
                <w:rFonts w:ascii="Arial" w:hAnsi="Arial" w:cs="Arial"/>
                <w:sz w:val="16"/>
              </w:rPr>
            </w:pPr>
            <w:r>
              <w:rPr>
                <w:rFonts w:ascii="Arial" w:hAnsi="Arial" w:cs="Arial"/>
                <w:sz w:val="16"/>
              </w:rPr>
              <w:t>uint16</w:t>
            </w:r>
          </w:p>
        </w:tc>
        <w:tc>
          <w:tcPr>
            <w:tcW w:w="630" w:type="dxa"/>
          </w:tcPr>
          <w:p w:rsidR="00DA3DB9" w:rsidRDefault="000556B4" w:rsidP="00DA3DB9">
            <w:pPr>
              <w:spacing w:before="60"/>
              <w:rPr>
                <w:rFonts w:ascii="Arial" w:hAnsi="Arial" w:cs="Arial"/>
                <w:sz w:val="16"/>
              </w:rPr>
            </w:pPr>
            <w:r>
              <w:rPr>
                <w:rFonts w:ascii="Arial" w:hAnsi="Arial" w:cs="Arial"/>
                <w:sz w:val="16"/>
              </w:rPr>
              <w:t>Out</w:t>
            </w:r>
          </w:p>
        </w:tc>
        <w:tc>
          <w:tcPr>
            <w:tcW w:w="630" w:type="dxa"/>
          </w:tcPr>
          <w:p w:rsidR="00DA3DB9" w:rsidRDefault="000556B4" w:rsidP="00DA3DB9">
            <w:pPr>
              <w:spacing w:before="60"/>
              <w:rPr>
                <w:rFonts w:ascii="Arial" w:hAnsi="Arial" w:cs="Arial"/>
                <w:sz w:val="16"/>
              </w:rPr>
            </w:pPr>
            <w:r>
              <w:rPr>
                <w:rFonts w:ascii="Arial" w:hAnsi="Arial" w:cs="Arial"/>
                <w:sz w:val="16"/>
              </w:rPr>
              <w:t>FULL</w:t>
            </w:r>
          </w:p>
        </w:tc>
        <w:tc>
          <w:tcPr>
            <w:tcW w:w="630" w:type="dxa"/>
          </w:tcPr>
          <w:p w:rsidR="00DA3DB9" w:rsidRDefault="000556B4" w:rsidP="00DA3DB9">
            <w:pPr>
              <w:spacing w:before="60"/>
              <w:rPr>
                <w:rFonts w:ascii="Arial" w:hAnsi="Arial" w:cs="Arial"/>
                <w:sz w:val="16"/>
              </w:rPr>
            </w:pPr>
            <w:r>
              <w:rPr>
                <w:rFonts w:ascii="Arial" w:hAnsi="Arial" w:cs="Arial"/>
                <w:sz w:val="16"/>
              </w:rPr>
              <w:t>FULL</w:t>
            </w:r>
          </w:p>
        </w:tc>
        <w:tc>
          <w:tcPr>
            <w:tcW w:w="540" w:type="dxa"/>
            <w:shd w:val="pct15" w:color="auto" w:fill="auto"/>
          </w:tcPr>
          <w:p w:rsidR="00DA3DB9" w:rsidRDefault="00DA3DB9" w:rsidP="00DA3DB9">
            <w:pPr>
              <w:spacing w:before="60"/>
              <w:rPr>
                <w:rFonts w:ascii="Arial" w:hAnsi="Arial" w:cs="Arial"/>
                <w:sz w:val="16"/>
              </w:rPr>
            </w:pPr>
          </w:p>
        </w:tc>
      </w:tr>
      <w:tr w:rsidR="000556B4" w:rsidTr="000556B4">
        <w:tc>
          <w:tcPr>
            <w:tcW w:w="2035" w:type="dxa"/>
          </w:tcPr>
          <w:p w:rsidR="000556B4" w:rsidRDefault="000556B4" w:rsidP="00DA3DB9">
            <w:pPr>
              <w:spacing w:before="60"/>
              <w:rPr>
                <w:rFonts w:ascii="Arial" w:hAnsi="Arial" w:cs="Arial"/>
                <w:b/>
                <w:bCs/>
                <w:sz w:val="16"/>
              </w:rPr>
            </w:pPr>
          </w:p>
        </w:tc>
        <w:tc>
          <w:tcPr>
            <w:tcW w:w="3923" w:type="dxa"/>
          </w:tcPr>
          <w:p w:rsidR="000556B4" w:rsidRDefault="000556B4" w:rsidP="00DA3DB9">
            <w:pPr>
              <w:spacing w:before="60"/>
              <w:rPr>
                <w:rFonts w:ascii="Arial" w:hAnsi="Arial" w:cs="Arial"/>
                <w:sz w:val="16"/>
              </w:rPr>
            </w:pPr>
            <w:r w:rsidRPr="000556B4">
              <w:rPr>
                <w:rFonts w:ascii="Arial" w:hAnsi="Arial" w:cs="Arial"/>
                <w:sz w:val="16"/>
              </w:rPr>
              <w:t>DataTypePtr_Cnt_T_u08</w:t>
            </w:r>
          </w:p>
        </w:tc>
        <w:tc>
          <w:tcPr>
            <w:tcW w:w="810" w:type="dxa"/>
          </w:tcPr>
          <w:p w:rsidR="000556B4" w:rsidRDefault="000556B4" w:rsidP="000556B4">
            <w:pPr>
              <w:spacing w:before="60"/>
              <w:rPr>
                <w:rFonts w:ascii="Arial" w:hAnsi="Arial" w:cs="Arial"/>
                <w:sz w:val="16"/>
              </w:rPr>
            </w:pPr>
            <w:r>
              <w:rPr>
                <w:rFonts w:ascii="Arial" w:hAnsi="Arial" w:cs="Arial"/>
                <w:sz w:val="16"/>
              </w:rPr>
              <w:t>uint8</w:t>
            </w:r>
          </w:p>
        </w:tc>
        <w:tc>
          <w:tcPr>
            <w:tcW w:w="630" w:type="dxa"/>
          </w:tcPr>
          <w:p w:rsidR="000556B4" w:rsidRDefault="000556B4" w:rsidP="00DA3DB9">
            <w:pPr>
              <w:spacing w:before="60"/>
              <w:rPr>
                <w:rFonts w:ascii="Arial" w:hAnsi="Arial" w:cs="Arial"/>
                <w:sz w:val="16"/>
              </w:rPr>
            </w:pPr>
            <w:r>
              <w:rPr>
                <w:rFonts w:ascii="Arial" w:hAnsi="Arial" w:cs="Arial"/>
                <w:sz w:val="16"/>
              </w:rPr>
              <w:t>Out</w:t>
            </w:r>
          </w:p>
        </w:tc>
        <w:tc>
          <w:tcPr>
            <w:tcW w:w="630" w:type="dxa"/>
          </w:tcPr>
          <w:p w:rsidR="000556B4" w:rsidRDefault="000556B4" w:rsidP="00DA3DB9">
            <w:pPr>
              <w:spacing w:before="60"/>
              <w:rPr>
                <w:rFonts w:ascii="Arial" w:hAnsi="Arial" w:cs="Arial"/>
                <w:sz w:val="16"/>
              </w:rPr>
            </w:pPr>
            <w:r>
              <w:rPr>
                <w:rFonts w:ascii="Arial" w:hAnsi="Arial" w:cs="Arial"/>
                <w:sz w:val="16"/>
              </w:rPr>
              <w:t>0</w:t>
            </w:r>
          </w:p>
        </w:tc>
        <w:tc>
          <w:tcPr>
            <w:tcW w:w="630" w:type="dxa"/>
          </w:tcPr>
          <w:p w:rsidR="000556B4" w:rsidRDefault="000556B4" w:rsidP="00DA3DB9">
            <w:pPr>
              <w:spacing w:before="60"/>
              <w:rPr>
                <w:rFonts w:ascii="Arial" w:hAnsi="Arial" w:cs="Arial"/>
                <w:sz w:val="16"/>
              </w:rPr>
            </w:pPr>
            <w:r>
              <w:rPr>
                <w:rFonts w:ascii="Arial" w:hAnsi="Arial" w:cs="Arial"/>
                <w:sz w:val="16"/>
              </w:rPr>
              <w:t>5</w:t>
            </w:r>
          </w:p>
        </w:tc>
        <w:tc>
          <w:tcPr>
            <w:tcW w:w="540" w:type="dxa"/>
            <w:shd w:val="pct15" w:color="auto" w:fill="auto"/>
          </w:tcPr>
          <w:p w:rsidR="000556B4" w:rsidRDefault="000556B4" w:rsidP="00DA3DB9">
            <w:pPr>
              <w:spacing w:before="60"/>
              <w:rPr>
                <w:rFonts w:ascii="Arial" w:hAnsi="Arial" w:cs="Arial"/>
                <w:sz w:val="16"/>
              </w:rPr>
            </w:pPr>
          </w:p>
        </w:tc>
      </w:tr>
      <w:tr w:rsidR="00DA3DB9" w:rsidTr="000556B4">
        <w:tc>
          <w:tcPr>
            <w:tcW w:w="2035" w:type="dxa"/>
          </w:tcPr>
          <w:p w:rsidR="00DA3DB9" w:rsidRDefault="00DA3DB9" w:rsidP="00DA3DB9">
            <w:pPr>
              <w:spacing w:before="60"/>
              <w:rPr>
                <w:rFonts w:ascii="Arial" w:hAnsi="Arial" w:cs="Arial"/>
                <w:b/>
                <w:bCs/>
                <w:sz w:val="16"/>
              </w:rPr>
            </w:pPr>
            <w:r>
              <w:rPr>
                <w:rFonts w:ascii="Arial" w:hAnsi="Arial" w:cs="Arial"/>
                <w:b/>
                <w:bCs/>
                <w:sz w:val="16"/>
              </w:rPr>
              <w:t>Return Value</w:t>
            </w:r>
          </w:p>
        </w:tc>
        <w:tc>
          <w:tcPr>
            <w:tcW w:w="3923" w:type="dxa"/>
          </w:tcPr>
          <w:p w:rsidR="00DA3DB9" w:rsidRDefault="000556B4" w:rsidP="00DA3DB9">
            <w:pPr>
              <w:spacing w:before="60"/>
              <w:rPr>
                <w:rFonts w:ascii="Arial" w:hAnsi="Arial" w:cs="Arial"/>
                <w:sz w:val="16"/>
              </w:rPr>
            </w:pPr>
            <w:r w:rsidRPr="000556B4">
              <w:rPr>
                <w:rFonts w:ascii="Arial" w:hAnsi="Arial" w:cs="Arial"/>
                <w:sz w:val="16"/>
              </w:rPr>
              <w:t>CommFaults_Cnt_T_b08</w:t>
            </w:r>
          </w:p>
        </w:tc>
        <w:tc>
          <w:tcPr>
            <w:tcW w:w="810" w:type="dxa"/>
          </w:tcPr>
          <w:p w:rsidR="00DA3DB9" w:rsidRDefault="000556B4" w:rsidP="00DA3DB9">
            <w:pPr>
              <w:spacing w:before="60"/>
              <w:rPr>
                <w:rFonts w:ascii="Arial" w:hAnsi="Arial" w:cs="Arial"/>
                <w:sz w:val="16"/>
              </w:rPr>
            </w:pPr>
            <w:r>
              <w:rPr>
                <w:rFonts w:ascii="Arial" w:hAnsi="Arial" w:cs="Arial"/>
                <w:sz w:val="16"/>
              </w:rPr>
              <w:t>uint8</w:t>
            </w:r>
          </w:p>
        </w:tc>
        <w:tc>
          <w:tcPr>
            <w:tcW w:w="630" w:type="dxa"/>
          </w:tcPr>
          <w:p w:rsidR="00DA3DB9" w:rsidRDefault="000556B4" w:rsidP="00DA3DB9">
            <w:pPr>
              <w:spacing w:before="60"/>
              <w:rPr>
                <w:rFonts w:ascii="Arial" w:hAnsi="Arial" w:cs="Arial"/>
                <w:sz w:val="16"/>
              </w:rPr>
            </w:pPr>
            <w:r>
              <w:rPr>
                <w:rFonts w:ascii="Arial" w:hAnsi="Arial" w:cs="Arial"/>
                <w:sz w:val="16"/>
              </w:rPr>
              <w:t>Out</w:t>
            </w:r>
          </w:p>
        </w:tc>
        <w:tc>
          <w:tcPr>
            <w:tcW w:w="630" w:type="dxa"/>
          </w:tcPr>
          <w:p w:rsidR="00DA3DB9" w:rsidRDefault="000556B4" w:rsidP="00DA3DB9">
            <w:pPr>
              <w:spacing w:before="60"/>
              <w:rPr>
                <w:rFonts w:ascii="Arial" w:hAnsi="Arial" w:cs="Arial"/>
                <w:sz w:val="16"/>
              </w:rPr>
            </w:pPr>
            <w:r>
              <w:rPr>
                <w:rFonts w:ascii="Arial" w:hAnsi="Arial" w:cs="Arial"/>
                <w:sz w:val="16"/>
              </w:rPr>
              <w:t>0</w:t>
            </w:r>
          </w:p>
        </w:tc>
        <w:tc>
          <w:tcPr>
            <w:tcW w:w="630" w:type="dxa"/>
          </w:tcPr>
          <w:p w:rsidR="00DA3DB9" w:rsidRDefault="000556B4" w:rsidP="00DA3DB9">
            <w:pPr>
              <w:spacing w:before="60"/>
              <w:rPr>
                <w:rFonts w:ascii="Arial" w:hAnsi="Arial" w:cs="Arial"/>
                <w:sz w:val="16"/>
              </w:rPr>
            </w:pPr>
            <w:r>
              <w:rPr>
                <w:rFonts w:ascii="Arial" w:hAnsi="Arial" w:cs="Arial"/>
                <w:sz w:val="16"/>
              </w:rPr>
              <w:t>16</w:t>
            </w:r>
          </w:p>
        </w:tc>
        <w:tc>
          <w:tcPr>
            <w:tcW w:w="540" w:type="dxa"/>
          </w:tcPr>
          <w:p w:rsidR="00DA3DB9" w:rsidRDefault="000556B4" w:rsidP="00DA3DB9">
            <w:pPr>
              <w:spacing w:before="60"/>
              <w:rPr>
                <w:rFonts w:ascii="Arial" w:hAnsi="Arial" w:cs="Arial"/>
                <w:sz w:val="16"/>
              </w:rPr>
            </w:pPr>
            <w:r>
              <w:rPr>
                <w:rFonts w:ascii="Arial" w:hAnsi="Arial" w:cs="Arial"/>
                <w:sz w:val="16"/>
              </w:rPr>
              <w:t>0</w:t>
            </w:r>
          </w:p>
        </w:tc>
      </w:tr>
    </w:tbl>
    <w:p w:rsidR="00DA3DB9" w:rsidRPr="001A2EC7" w:rsidRDefault="00DA3DB9" w:rsidP="00DA3DB9">
      <w:pPr>
        <w:pStyle w:val="Heading4"/>
      </w:pPr>
      <w:r w:rsidRPr="001A2EC7">
        <w:lastRenderedPageBreak/>
        <w:t>Description</w:t>
      </w:r>
    </w:p>
    <w:p w:rsidR="00D33BF9" w:rsidRPr="00D33BF9" w:rsidRDefault="001F7F9D" w:rsidP="00D33BF9">
      <w:r>
        <w:object w:dxaOrig="6845" w:dyaOrig="8405">
          <v:shape id="_x0000_i1026" type="#_x0000_t75" style="width:457.6pt;height:523.65pt" o:ole="">
            <v:imagedata r:id="rId12" o:title=""/>
          </v:shape>
          <o:OLEObject Type="Embed" ProgID="Visio.Drawing.11" ShapeID="_x0000_i1026" DrawAspect="Content" ObjectID="_1528184438" r:id="rId13"/>
        </w:object>
      </w:r>
    </w:p>
    <w:p w:rsidR="000556B4" w:rsidRDefault="00496831" w:rsidP="0065209E">
      <w:pPr>
        <w:spacing w:after="0"/>
        <w:jc w:val="center"/>
      </w:pPr>
      <w:r>
        <w:object w:dxaOrig="6891" w:dyaOrig="8060">
          <v:shape id="_x0000_i1027" type="#_x0000_t75" style="width:497.2pt;height:581.15pt" o:ole="">
            <v:imagedata r:id="rId14" o:title=""/>
          </v:shape>
          <o:OLEObject Type="Embed" ProgID="Visio.Drawing.11" ShapeID="_x0000_i1027" DrawAspect="Content" ObjectID="_1528184439" r:id="rId15"/>
        </w:object>
      </w:r>
    </w:p>
    <w:p w:rsidR="000556B4" w:rsidRDefault="00AF1563" w:rsidP="000556B4">
      <w:pPr>
        <w:pStyle w:val="Heading3"/>
      </w:pPr>
      <w:r>
        <w:t>Start Request</w:t>
      </w: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5"/>
        <w:gridCol w:w="3923"/>
        <w:gridCol w:w="810"/>
        <w:gridCol w:w="630"/>
        <w:gridCol w:w="630"/>
        <w:gridCol w:w="630"/>
        <w:gridCol w:w="540"/>
      </w:tblGrid>
      <w:tr w:rsidR="000556B4" w:rsidTr="00A87EA4">
        <w:tc>
          <w:tcPr>
            <w:tcW w:w="2035" w:type="dxa"/>
          </w:tcPr>
          <w:p w:rsidR="000556B4" w:rsidRDefault="000556B4" w:rsidP="00A87EA4">
            <w:pPr>
              <w:spacing w:before="60"/>
              <w:rPr>
                <w:rFonts w:ascii="Arial" w:hAnsi="Arial" w:cs="Arial"/>
                <w:b/>
                <w:bCs/>
                <w:sz w:val="16"/>
              </w:rPr>
            </w:pPr>
            <w:r>
              <w:rPr>
                <w:rFonts w:ascii="Arial" w:hAnsi="Arial" w:cs="Arial"/>
                <w:b/>
                <w:bCs/>
                <w:sz w:val="16"/>
              </w:rPr>
              <w:t>Function Name</w:t>
            </w:r>
          </w:p>
        </w:tc>
        <w:tc>
          <w:tcPr>
            <w:tcW w:w="3923" w:type="dxa"/>
          </w:tcPr>
          <w:p w:rsidR="000556B4" w:rsidRDefault="00AF1563" w:rsidP="00A87EA4">
            <w:pPr>
              <w:spacing w:before="60"/>
              <w:rPr>
                <w:rFonts w:ascii="Arial" w:hAnsi="Arial" w:cs="Arial"/>
                <w:sz w:val="16"/>
              </w:rPr>
            </w:pPr>
            <w:r>
              <w:rPr>
                <w:rFonts w:ascii="Arial" w:hAnsi="Arial" w:cs="Arial"/>
                <w:sz w:val="16"/>
              </w:rPr>
              <w:t>DigColPs</w:t>
            </w:r>
            <w:r w:rsidR="000556B4" w:rsidRPr="000556B4">
              <w:rPr>
                <w:rFonts w:ascii="Arial" w:hAnsi="Arial" w:cs="Arial"/>
                <w:sz w:val="16"/>
              </w:rPr>
              <w:t>Int_StartRequest</w:t>
            </w:r>
          </w:p>
        </w:tc>
        <w:tc>
          <w:tcPr>
            <w:tcW w:w="810" w:type="dxa"/>
            <w:shd w:val="pct30" w:color="FFFF00" w:fill="auto"/>
          </w:tcPr>
          <w:p w:rsidR="000556B4" w:rsidRDefault="000556B4" w:rsidP="00A87EA4">
            <w:pPr>
              <w:spacing w:before="60"/>
              <w:jc w:val="center"/>
              <w:rPr>
                <w:rFonts w:ascii="Arial" w:hAnsi="Arial" w:cs="Arial"/>
                <w:sz w:val="16"/>
              </w:rPr>
            </w:pPr>
            <w:r>
              <w:rPr>
                <w:rFonts w:ascii="Arial" w:hAnsi="Arial" w:cs="Arial"/>
                <w:sz w:val="16"/>
              </w:rPr>
              <w:t>Type</w:t>
            </w:r>
          </w:p>
        </w:tc>
        <w:tc>
          <w:tcPr>
            <w:tcW w:w="630" w:type="dxa"/>
            <w:shd w:val="pct30" w:color="FFFF00" w:fill="auto"/>
          </w:tcPr>
          <w:p w:rsidR="000556B4" w:rsidRDefault="000556B4" w:rsidP="00A87EA4">
            <w:pPr>
              <w:spacing w:before="60"/>
              <w:ind w:right="-108"/>
              <w:rPr>
                <w:rFonts w:ascii="Arial" w:hAnsi="Arial" w:cs="Arial"/>
                <w:sz w:val="16"/>
              </w:rPr>
            </w:pPr>
            <w:r>
              <w:rPr>
                <w:rFonts w:ascii="Arial" w:hAnsi="Arial" w:cs="Arial"/>
                <w:sz w:val="16"/>
              </w:rPr>
              <w:t>Dir.</w:t>
            </w:r>
          </w:p>
        </w:tc>
        <w:tc>
          <w:tcPr>
            <w:tcW w:w="630" w:type="dxa"/>
            <w:shd w:val="pct30" w:color="FFFF00" w:fill="auto"/>
          </w:tcPr>
          <w:p w:rsidR="000556B4" w:rsidRDefault="000556B4" w:rsidP="00A87EA4">
            <w:pPr>
              <w:spacing w:before="60"/>
              <w:jc w:val="center"/>
              <w:rPr>
                <w:rFonts w:ascii="Arial" w:hAnsi="Arial" w:cs="Arial"/>
                <w:sz w:val="16"/>
              </w:rPr>
            </w:pPr>
            <w:r>
              <w:rPr>
                <w:rFonts w:ascii="Arial" w:hAnsi="Arial" w:cs="Arial"/>
                <w:sz w:val="16"/>
              </w:rPr>
              <w:t>Min</w:t>
            </w:r>
          </w:p>
        </w:tc>
        <w:tc>
          <w:tcPr>
            <w:tcW w:w="630" w:type="dxa"/>
            <w:shd w:val="pct30" w:color="FFFF00" w:fill="auto"/>
          </w:tcPr>
          <w:p w:rsidR="000556B4" w:rsidRDefault="000556B4" w:rsidP="00A87EA4">
            <w:pPr>
              <w:spacing w:before="60"/>
              <w:jc w:val="center"/>
              <w:rPr>
                <w:rFonts w:ascii="Arial" w:hAnsi="Arial" w:cs="Arial"/>
                <w:sz w:val="16"/>
              </w:rPr>
            </w:pPr>
            <w:r>
              <w:rPr>
                <w:rFonts w:ascii="Arial" w:hAnsi="Arial" w:cs="Arial"/>
                <w:sz w:val="16"/>
              </w:rPr>
              <w:t>Max</w:t>
            </w:r>
          </w:p>
        </w:tc>
        <w:tc>
          <w:tcPr>
            <w:tcW w:w="540" w:type="dxa"/>
            <w:tcBorders>
              <w:bottom w:val="single" w:sz="4" w:space="0" w:color="auto"/>
            </w:tcBorders>
            <w:shd w:val="pct30" w:color="FFFF00" w:fill="auto"/>
          </w:tcPr>
          <w:p w:rsidR="000556B4" w:rsidRDefault="000556B4" w:rsidP="00A87EA4">
            <w:pPr>
              <w:spacing w:before="60"/>
              <w:jc w:val="center"/>
              <w:rPr>
                <w:rFonts w:ascii="Arial" w:hAnsi="Arial" w:cs="Arial"/>
                <w:sz w:val="16"/>
              </w:rPr>
            </w:pPr>
            <w:r>
              <w:rPr>
                <w:rFonts w:ascii="Arial" w:hAnsi="Arial" w:cs="Arial"/>
                <w:sz w:val="16"/>
              </w:rPr>
              <w:t>UTP Tol.</w:t>
            </w:r>
          </w:p>
        </w:tc>
      </w:tr>
      <w:tr w:rsidR="000556B4" w:rsidTr="00A87EA4">
        <w:tc>
          <w:tcPr>
            <w:tcW w:w="2035" w:type="dxa"/>
          </w:tcPr>
          <w:p w:rsidR="000556B4" w:rsidRDefault="000556B4" w:rsidP="00A87EA4">
            <w:pPr>
              <w:spacing w:before="60"/>
              <w:rPr>
                <w:rFonts w:ascii="Arial" w:hAnsi="Arial" w:cs="Arial"/>
                <w:b/>
                <w:bCs/>
                <w:sz w:val="16"/>
              </w:rPr>
            </w:pPr>
            <w:r>
              <w:rPr>
                <w:rFonts w:ascii="Arial" w:hAnsi="Arial" w:cs="Arial"/>
                <w:b/>
                <w:bCs/>
                <w:sz w:val="16"/>
              </w:rPr>
              <w:t xml:space="preserve">Arguments Passed </w:t>
            </w:r>
          </w:p>
        </w:tc>
        <w:tc>
          <w:tcPr>
            <w:tcW w:w="3923" w:type="dxa"/>
          </w:tcPr>
          <w:p w:rsidR="000556B4" w:rsidRDefault="000556B4" w:rsidP="00A87EA4">
            <w:pPr>
              <w:spacing w:before="60"/>
              <w:rPr>
                <w:rFonts w:ascii="Arial" w:hAnsi="Arial" w:cs="Arial"/>
                <w:sz w:val="16"/>
              </w:rPr>
            </w:pPr>
            <w:r w:rsidRPr="000556B4">
              <w:rPr>
                <w:rFonts w:ascii="Arial" w:hAnsi="Arial" w:cs="Arial"/>
                <w:sz w:val="16"/>
              </w:rPr>
              <w:t>Type_Cnt_T_u08</w:t>
            </w:r>
          </w:p>
        </w:tc>
        <w:tc>
          <w:tcPr>
            <w:tcW w:w="810" w:type="dxa"/>
          </w:tcPr>
          <w:p w:rsidR="000556B4" w:rsidRDefault="000556B4" w:rsidP="00A87EA4">
            <w:pPr>
              <w:spacing w:before="60"/>
              <w:rPr>
                <w:rFonts w:ascii="Arial" w:hAnsi="Arial" w:cs="Arial"/>
                <w:sz w:val="16"/>
              </w:rPr>
            </w:pPr>
            <w:r>
              <w:rPr>
                <w:rFonts w:ascii="Arial" w:hAnsi="Arial" w:cs="Arial"/>
                <w:sz w:val="16"/>
              </w:rPr>
              <w:t>uint8</w:t>
            </w:r>
          </w:p>
        </w:tc>
        <w:tc>
          <w:tcPr>
            <w:tcW w:w="630" w:type="dxa"/>
          </w:tcPr>
          <w:p w:rsidR="000556B4" w:rsidRDefault="000556B4" w:rsidP="00A87EA4">
            <w:pPr>
              <w:spacing w:before="60"/>
              <w:rPr>
                <w:rFonts w:ascii="Arial" w:hAnsi="Arial" w:cs="Arial"/>
                <w:sz w:val="16"/>
              </w:rPr>
            </w:pPr>
            <w:r>
              <w:rPr>
                <w:rFonts w:ascii="Arial" w:hAnsi="Arial" w:cs="Arial"/>
                <w:sz w:val="16"/>
              </w:rPr>
              <w:t>Out</w:t>
            </w:r>
          </w:p>
        </w:tc>
        <w:tc>
          <w:tcPr>
            <w:tcW w:w="630" w:type="dxa"/>
          </w:tcPr>
          <w:p w:rsidR="000556B4" w:rsidRDefault="000556B4" w:rsidP="00A87EA4">
            <w:pPr>
              <w:spacing w:before="60"/>
              <w:rPr>
                <w:rFonts w:ascii="Arial" w:hAnsi="Arial" w:cs="Arial"/>
                <w:sz w:val="16"/>
              </w:rPr>
            </w:pPr>
            <w:r>
              <w:rPr>
                <w:rFonts w:ascii="Arial" w:hAnsi="Arial" w:cs="Arial"/>
                <w:sz w:val="16"/>
              </w:rPr>
              <w:t>0</w:t>
            </w:r>
          </w:p>
        </w:tc>
        <w:tc>
          <w:tcPr>
            <w:tcW w:w="630" w:type="dxa"/>
          </w:tcPr>
          <w:p w:rsidR="000556B4" w:rsidRDefault="000556B4" w:rsidP="00A87EA4">
            <w:pPr>
              <w:spacing w:before="60"/>
              <w:rPr>
                <w:rFonts w:ascii="Arial" w:hAnsi="Arial" w:cs="Arial"/>
                <w:sz w:val="16"/>
              </w:rPr>
            </w:pPr>
            <w:r>
              <w:rPr>
                <w:rFonts w:ascii="Arial" w:hAnsi="Arial" w:cs="Arial"/>
                <w:sz w:val="16"/>
              </w:rPr>
              <w:t>5</w:t>
            </w:r>
          </w:p>
        </w:tc>
        <w:tc>
          <w:tcPr>
            <w:tcW w:w="540" w:type="dxa"/>
            <w:shd w:val="pct15" w:color="auto" w:fill="auto"/>
          </w:tcPr>
          <w:p w:rsidR="000556B4" w:rsidRDefault="000556B4" w:rsidP="00A87EA4">
            <w:pPr>
              <w:spacing w:before="60"/>
              <w:rPr>
                <w:rFonts w:ascii="Arial" w:hAnsi="Arial" w:cs="Arial"/>
                <w:sz w:val="16"/>
              </w:rPr>
            </w:pPr>
          </w:p>
        </w:tc>
      </w:tr>
      <w:tr w:rsidR="000556B4" w:rsidTr="00A87EA4">
        <w:tc>
          <w:tcPr>
            <w:tcW w:w="2035" w:type="dxa"/>
          </w:tcPr>
          <w:p w:rsidR="000556B4" w:rsidRDefault="000556B4" w:rsidP="00A87EA4">
            <w:pPr>
              <w:spacing w:before="60"/>
              <w:rPr>
                <w:rFonts w:ascii="Arial" w:hAnsi="Arial" w:cs="Arial"/>
                <w:b/>
                <w:bCs/>
                <w:sz w:val="16"/>
              </w:rPr>
            </w:pPr>
            <w:r>
              <w:rPr>
                <w:rFonts w:ascii="Arial" w:hAnsi="Arial" w:cs="Arial"/>
                <w:b/>
                <w:bCs/>
                <w:sz w:val="16"/>
              </w:rPr>
              <w:t>Return Value</w:t>
            </w:r>
          </w:p>
        </w:tc>
        <w:tc>
          <w:tcPr>
            <w:tcW w:w="3923" w:type="dxa"/>
          </w:tcPr>
          <w:p w:rsidR="000556B4" w:rsidRDefault="000556B4" w:rsidP="00A87EA4">
            <w:pPr>
              <w:spacing w:before="60"/>
              <w:rPr>
                <w:rFonts w:ascii="Arial" w:hAnsi="Arial" w:cs="Arial"/>
                <w:sz w:val="16"/>
              </w:rPr>
            </w:pPr>
            <w:r>
              <w:rPr>
                <w:rFonts w:ascii="Arial" w:hAnsi="Arial" w:cs="Arial"/>
                <w:sz w:val="16"/>
              </w:rPr>
              <w:t>None</w:t>
            </w:r>
          </w:p>
        </w:tc>
        <w:tc>
          <w:tcPr>
            <w:tcW w:w="810" w:type="dxa"/>
          </w:tcPr>
          <w:p w:rsidR="000556B4" w:rsidRDefault="000556B4" w:rsidP="00A87EA4">
            <w:pPr>
              <w:spacing w:before="60"/>
              <w:rPr>
                <w:rFonts w:ascii="Arial" w:hAnsi="Arial" w:cs="Arial"/>
                <w:sz w:val="16"/>
              </w:rPr>
            </w:pPr>
          </w:p>
        </w:tc>
        <w:tc>
          <w:tcPr>
            <w:tcW w:w="630" w:type="dxa"/>
          </w:tcPr>
          <w:p w:rsidR="000556B4" w:rsidRDefault="000556B4" w:rsidP="00A87EA4">
            <w:pPr>
              <w:spacing w:before="60"/>
              <w:rPr>
                <w:rFonts w:ascii="Arial" w:hAnsi="Arial" w:cs="Arial"/>
                <w:sz w:val="16"/>
              </w:rPr>
            </w:pPr>
          </w:p>
        </w:tc>
        <w:tc>
          <w:tcPr>
            <w:tcW w:w="630" w:type="dxa"/>
          </w:tcPr>
          <w:p w:rsidR="000556B4" w:rsidRDefault="000556B4" w:rsidP="00A87EA4">
            <w:pPr>
              <w:spacing w:before="60"/>
              <w:rPr>
                <w:rFonts w:ascii="Arial" w:hAnsi="Arial" w:cs="Arial"/>
                <w:sz w:val="16"/>
              </w:rPr>
            </w:pPr>
          </w:p>
        </w:tc>
        <w:tc>
          <w:tcPr>
            <w:tcW w:w="630" w:type="dxa"/>
          </w:tcPr>
          <w:p w:rsidR="000556B4" w:rsidRDefault="000556B4" w:rsidP="00A87EA4">
            <w:pPr>
              <w:spacing w:before="60"/>
              <w:rPr>
                <w:rFonts w:ascii="Arial" w:hAnsi="Arial" w:cs="Arial"/>
                <w:sz w:val="16"/>
              </w:rPr>
            </w:pPr>
          </w:p>
        </w:tc>
        <w:tc>
          <w:tcPr>
            <w:tcW w:w="540" w:type="dxa"/>
          </w:tcPr>
          <w:p w:rsidR="000556B4" w:rsidRDefault="000556B4" w:rsidP="00A87EA4">
            <w:pPr>
              <w:spacing w:before="60"/>
              <w:rPr>
                <w:rFonts w:ascii="Arial" w:hAnsi="Arial" w:cs="Arial"/>
                <w:sz w:val="16"/>
              </w:rPr>
            </w:pPr>
          </w:p>
        </w:tc>
      </w:tr>
    </w:tbl>
    <w:p w:rsidR="000556B4" w:rsidRDefault="000556B4" w:rsidP="000556B4">
      <w:pPr>
        <w:pStyle w:val="Heading4"/>
      </w:pPr>
      <w:r>
        <w:t>Description</w:t>
      </w:r>
    </w:p>
    <w:p w:rsidR="000556B4" w:rsidRDefault="00797AB2" w:rsidP="000556B4">
      <w:pPr>
        <w:spacing w:after="0"/>
        <w:jc w:val="center"/>
      </w:pPr>
      <w:r>
        <w:object w:dxaOrig="8165" w:dyaOrig="8621">
          <v:shape id="_x0000_i1028" type="#_x0000_t75" style="width:422.95pt;height:446.15pt" o:ole="">
            <v:imagedata r:id="rId16" o:title=""/>
          </v:shape>
          <o:OLEObject Type="Embed" ProgID="Visio.Drawing.11" ShapeID="_x0000_i1028" DrawAspect="Content" ObjectID="_1528184440" r:id="rId17"/>
        </w:object>
      </w:r>
    </w:p>
    <w:p w:rsidR="006E379C" w:rsidRDefault="006E379C">
      <w:pPr>
        <w:spacing w:after="0"/>
      </w:pPr>
      <w:r>
        <w:lastRenderedPageBreak/>
        <w:br w:type="page"/>
      </w:r>
    </w:p>
    <w:p w:rsidR="006E379C" w:rsidRDefault="006E379C" w:rsidP="006E379C">
      <w:pPr>
        <w:pStyle w:val="Heading3"/>
      </w:pPr>
      <w:r w:rsidRPr="009B227B">
        <w:lastRenderedPageBreak/>
        <w:t>Interrupt</w:t>
      </w:r>
      <w:r>
        <w:t xml:space="preserve"> </w:t>
      </w:r>
      <w:r w:rsidRPr="009B227B">
        <w:t>Notification</w:t>
      </w: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5"/>
        <w:gridCol w:w="3923"/>
        <w:gridCol w:w="810"/>
        <w:gridCol w:w="630"/>
        <w:gridCol w:w="630"/>
        <w:gridCol w:w="630"/>
        <w:gridCol w:w="540"/>
      </w:tblGrid>
      <w:tr w:rsidR="006E379C" w:rsidTr="004244CF">
        <w:tc>
          <w:tcPr>
            <w:tcW w:w="2035" w:type="dxa"/>
          </w:tcPr>
          <w:p w:rsidR="006E379C" w:rsidRDefault="006E379C" w:rsidP="004244CF">
            <w:pPr>
              <w:spacing w:before="60"/>
              <w:rPr>
                <w:rFonts w:ascii="Arial" w:hAnsi="Arial" w:cs="Arial"/>
                <w:b/>
                <w:bCs/>
                <w:sz w:val="16"/>
              </w:rPr>
            </w:pPr>
            <w:r>
              <w:rPr>
                <w:rFonts w:ascii="Arial" w:hAnsi="Arial" w:cs="Arial"/>
                <w:b/>
                <w:bCs/>
                <w:sz w:val="16"/>
              </w:rPr>
              <w:t>Function Name</w:t>
            </w:r>
          </w:p>
        </w:tc>
        <w:tc>
          <w:tcPr>
            <w:tcW w:w="3923" w:type="dxa"/>
          </w:tcPr>
          <w:p w:rsidR="006E379C" w:rsidRDefault="006E379C" w:rsidP="004244CF">
            <w:pPr>
              <w:spacing w:before="60"/>
              <w:rPr>
                <w:rFonts w:ascii="Arial" w:hAnsi="Arial" w:cs="Arial"/>
                <w:sz w:val="16"/>
              </w:rPr>
            </w:pPr>
            <w:r>
              <w:rPr>
                <w:rFonts w:ascii="Arial" w:hAnsi="Arial" w:cs="Arial"/>
                <w:sz w:val="16"/>
              </w:rPr>
              <w:t>DigColPsInt_InterruptNotification</w:t>
            </w:r>
          </w:p>
        </w:tc>
        <w:tc>
          <w:tcPr>
            <w:tcW w:w="810" w:type="dxa"/>
            <w:shd w:val="pct30" w:color="FFFF00" w:fill="auto"/>
          </w:tcPr>
          <w:p w:rsidR="006E379C" w:rsidRDefault="006E379C" w:rsidP="004244CF">
            <w:pPr>
              <w:spacing w:before="60"/>
              <w:jc w:val="center"/>
              <w:rPr>
                <w:rFonts w:ascii="Arial" w:hAnsi="Arial" w:cs="Arial"/>
                <w:sz w:val="16"/>
              </w:rPr>
            </w:pPr>
            <w:r>
              <w:rPr>
                <w:rFonts w:ascii="Arial" w:hAnsi="Arial" w:cs="Arial"/>
                <w:sz w:val="16"/>
              </w:rPr>
              <w:t>Type</w:t>
            </w:r>
          </w:p>
        </w:tc>
        <w:tc>
          <w:tcPr>
            <w:tcW w:w="630" w:type="dxa"/>
            <w:shd w:val="pct30" w:color="FFFF00" w:fill="auto"/>
          </w:tcPr>
          <w:p w:rsidR="006E379C" w:rsidRDefault="006E379C" w:rsidP="004244CF">
            <w:pPr>
              <w:spacing w:before="60"/>
              <w:ind w:right="-108"/>
              <w:rPr>
                <w:rFonts w:ascii="Arial" w:hAnsi="Arial" w:cs="Arial"/>
                <w:sz w:val="16"/>
              </w:rPr>
            </w:pPr>
            <w:r>
              <w:rPr>
                <w:rFonts w:ascii="Arial" w:hAnsi="Arial" w:cs="Arial"/>
                <w:sz w:val="16"/>
              </w:rPr>
              <w:t>Dir.</w:t>
            </w:r>
          </w:p>
        </w:tc>
        <w:tc>
          <w:tcPr>
            <w:tcW w:w="630" w:type="dxa"/>
            <w:shd w:val="pct30" w:color="FFFF00" w:fill="auto"/>
          </w:tcPr>
          <w:p w:rsidR="006E379C" w:rsidRDefault="006E379C" w:rsidP="004244CF">
            <w:pPr>
              <w:spacing w:before="60"/>
              <w:jc w:val="center"/>
              <w:rPr>
                <w:rFonts w:ascii="Arial" w:hAnsi="Arial" w:cs="Arial"/>
                <w:sz w:val="16"/>
              </w:rPr>
            </w:pPr>
            <w:r>
              <w:rPr>
                <w:rFonts w:ascii="Arial" w:hAnsi="Arial" w:cs="Arial"/>
                <w:sz w:val="16"/>
              </w:rPr>
              <w:t>Min</w:t>
            </w:r>
          </w:p>
        </w:tc>
        <w:tc>
          <w:tcPr>
            <w:tcW w:w="630" w:type="dxa"/>
            <w:shd w:val="pct30" w:color="FFFF00" w:fill="auto"/>
          </w:tcPr>
          <w:p w:rsidR="006E379C" w:rsidRDefault="006E379C" w:rsidP="004244CF">
            <w:pPr>
              <w:spacing w:before="60"/>
              <w:jc w:val="center"/>
              <w:rPr>
                <w:rFonts w:ascii="Arial" w:hAnsi="Arial" w:cs="Arial"/>
                <w:sz w:val="16"/>
              </w:rPr>
            </w:pPr>
            <w:r>
              <w:rPr>
                <w:rFonts w:ascii="Arial" w:hAnsi="Arial" w:cs="Arial"/>
                <w:sz w:val="16"/>
              </w:rPr>
              <w:t>Max</w:t>
            </w:r>
          </w:p>
        </w:tc>
        <w:tc>
          <w:tcPr>
            <w:tcW w:w="540" w:type="dxa"/>
            <w:tcBorders>
              <w:bottom w:val="single" w:sz="4" w:space="0" w:color="auto"/>
            </w:tcBorders>
            <w:shd w:val="pct30" w:color="FFFF00" w:fill="auto"/>
          </w:tcPr>
          <w:p w:rsidR="006E379C" w:rsidRDefault="006E379C" w:rsidP="004244CF">
            <w:pPr>
              <w:spacing w:before="60"/>
              <w:jc w:val="center"/>
              <w:rPr>
                <w:rFonts w:ascii="Arial" w:hAnsi="Arial" w:cs="Arial"/>
                <w:sz w:val="16"/>
              </w:rPr>
            </w:pPr>
            <w:r>
              <w:rPr>
                <w:rFonts w:ascii="Arial" w:hAnsi="Arial" w:cs="Arial"/>
                <w:sz w:val="16"/>
              </w:rPr>
              <w:t>UTP Tol.</w:t>
            </w:r>
          </w:p>
        </w:tc>
      </w:tr>
      <w:tr w:rsidR="006E379C" w:rsidTr="004244CF">
        <w:tc>
          <w:tcPr>
            <w:tcW w:w="2035" w:type="dxa"/>
          </w:tcPr>
          <w:p w:rsidR="006E379C" w:rsidRDefault="006E379C" w:rsidP="004244CF">
            <w:pPr>
              <w:spacing w:before="60"/>
              <w:rPr>
                <w:rFonts w:ascii="Arial" w:hAnsi="Arial" w:cs="Arial"/>
                <w:b/>
                <w:bCs/>
                <w:sz w:val="16"/>
              </w:rPr>
            </w:pPr>
            <w:r>
              <w:rPr>
                <w:rFonts w:ascii="Arial" w:hAnsi="Arial" w:cs="Arial"/>
                <w:b/>
                <w:bCs/>
                <w:sz w:val="16"/>
              </w:rPr>
              <w:t xml:space="preserve">Arguments Passed </w:t>
            </w:r>
          </w:p>
        </w:tc>
        <w:tc>
          <w:tcPr>
            <w:tcW w:w="3923" w:type="dxa"/>
          </w:tcPr>
          <w:p w:rsidR="006E379C" w:rsidRDefault="006E379C" w:rsidP="004244CF">
            <w:pPr>
              <w:spacing w:before="60"/>
              <w:rPr>
                <w:rFonts w:ascii="Arial" w:hAnsi="Arial" w:cs="Arial"/>
                <w:sz w:val="16"/>
              </w:rPr>
            </w:pPr>
            <w:r w:rsidRPr="006E379C">
              <w:rPr>
                <w:rFonts w:ascii="Arial" w:hAnsi="Arial" w:cs="Arial"/>
                <w:sz w:val="16"/>
              </w:rPr>
              <w:t>Flags_Cnt_T_b16</w:t>
            </w:r>
          </w:p>
        </w:tc>
        <w:tc>
          <w:tcPr>
            <w:tcW w:w="810" w:type="dxa"/>
          </w:tcPr>
          <w:p w:rsidR="006E379C" w:rsidRDefault="006E379C" w:rsidP="004244CF">
            <w:pPr>
              <w:spacing w:before="60"/>
              <w:rPr>
                <w:rFonts w:ascii="Arial" w:hAnsi="Arial" w:cs="Arial"/>
                <w:sz w:val="16"/>
              </w:rPr>
            </w:pPr>
            <w:r>
              <w:rPr>
                <w:rFonts w:ascii="Arial" w:hAnsi="Arial" w:cs="Arial"/>
                <w:sz w:val="16"/>
              </w:rPr>
              <w:t>uint16</w:t>
            </w:r>
          </w:p>
        </w:tc>
        <w:tc>
          <w:tcPr>
            <w:tcW w:w="630" w:type="dxa"/>
          </w:tcPr>
          <w:p w:rsidR="006E379C" w:rsidRDefault="006E379C" w:rsidP="004244CF">
            <w:pPr>
              <w:spacing w:before="60"/>
              <w:rPr>
                <w:rFonts w:ascii="Arial" w:hAnsi="Arial" w:cs="Arial"/>
                <w:sz w:val="16"/>
              </w:rPr>
            </w:pPr>
            <w:r>
              <w:rPr>
                <w:rFonts w:ascii="Arial" w:hAnsi="Arial" w:cs="Arial"/>
                <w:sz w:val="16"/>
              </w:rPr>
              <w:t>In</w:t>
            </w:r>
          </w:p>
        </w:tc>
        <w:tc>
          <w:tcPr>
            <w:tcW w:w="630" w:type="dxa"/>
          </w:tcPr>
          <w:p w:rsidR="006E379C" w:rsidRDefault="006E379C" w:rsidP="004244CF">
            <w:pPr>
              <w:spacing w:before="60"/>
              <w:rPr>
                <w:rFonts w:ascii="Arial" w:hAnsi="Arial" w:cs="Arial"/>
                <w:sz w:val="16"/>
              </w:rPr>
            </w:pPr>
            <w:r>
              <w:rPr>
                <w:rFonts w:ascii="Arial" w:hAnsi="Arial" w:cs="Arial"/>
                <w:sz w:val="16"/>
              </w:rPr>
              <w:t>1</w:t>
            </w:r>
          </w:p>
        </w:tc>
        <w:tc>
          <w:tcPr>
            <w:tcW w:w="630" w:type="dxa"/>
          </w:tcPr>
          <w:p w:rsidR="006E379C" w:rsidRDefault="006E379C" w:rsidP="004244CF">
            <w:pPr>
              <w:spacing w:before="60"/>
              <w:rPr>
                <w:rFonts w:ascii="Arial" w:hAnsi="Arial" w:cs="Arial"/>
                <w:sz w:val="16"/>
              </w:rPr>
            </w:pPr>
            <w:r>
              <w:rPr>
                <w:rFonts w:ascii="Arial" w:hAnsi="Arial" w:cs="Arial"/>
                <w:sz w:val="16"/>
              </w:rPr>
              <w:t>64</w:t>
            </w:r>
          </w:p>
        </w:tc>
        <w:tc>
          <w:tcPr>
            <w:tcW w:w="540" w:type="dxa"/>
            <w:shd w:val="pct15" w:color="auto" w:fill="auto"/>
          </w:tcPr>
          <w:p w:rsidR="006E379C" w:rsidRDefault="006E379C" w:rsidP="004244CF">
            <w:pPr>
              <w:spacing w:before="60"/>
              <w:rPr>
                <w:rFonts w:ascii="Arial" w:hAnsi="Arial" w:cs="Arial"/>
                <w:sz w:val="16"/>
              </w:rPr>
            </w:pPr>
          </w:p>
        </w:tc>
      </w:tr>
      <w:tr w:rsidR="006E379C" w:rsidTr="004244CF">
        <w:tc>
          <w:tcPr>
            <w:tcW w:w="2035" w:type="dxa"/>
          </w:tcPr>
          <w:p w:rsidR="006E379C" w:rsidRDefault="006E379C" w:rsidP="004244CF">
            <w:pPr>
              <w:spacing w:before="60"/>
              <w:rPr>
                <w:rFonts w:ascii="Arial" w:hAnsi="Arial" w:cs="Arial"/>
                <w:b/>
                <w:bCs/>
                <w:sz w:val="16"/>
              </w:rPr>
            </w:pPr>
            <w:r>
              <w:rPr>
                <w:rFonts w:ascii="Arial" w:hAnsi="Arial" w:cs="Arial"/>
                <w:b/>
                <w:bCs/>
                <w:sz w:val="16"/>
              </w:rPr>
              <w:t>Return Value</w:t>
            </w:r>
          </w:p>
        </w:tc>
        <w:tc>
          <w:tcPr>
            <w:tcW w:w="3923" w:type="dxa"/>
          </w:tcPr>
          <w:p w:rsidR="006E379C" w:rsidRDefault="006E379C" w:rsidP="004244CF">
            <w:pPr>
              <w:spacing w:before="60"/>
              <w:rPr>
                <w:rFonts w:ascii="Arial" w:hAnsi="Arial" w:cs="Arial"/>
                <w:sz w:val="16"/>
              </w:rPr>
            </w:pPr>
            <w:r>
              <w:rPr>
                <w:rFonts w:ascii="Arial" w:hAnsi="Arial" w:cs="Arial"/>
                <w:sz w:val="16"/>
              </w:rPr>
              <w:t>None</w:t>
            </w:r>
          </w:p>
        </w:tc>
        <w:tc>
          <w:tcPr>
            <w:tcW w:w="810" w:type="dxa"/>
          </w:tcPr>
          <w:p w:rsidR="006E379C" w:rsidRDefault="006E379C" w:rsidP="004244CF">
            <w:pPr>
              <w:spacing w:before="60"/>
              <w:rPr>
                <w:rFonts w:ascii="Arial" w:hAnsi="Arial" w:cs="Arial"/>
                <w:sz w:val="16"/>
              </w:rPr>
            </w:pPr>
          </w:p>
        </w:tc>
        <w:tc>
          <w:tcPr>
            <w:tcW w:w="630" w:type="dxa"/>
          </w:tcPr>
          <w:p w:rsidR="006E379C" w:rsidRDefault="006E379C" w:rsidP="004244CF">
            <w:pPr>
              <w:spacing w:before="60"/>
              <w:rPr>
                <w:rFonts w:ascii="Arial" w:hAnsi="Arial" w:cs="Arial"/>
                <w:sz w:val="16"/>
              </w:rPr>
            </w:pPr>
          </w:p>
        </w:tc>
        <w:tc>
          <w:tcPr>
            <w:tcW w:w="630" w:type="dxa"/>
          </w:tcPr>
          <w:p w:rsidR="006E379C" w:rsidRDefault="006E379C" w:rsidP="004244CF">
            <w:pPr>
              <w:spacing w:before="60"/>
              <w:rPr>
                <w:rFonts w:ascii="Arial" w:hAnsi="Arial" w:cs="Arial"/>
                <w:sz w:val="16"/>
              </w:rPr>
            </w:pPr>
          </w:p>
        </w:tc>
        <w:tc>
          <w:tcPr>
            <w:tcW w:w="630" w:type="dxa"/>
          </w:tcPr>
          <w:p w:rsidR="006E379C" w:rsidRDefault="006E379C" w:rsidP="004244CF">
            <w:pPr>
              <w:spacing w:before="60"/>
              <w:rPr>
                <w:rFonts w:ascii="Arial" w:hAnsi="Arial" w:cs="Arial"/>
                <w:sz w:val="16"/>
              </w:rPr>
            </w:pPr>
          </w:p>
        </w:tc>
        <w:tc>
          <w:tcPr>
            <w:tcW w:w="540" w:type="dxa"/>
          </w:tcPr>
          <w:p w:rsidR="006E379C" w:rsidRDefault="006E379C" w:rsidP="004244CF">
            <w:pPr>
              <w:spacing w:before="60"/>
              <w:rPr>
                <w:rFonts w:ascii="Arial" w:hAnsi="Arial" w:cs="Arial"/>
                <w:sz w:val="16"/>
              </w:rPr>
            </w:pPr>
          </w:p>
        </w:tc>
      </w:tr>
    </w:tbl>
    <w:p w:rsidR="006E379C" w:rsidRPr="006E379C" w:rsidRDefault="006E379C" w:rsidP="006E379C"/>
    <w:p w:rsidR="006E379C" w:rsidRDefault="006E379C" w:rsidP="006E379C">
      <w:pPr>
        <w:pStyle w:val="Heading4"/>
      </w:pPr>
      <w:r>
        <w:t>Design Rationale</w:t>
      </w:r>
    </w:p>
    <w:p w:rsidR="006E379C" w:rsidRDefault="006E379C" w:rsidP="006E379C">
      <w:r>
        <w:t>The interrupt notification function needs to be setup by the integrator to be called by the Isr_I2C interrupt service inside of the I2cNxtr component through the use of the I2cNxtr_Cfg.h header file.  A template for that header file can be found in the I2cNxtr includes directory.</w:t>
      </w:r>
    </w:p>
    <w:p w:rsidR="00926D06" w:rsidRPr="0094350C" w:rsidRDefault="00926D06" w:rsidP="00926D06">
      <w:r w:rsidRPr="0094350C">
        <w:t>In the FDD rev.005 the timeout requirement for ‘Customer Data’ read was 5 to 10 ms. Instead of timeout it is implemented by counting the ‘Number of Attempts’ occurred to read ‘Customer Data’, because it speeds up the interrupt execution time. ‘Number of Attempts’ required to fulfill the same timeout operation is determined in the following calculation.</w:t>
      </w:r>
    </w:p>
    <w:p w:rsidR="00926D06" w:rsidRPr="0094350C" w:rsidRDefault="00926D06" w:rsidP="00926D06">
      <w:r w:rsidRPr="0094350C">
        <w:t>Number of bits sends and receives by the master to determine whether the ‘Customer Data’ is ready to read is 47bits.</w:t>
      </w:r>
    </w:p>
    <w:p w:rsidR="00926D06" w:rsidRDefault="00FC0990" w:rsidP="00926D06">
      <w:pPr>
        <w:ind w:left="720"/>
      </w:pPr>
      <w:r>
        <w:rPr>
          <w:noProof/>
        </w:rPr>
        <mc:AlternateContent>
          <mc:Choice Requires="wps">
            <w:drawing>
              <wp:anchor distT="0" distB="0" distL="114300" distR="114300" simplePos="0" relativeHeight="251658240" behindDoc="0" locked="0" layoutInCell="1" allowOverlap="1">
                <wp:simplePos x="0" y="0"/>
                <wp:positionH relativeFrom="column">
                  <wp:posOffset>925830</wp:posOffset>
                </wp:positionH>
                <wp:positionV relativeFrom="paragraph">
                  <wp:posOffset>53340</wp:posOffset>
                </wp:positionV>
                <wp:extent cx="4453255" cy="1588770"/>
                <wp:effectExtent l="1905" t="0" r="254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3255" cy="1588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4646" w:type="dxa"/>
                              <w:tblLook w:val="04A0" w:firstRow="1" w:lastRow="0" w:firstColumn="1" w:lastColumn="0" w:noHBand="0" w:noVBand="1"/>
                            </w:tblPr>
                            <w:tblGrid>
                              <w:gridCol w:w="768"/>
                              <w:gridCol w:w="778"/>
                              <w:gridCol w:w="768"/>
                              <w:gridCol w:w="776"/>
                              <w:gridCol w:w="780"/>
                              <w:gridCol w:w="776"/>
                            </w:tblGrid>
                            <w:tr w:rsidR="0035712D" w:rsidTr="008C257A">
                              <w:trPr>
                                <w:trHeight w:val="233"/>
                              </w:trPr>
                              <w:tc>
                                <w:tcPr>
                                  <w:tcW w:w="768" w:type="dxa"/>
                                  <w:vAlign w:val="center"/>
                                </w:tcPr>
                                <w:p w:rsidR="0035712D" w:rsidRPr="00EC6C2A" w:rsidRDefault="0035712D" w:rsidP="008C257A">
                                  <w:pPr>
                                    <w:jc w:val="center"/>
                                    <w:rPr>
                                      <w:b/>
                                      <w:color w:val="1A1A82"/>
                                      <w:sz w:val="16"/>
                                      <w:szCs w:val="16"/>
                                    </w:rPr>
                                  </w:pPr>
                                  <w:r w:rsidRPr="00EC6C2A">
                                    <w:rPr>
                                      <w:b/>
                                      <w:color w:val="1A1A82"/>
                                      <w:sz w:val="16"/>
                                      <w:szCs w:val="16"/>
                                    </w:rPr>
                                    <w:t>1</w:t>
                                  </w:r>
                                </w:p>
                              </w:tc>
                              <w:tc>
                                <w:tcPr>
                                  <w:tcW w:w="778" w:type="dxa"/>
                                  <w:vAlign w:val="center"/>
                                </w:tcPr>
                                <w:p w:rsidR="0035712D" w:rsidRPr="00EC6C2A" w:rsidRDefault="0035712D" w:rsidP="008C257A">
                                  <w:pPr>
                                    <w:jc w:val="center"/>
                                    <w:rPr>
                                      <w:b/>
                                      <w:color w:val="1A1A82"/>
                                      <w:sz w:val="16"/>
                                      <w:szCs w:val="16"/>
                                    </w:rPr>
                                  </w:pPr>
                                  <w:r w:rsidRPr="00EC6C2A">
                                    <w:rPr>
                                      <w:b/>
                                      <w:color w:val="1A1A82"/>
                                      <w:sz w:val="16"/>
                                      <w:szCs w:val="16"/>
                                    </w:rPr>
                                    <w:t>7</w:t>
                                  </w:r>
                                </w:p>
                              </w:tc>
                              <w:tc>
                                <w:tcPr>
                                  <w:tcW w:w="768" w:type="dxa"/>
                                  <w:vAlign w:val="center"/>
                                </w:tcPr>
                                <w:p w:rsidR="0035712D" w:rsidRPr="00EC6C2A" w:rsidRDefault="0035712D" w:rsidP="008C257A">
                                  <w:pPr>
                                    <w:jc w:val="center"/>
                                    <w:rPr>
                                      <w:b/>
                                      <w:color w:val="1A1A82"/>
                                      <w:sz w:val="16"/>
                                      <w:szCs w:val="16"/>
                                    </w:rPr>
                                  </w:pPr>
                                  <w:r w:rsidRPr="00EC6C2A">
                                    <w:rPr>
                                      <w:b/>
                                      <w:color w:val="1A1A82"/>
                                      <w:sz w:val="16"/>
                                      <w:szCs w:val="16"/>
                                    </w:rPr>
                                    <w:t>1</w:t>
                                  </w:r>
                                </w:p>
                              </w:tc>
                              <w:tc>
                                <w:tcPr>
                                  <w:tcW w:w="776" w:type="dxa"/>
                                  <w:vAlign w:val="center"/>
                                </w:tcPr>
                                <w:p w:rsidR="0035712D" w:rsidRPr="008C257A" w:rsidRDefault="0035712D" w:rsidP="008C257A">
                                  <w:pPr>
                                    <w:jc w:val="center"/>
                                    <w:rPr>
                                      <w:b/>
                                      <w:color w:val="00B050"/>
                                      <w:sz w:val="16"/>
                                      <w:szCs w:val="16"/>
                                    </w:rPr>
                                  </w:pPr>
                                  <w:r w:rsidRPr="008C257A">
                                    <w:rPr>
                                      <w:b/>
                                      <w:color w:val="00B050"/>
                                      <w:sz w:val="16"/>
                                      <w:szCs w:val="16"/>
                                    </w:rPr>
                                    <w:t>1</w:t>
                                  </w:r>
                                </w:p>
                              </w:tc>
                              <w:tc>
                                <w:tcPr>
                                  <w:tcW w:w="780" w:type="dxa"/>
                                  <w:vAlign w:val="center"/>
                                </w:tcPr>
                                <w:p w:rsidR="0035712D" w:rsidRPr="00EC6C2A" w:rsidRDefault="0035712D" w:rsidP="008C257A">
                                  <w:pPr>
                                    <w:jc w:val="center"/>
                                    <w:rPr>
                                      <w:b/>
                                      <w:color w:val="1A1A82"/>
                                      <w:sz w:val="16"/>
                                      <w:szCs w:val="16"/>
                                    </w:rPr>
                                  </w:pPr>
                                  <w:r w:rsidRPr="00EC6C2A">
                                    <w:rPr>
                                      <w:b/>
                                      <w:color w:val="1A1A82"/>
                                      <w:sz w:val="16"/>
                                      <w:szCs w:val="16"/>
                                    </w:rPr>
                                    <w:t>8</w:t>
                                  </w:r>
                                </w:p>
                              </w:tc>
                              <w:tc>
                                <w:tcPr>
                                  <w:tcW w:w="776" w:type="dxa"/>
                                  <w:vAlign w:val="center"/>
                                </w:tcPr>
                                <w:p w:rsidR="0035712D" w:rsidRPr="008C257A" w:rsidRDefault="0035712D" w:rsidP="008C257A">
                                  <w:pPr>
                                    <w:jc w:val="center"/>
                                    <w:rPr>
                                      <w:b/>
                                      <w:color w:val="00B050"/>
                                      <w:sz w:val="16"/>
                                      <w:szCs w:val="16"/>
                                    </w:rPr>
                                  </w:pPr>
                                  <w:r w:rsidRPr="008C257A">
                                    <w:rPr>
                                      <w:b/>
                                      <w:color w:val="00B050"/>
                                      <w:sz w:val="16"/>
                                      <w:szCs w:val="16"/>
                                    </w:rPr>
                                    <w:t>1</w:t>
                                  </w:r>
                                </w:p>
                              </w:tc>
                            </w:tr>
                            <w:tr w:rsidR="0035712D" w:rsidTr="008C257A">
                              <w:trPr>
                                <w:trHeight w:val="197"/>
                              </w:trPr>
                              <w:tc>
                                <w:tcPr>
                                  <w:tcW w:w="768" w:type="dxa"/>
                                  <w:vAlign w:val="center"/>
                                </w:tcPr>
                                <w:p w:rsidR="0035712D" w:rsidRPr="00EC6C2A" w:rsidRDefault="0035712D" w:rsidP="008C257A">
                                  <w:pPr>
                                    <w:jc w:val="center"/>
                                    <w:rPr>
                                      <w:b/>
                                      <w:color w:val="1A1A82"/>
                                      <w:sz w:val="12"/>
                                      <w:szCs w:val="12"/>
                                    </w:rPr>
                                  </w:pPr>
                                  <w:r w:rsidRPr="00EC6C2A">
                                    <w:rPr>
                                      <w:b/>
                                      <w:color w:val="1A1A82"/>
                                      <w:sz w:val="12"/>
                                      <w:szCs w:val="12"/>
                                    </w:rPr>
                                    <w:t>S bit</w:t>
                                  </w:r>
                                </w:p>
                              </w:tc>
                              <w:tc>
                                <w:tcPr>
                                  <w:tcW w:w="778" w:type="dxa"/>
                                  <w:vAlign w:val="center"/>
                                </w:tcPr>
                                <w:p w:rsidR="0035712D" w:rsidRPr="00EC6C2A" w:rsidRDefault="0035712D" w:rsidP="008C257A">
                                  <w:pPr>
                                    <w:jc w:val="center"/>
                                    <w:rPr>
                                      <w:b/>
                                      <w:color w:val="1A1A82"/>
                                      <w:sz w:val="12"/>
                                      <w:szCs w:val="12"/>
                                    </w:rPr>
                                  </w:pPr>
                                  <w:r w:rsidRPr="00EC6C2A">
                                    <w:rPr>
                                      <w:b/>
                                      <w:color w:val="1A1A82"/>
                                      <w:sz w:val="12"/>
                                      <w:szCs w:val="12"/>
                                    </w:rPr>
                                    <w:t>Slave addr.</w:t>
                                  </w:r>
                                </w:p>
                              </w:tc>
                              <w:tc>
                                <w:tcPr>
                                  <w:tcW w:w="768" w:type="dxa"/>
                                  <w:vAlign w:val="center"/>
                                </w:tcPr>
                                <w:p w:rsidR="0035712D" w:rsidRPr="00EC6C2A" w:rsidRDefault="0035712D" w:rsidP="008C257A">
                                  <w:pPr>
                                    <w:jc w:val="center"/>
                                    <w:rPr>
                                      <w:b/>
                                      <w:color w:val="1A1A82"/>
                                      <w:sz w:val="12"/>
                                      <w:szCs w:val="12"/>
                                    </w:rPr>
                                  </w:pPr>
                                  <w:r w:rsidRPr="00EC6C2A">
                                    <w:rPr>
                                      <w:b/>
                                      <w:color w:val="1A1A82"/>
                                      <w:sz w:val="12"/>
                                      <w:szCs w:val="12"/>
                                    </w:rPr>
                                    <w:t>W bit</w:t>
                                  </w:r>
                                </w:p>
                              </w:tc>
                              <w:tc>
                                <w:tcPr>
                                  <w:tcW w:w="776" w:type="dxa"/>
                                  <w:vAlign w:val="center"/>
                                </w:tcPr>
                                <w:p w:rsidR="0035712D" w:rsidRPr="008C257A" w:rsidRDefault="0035712D" w:rsidP="008C257A">
                                  <w:pPr>
                                    <w:jc w:val="center"/>
                                    <w:rPr>
                                      <w:b/>
                                      <w:color w:val="00B050"/>
                                      <w:sz w:val="12"/>
                                      <w:szCs w:val="12"/>
                                    </w:rPr>
                                  </w:pPr>
                                  <w:r w:rsidRPr="008C257A">
                                    <w:rPr>
                                      <w:b/>
                                      <w:color w:val="00B050"/>
                                      <w:sz w:val="12"/>
                                      <w:szCs w:val="12"/>
                                    </w:rPr>
                                    <w:t>ACK</w:t>
                                  </w:r>
                                </w:p>
                              </w:tc>
                              <w:tc>
                                <w:tcPr>
                                  <w:tcW w:w="780" w:type="dxa"/>
                                  <w:vAlign w:val="center"/>
                                </w:tcPr>
                                <w:p w:rsidR="0035712D" w:rsidRPr="00EC6C2A" w:rsidRDefault="0035712D" w:rsidP="008C257A">
                                  <w:pPr>
                                    <w:jc w:val="center"/>
                                    <w:rPr>
                                      <w:b/>
                                      <w:color w:val="1A1A82"/>
                                      <w:sz w:val="12"/>
                                      <w:szCs w:val="12"/>
                                    </w:rPr>
                                  </w:pPr>
                                  <w:r w:rsidRPr="00EC6C2A">
                                    <w:rPr>
                                      <w:b/>
                                      <w:color w:val="1A1A82"/>
                                      <w:sz w:val="12"/>
                                      <w:szCs w:val="12"/>
                                    </w:rPr>
                                    <w:t>CTRL reg addr.</w:t>
                                  </w:r>
                                </w:p>
                              </w:tc>
                              <w:tc>
                                <w:tcPr>
                                  <w:tcW w:w="776" w:type="dxa"/>
                                  <w:vAlign w:val="center"/>
                                </w:tcPr>
                                <w:p w:rsidR="0035712D" w:rsidRPr="008C257A" w:rsidRDefault="0035712D" w:rsidP="008C257A">
                                  <w:pPr>
                                    <w:jc w:val="center"/>
                                    <w:rPr>
                                      <w:b/>
                                      <w:color w:val="00B050"/>
                                      <w:sz w:val="12"/>
                                      <w:szCs w:val="12"/>
                                    </w:rPr>
                                  </w:pPr>
                                  <w:r w:rsidRPr="008C257A">
                                    <w:rPr>
                                      <w:b/>
                                      <w:color w:val="00B050"/>
                                      <w:sz w:val="12"/>
                                      <w:szCs w:val="12"/>
                                    </w:rPr>
                                    <w:t>ACK</w:t>
                                  </w:r>
                                </w:p>
                              </w:tc>
                            </w:tr>
                          </w:tbl>
                          <w:p w:rsidR="0035712D" w:rsidRPr="008C257A" w:rsidRDefault="0035712D" w:rsidP="00926D06">
                            <w:pPr>
                              <w:rPr>
                                <w:b/>
                                <w:color w:val="FF0000"/>
                                <w:sz w:val="6"/>
                                <w:szCs w:val="6"/>
                              </w:rPr>
                            </w:pPr>
                          </w:p>
                          <w:tbl>
                            <w:tblPr>
                              <w:tblStyle w:val="TableGrid"/>
                              <w:tblW w:w="6228" w:type="dxa"/>
                              <w:tblLook w:val="04A0" w:firstRow="1" w:lastRow="0" w:firstColumn="1" w:lastColumn="0" w:noHBand="0" w:noVBand="1"/>
                            </w:tblPr>
                            <w:tblGrid>
                              <w:gridCol w:w="769"/>
                              <w:gridCol w:w="783"/>
                              <w:gridCol w:w="770"/>
                              <w:gridCol w:w="789"/>
                              <w:gridCol w:w="789"/>
                              <w:gridCol w:w="782"/>
                              <w:gridCol w:w="773"/>
                              <w:gridCol w:w="773"/>
                            </w:tblGrid>
                            <w:tr w:rsidR="0035712D" w:rsidTr="00B0270E">
                              <w:trPr>
                                <w:trHeight w:val="253"/>
                              </w:trPr>
                              <w:tc>
                                <w:tcPr>
                                  <w:tcW w:w="769" w:type="dxa"/>
                                  <w:vAlign w:val="center"/>
                                </w:tcPr>
                                <w:p w:rsidR="0035712D" w:rsidRPr="00EC6C2A" w:rsidRDefault="0035712D" w:rsidP="008C257A">
                                  <w:pPr>
                                    <w:jc w:val="center"/>
                                    <w:rPr>
                                      <w:b/>
                                      <w:color w:val="1A1A82"/>
                                      <w:sz w:val="16"/>
                                      <w:szCs w:val="16"/>
                                    </w:rPr>
                                  </w:pPr>
                                  <w:r w:rsidRPr="00EC6C2A">
                                    <w:rPr>
                                      <w:b/>
                                      <w:color w:val="1A1A82"/>
                                      <w:sz w:val="16"/>
                                      <w:szCs w:val="16"/>
                                    </w:rPr>
                                    <w:t>1</w:t>
                                  </w:r>
                                </w:p>
                              </w:tc>
                              <w:tc>
                                <w:tcPr>
                                  <w:tcW w:w="783" w:type="dxa"/>
                                  <w:vAlign w:val="center"/>
                                </w:tcPr>
                                <w:p w:rsidR="0035712D" w:rsidRPr="00EC6C2A" w:rsidRDefault="0035712D" w:rsidP="008C257A">
                                  <w:pPr>
                                    <w:jc w:val="center"/>
                                    <w:rPr>
                                      <w:b/>
                                      <w:color w:val="1A1A82"/>
                                      <w:sz w:val="16"/>
                                      <w:szCs w:val="16"/>
                                    </w:rPr>
                                  </w:pPr>
                                  <w:r w:rsidRPr="00EC6C2A">
                                    <w:rPr>
                                      <w:b/>
                                      <w:color w:val="1A1A82"/>
                                      <w:sz w:val="16"/>
                                      <w:szCs w:val="16"/>
                                    </w:rPr>
                                    <w:t>7</w:t>
                                  </w:r>
                                </w:p>
                              </w:tc>
                              <w:tc>
                                <w:tcPr>
                                  <w:tcW w:w="770" w:type="dxa"/>
                                  <w:vAlign w:val="center"/>
                                </w:tcPr>
                                <w:p w:rsidR="0035712D" w:rsidRPr="00EC6C2A" w:rsidRDefault="0035712D" w:rsidP="008C257A">
                                  <w:pPr>
                                    <w:jc w:val="center"/>
                                    <w:rPr>
                                      <w:b/>
                                      <w:color w:val="1A1A82"/>
                                      <w:sz w:val="16"/>
                                      <w:szCs w:val="16"/>
                                    </w:rPr>
                                  </w:pPr>
                                  <w:r w:rsidRPr="00EC6C2A">
                                    <w:rPr>
                                      <w:b/>
                                      <w:color w:val="1A1A82"/>
                                      <w:sz w:val="16"/>
                                      <w:szCs w:val="16"/>
                                    </w:rPr>
                                    <w:t>1</w:t>
                                  </w:r>
                                </w:p>
                              </w:tc>
                              <w:tc>
                                <w:tcPr>
                                  <w:tcW w:w="789" w:type="dxa"/>
                                  <w:vAlign w:val="center"/>
                                </w:tcPr>
                                <w:p w:rsidR="0035712D" w:rsidRPr="008C257A" w:rsidRDefault="0035712D" w:rsidP="0094350C">
                                  <w:pPr>
                                    <w:jc w:val="center"/>
                                    <w:rPr>
                                      <w:b/>
                                      <w:color w:val="00B050"/>
                                      <w:sz w:val="16"/>
                                      <w:szCs w:val="16"/>
                                    </w:rPr>
                                  </w:pPr>
                                  <w:r w:rsidRPr="008C257A">
                                    <w:rPr>
                                      <w:b/>
                                      <w:color w:val="00B050"/>
                                      <w:sz w:val="16"/>
                                      <w:szCs w:val="16"/>
                                    </w:rPr>
                                    <w:t>1</w:t>
                                  </w:r>
                                </w:p>
                              </w:tc>
                              <w:tc>
                                <w:tcPr>
                                  <w:tcW w:w="789" w:type="dxa"/>
                                  <w:vAlign w:val="center"/>
                                </w:tcPr>
                                <w:p w:rsidR="0035712D" w:rsidRPr="008C257A" w:rsidRDefault="0035712D" w:rsidP="008C257A">
                                  <w:pPr>
                                    <w:jc w:val="center"/>
                                    <w:rPr>
                                      <w:b/>
                                      <w:color w:val="00B050"/>
                                      <w:sz w:val="16"/>
                                      <w:szCs w:val="16"/>
                                    </w:rPr>
                                  </w:pPr>
                                  <w:r w:rsidRPr="008C257A">
                                    <w:rPr>
                                      <w:b/>
                                      <w:color w:val="00B050"/>
                                      <w:sz w:val="16"/>
                                      <w:szCs w:val="16"/>
                                    </w:rPr>
                                    <w:t>8</w:t>
                                  </w:r>
                                </w:p>
                              </w:tc>
                              <w:tc>
                                <w:tcPr>
                                  <w:tcW w:w="782" w:type="dxa"/>
                                  <w:vAlign w:val="center"/>
                                </w:tcPr>
                                <w:p w:rsidR="0035712D" w:rsidRPr="00EC6C2A" w:rsidRDefault="0035712D" w:rsidP="008C257A">
                                  <w:pPr>
                                    <w:jc w:val="center"/>
                                    <w:rPr>
                                      <w:b/>
                                      <w:color w:val="1A1A82"/>
                                      <w:sz w:val="16"/>
                                      <w:szCs w:val="16"/>
                                    </w:rPr>
                                  </w:pPr>
                                  <w:r w:rsidRPr="00EC6C2A">
                                    <w:rPr>
                                      <w:b/>
                                      <w:color w:val="1A1A82"/>
                                      <w:sz w:val="16"/>
                                      <w:szCs w:val="16"/>
                                    </w:rPr>
                                    <w:t>1</w:t>
                                  </w:r>
                                </w:p>
                              </w:tc>
                              <w:tc>
                                <w:tcPr>
                                  <w:tcW w:w="773" w:type="dxa"/>
                                  <w:vAlign w:val="center"/>
                                </w:tcPr>
                                <w:p w:rsidR="0035712D" w:rsidRPr="008C257A" w:rsidRDefault="0035712D" w:rsidP="008C257A">
                                  <w:pPr>
                                    <w:jc w:val="center"/>
                                    <w:rPr>
                                      <w:b/>
                                      <w:color w:val="00B050"/>
                                      <w:sz w:val="16"/>
                                      <w:szCs w:val="16"/>
                                    </w:rPr>
                                  </w:pPr>
                                  <w:r w:rsidRPr="008C257A">
                                    <w:rPr>
                                      <w:b/>
                                      <w:color w:val="00B050"/>
                                      <w:sz w:val="16"/>
                                      <w:szCs w:val="16"/>
                                    </w:rPr>
                                    <w:t>8</w:t>
                                  </w:r>
                                </w:p>
                              </w:tc>
                              <w:tc>
                                <w:tcPr>
                                  <w:tcW w:w="773" w:type="dxa"/>
                                  <w:vAlign w:val="center"/>
                                </w:tcPr>
                                <w:p w:rsidR="0035712D" w:rsidRPr="00EC6C2A" w:rsidRDefault="0035712D" w:rsidP="008C257A">
                                  <w:pPr>
                                    <w:jc w:val="center"/>
                                    <w:rPr>
                                      <w:b/>
                                      <w:color w:val="1A1A82"/>
                                      <w:sz w:val="16"/>
                                      <w:szCs w:val="16"/>
                                    </w:rPr>
                                  </w:pPr>
                                  <w:r w:rsidRPr="00EC6C2A">
                                    <w:rPr>
                                      <w:b/>
                                      <w:color w:val="1A1A82"/>
                                      <w:sz w:val="16"/>
                                      <w:szCs w:val="16"/>
                                    </w:rPr>
                                    <w:t>1</w:t>
                                  </w:r>
                                </w:p>
                              </w:tc>
                            </w:tr>
                            <w:tr w:rsidR="0035712D" w:rsidTr="00B0270E">
                              <w:trPr>
                                <w:trHeight w:val="214"/>
                              </w:trPr>
                              <w:tc>
                                <w:tcPr>
                                  <w:tcW w:w="769" w:type="dxa"/>
                                  <w:vAlign w:val="center"/>
                                </w:tcPr>
                                <w:p w:rsidR="0035712D" w:rsidRPr="00EC6C2A" w:rsidRDefault="0035712D" w:rsidP="008C257A">
                                  <w:pPr>
                                    <w:jc w:val="center"/>
                                    <w:rPr>
                                      <w:b/>
                                      <w:color w:val="1A1A82"/>
                                      <w:sz w:val="12"/>
                                      <w:szCs w:val="12"/>
                                    </w:rPr>
                                  </w:pPr>
                                  <w:r w:rsidRPr="00EC6C2A">
                                    <w:rPr>
                                      <w:b/>
                                      <w:color w:val="1A1A82"/>
                                      <w:sz w:val="12"/>
                                      <w:szCs w:val="12"/>
                                    </w:rPr>
                                    <w:t>S bit</w:t>
                                  </w:r>
                                </w:p>
                              </w:tc>
                              <w:tc>
                                <w:tcPr>
                                  <w:tcW w:w="783" w:type="dxa"/>
                                  <w:vAlign w:val="center"/>
                                </w:tcPr>
                                <w:p w:rsidR="0035712D" w:rsidRPr="00EC6C2A" w:rsidRDefault="0035712D" w:rsidP="008C257A">
                                  <w:pPr>
                                    <w:jc w:val="center"/>
                                    <w:rPr>
                                      <w:b/>
                                      <w:color w:val="1A1A82"/>
                                      <w:sz w:val="12"/>
                                      <w:szCs w:val="12"/>
                                    </w:rPr>
                                  </w:pPr>
                                  <w:r w:rsidRPr="00EC6C2A">
                                    <w:rPr>
                                      <w:b/>
                                      <w:color w:val="1A1A82"/>
                                      <w:sz w:val="12"/>
                                      <w:szCs w:val="12"/>
                                    </w:rPr>
                                    <w:t>Slave addr.</w:t>
                                  </w:r>
                                </w:p>
                              </w:tc>
                              <w:tc>
                                <w:tcPr>
                                  <w:tcW w:w="770" w:type="dxa"/>
                                  <w:vAlign w:val="center"/>
                                </w:tcPr>
                                <w:p w:rsidR="0035712D" w:rsidRPr="00EC6C2A" w:rsidRDefault="0035712D" w:rsidP="008C257A">
                                  <w:pPr>
                                    <w:jc w:val="center"/>
                                    <w:rPr>
                                      <w:b/>
                                      <w:color w:val="1A1A82"/>
                                      <w:sz w:val="12"/>
                                      <w:szCs w:val="12"/>
                                    </w:rPr>
                                  </w:pPr>
                                  <w:r w:rsidRPr="00EC6C2A">
                                    <w:rPr>
                                      <w:b/>
                                      <w:color w:val="1A1A82"/>
                                      <w:sz w:val="12"/>
                                      <w:szCs w:val="12"/>
                                    </w:rPr>
                                    <w:t>R bit</w:t>
                                  </w:r>
                                </w:p>
                              </w:tc>
                              <w:tc>
                                <w:tcPr>
                                  <w:tcW w:w="789" w:type="dxa"/>
                                  <w:vAlign w:val="center"/>
                                </w:tcPr>
                                <w:p w:rsidR="0035712D" w:rsidRPr="008C257A" w:rsidRDefault="0035712D" w:rsidP="0094350C">
                                  <w:pPr>
                                    <w:jc w:val="center"/>
                                    <w:rPr>
                                      <w:b/>
                                      <w:color w:val="00B050"/>
                                      <w:sz w:val="12"/>
                                      <w:szCs w:val="12"/>
                                    </w:rPr>
                                  </w:pPr>
                                  <w:r w:rsidRPr="008C257A">
                                    <w:rPr>
                                      <w:b/>
                                      <w:color w:val="00B050"/>
                                      <w:sz w:val="12"/>
                                      <w:szCs w:val="12"/>
                                    </w:rPr>
                                    <w:t>ACK</w:t>
                                  </w:r>
                                </w:p>
                              </w:tc>
                              <w:tc>
                                <w:tcPr>
                                  <w:tcW w:w="789" w:type="dxa"/>
                                  <w:vAlign w:val="center"/>
                                </w:tcPr>
                                <w:p w:rsidR="0035712D" w:rsidRPr="008C257A" w:rsidRDefault="0035712D" w:rsidP="008C257A">
                                  <w:pPr>
                                    <w:jc w:val="center"/>
                                    <w:rPr>
                                      <w:b/>
                                      <w:color w:val="00B050"/>
                                      <w:sz w:val="12"/>
                                      <w:szCs w:val="12"/>
                                    </w:rPr>
                                  </w:pPr>
                                  <w:r>
                                    <w:rPr>
                                      <w:b/>
                                      <w:color w:val="00B050"/>
                                      <w:sz w:val="12"/>
                                      <w:szCs w:val="12"/>
                                    </w:rPr>
                                    <w:t>MSB of CTRL  reg. data</w:t>
                                  </w:r>
                                </w:p>
                              </w:tc>
                              <w:tc>
                                <w:tcPr>
                                  <w:tcW w:w="782" w:type="dxa"/>
                                  <w:vAlign w:val="center"/>
                                </w:tcPr>
                                <w:p w:rsidR="0035712D" w:rsidRPr="00EC6C2A" w:rsidRDefault="0035712D" w:rsidP="008C257A">
                                  <w:pPr>
                                    <w:jc w:val="center"/>
                                    <w:rPr>
                                      <w:b/>
                                      <w:color w:val="1A1A82"/>
                                      <w:sz w:val="12"/>
                                      <w:szCs w:val="12"/>
                                    </w:rPr>
                                  </w:pPr>
                                  <w:r w:rsidRPr="00EC6C2A">
                                    <w:rPr>
                                      <w:b/>
                                      <w:color w:val="1A1A82"/>
                                      <w:sz w:val="12"/>
                                      <w:szCs w:val="12"/>
                                    </w:rPr>
                                    <w:t>ACK</w:t>
                                  </w:r>
                                </w:p>
                              </w:tc>
                              <w:tc>
                                <w:tcPr>
                                  <w:tcW w:w="773" w:type="dxa"/>
                                  <w:vAlign w:val="center"/>
                                </w:tcPr>
                                <w:p w:rsidR="0035712D" w:rsidRPr="008C257A" w:rsidRDefault="0035712D" w:rsidP="008C257A">
                                  <w:pPr>
                                    <w:jc w:val="center"/>
                                    <w:rPr>
                                      <w:b/>
                                      <w:color w:val="00B050"/>
                                      <w:sz w:val="12"/>
                                      <w:szCs w:val="12"/>
                                    </w:rPr>
                                  </w:pPr>
                                  <w:r>
                                    <w:rPr>
                                      <w:b/>
                                      <w:color w:val="00B050"/>
                                      <w:sz w:val="12"/>
                                      <w:szCs w:val="12"/>
                                    </w:rPr>
                                    <w:t>LSB of CTRL reg. data</w:t>
                                  </w:r>
                                </w:p>
                              </w:tc>
                              <w:tc>
                                <w:tcPr>
                                  <w:tcW w:w="773" w:type="dxa"/>
                                  <w:vAlign w:val="center"/>
                                </w:tcPr>
                                <w:p w:rsidR="0035712D" w:rsidRPr="00EC6C2A" w:rsidRDefault="0035712D" w:rsidP="008C257A">
                                  <w:pPr>
                                    <w:jc w:val="center"/>
                                    <w:rPr>
                                      <w:b/>
                                      <w:color w:val="1A1A82"/>
                                      <w:sz w:val="12"/>
                                      <w:szCs w:val="12"/>
                                    </w:rPr>
                                  </w:pPr>
                                  <w:r w:rsidRPr="00EC6C2A">
                                    <w:rPr>
                                      <w:b/>
                                      <w:color w:val="1A1A82"/>
                                      <w:sz w:val="12"/>
                                      <w:szCs w:val="12"/>
                                    </w:rPr>
                                    <w:t>SP bit</w:t>
                                  </w:r>
                                </w:p>
                              </w:tc>
                            </w:tr>
                          </w:tbl>
                          <w:p w:rsidR="0035712D" w:rsidRPr="00B0270E" w:rsidRDefault="0035712D" w:rsidP="00926D06">
                            <w:pPr>
                              <w:spacing w:after="60"/>
                              <w:rPr>
                                <w:b/>
                                <w:color w:val="FF0000"/>
                                <w:sz w:val="6"/>
                                <w:szCs w:val="6"/>
                              </w:rPr>
                            </w:pPr>
                          </w:p>
                          <w:p w:rsidR="0035712D" w:rsidRPr="00EC6C2A" w:rsidRDefault="0035712D" w:rsidP="00926D06">
                            <w:pPr>
                              <w:spacing w:after="60"/>
                              <w:rPr>
                                <w:b/>
                                <w:color w:val="1A1A82"/>
                                <w:sz w:val="14"/>
                                <w:szCs w:val="14"/>
                              </w:rPr>
                            </w:pPr>
                            <w:r>
                              <w:rPr>
                                <w:b/>
                                <w:color w:val="1A1A82"/>
                                <w:sz w:val="14"/>
                                <w:szCs w:val="14"/>
                              </w:rPr>
                              <w:t>BLUE</w:t>
                            </w:r>
                            <w:r w:rsidRPr="00EC6C2A">
                              <w:rPr>
                                <w:b/>
                                <w:color w:val="1A1A82"/>
                                <w:sz w:val="14"/>
                                <w:szCs w:val="14"/>
                              </w:rPr>
                              <w:t>:  From Master to Slave</w:t>
                            </w:r>
                          </w:p>
                          <w:p w:rsidR="0035712D" w:rsidRPr="008C257A" w:rsidRDefault="0035712D" w:rsidP="00926D06">
                            <w:pPr>
                              <w:spacing w:after="60"/>
                              <w:rPr>
                                <w:b/>
                                <w:color w:val="00B050"/>
                                <w:sz w:val="14"/>
                                <w:szCs w:val="14"/>
                              </w:rPr>
                            </w:pPr>
                            <w:r>
                              <w:rPr>
                                <w:b/>
                                <w:color w:val="00B050"/>
                                <w:sz w:val="14"/>
                                <w:szCs w:val="14"/>
                              </w:rPr>
                              <w:t xml:space="preserve">GREEN:  </w:t>
                            </w:r>
                            <w:r w:rsidRPr="008C257A">
                              <w:rPr>
                                <w:b/>
                                <w:color w:val="00B050"/>
                                <w:sz w:val="14"/>
                                <w:szCs w:val="14"/>
                              </w:rPr>
                              <w:t>From Slave to Master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72.9pt;margin-top:4.2pt;width:350.65pt;height:125.1pt;z-index:2516582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" stroked="f">
                <v:textbox style="mso-fit-shape-to-text:t">
                  <w:txbxContent>
                    <w:tbl>
                      <w:tblPr>
                        <w:tblStyle w:val="TableGrid"/>
                        <w:tblW w:w="4646" w:type="dxa"/>
                        <w:tblLook w:val="04A0" w:firstRow="1" w:lastRow="0" w:firstColumn="1" w:lastColumn="0" w:noHBand="0" w:noVBand="1"/>
                      </w:tblPr>
                      <w:tblGrid>
                        <w:gridCol w:w="768"/>
                        <w:gridCol w:w="778"/>
                        <w:gridCol w:w="768"/>
                        <w:gridCol w:w="776"/>
                        <w:gridCol w:w="780"/>
                        <w:gridCol w:w="776"/>
                      </w:tblGrid>
                      <w:tr w:rsidR="0035712D" w:rsidTr="008C257A">
                        <w:trPr>
                          <w:trHeight w:val="233"/>
                        </w:trPr>
                        <w:tc>
                          <w:tcPr>
                            <w:tcW w:w="768" w:type="dxa"/>
                            <w:vAlign w:val="center"/>
                          </w:tcPr>
                          <w:p w:rsidR="0035712D" w:rsidRPr="00EC6C2A" w:rsidRDefault="0035712D" w:rsidP="008C257A">
                            <w:pPr>
                              <w:jc w:val="center"/>
                              <w:rPr>
                                <w:b/>
                                <w:color w:val="1A1A82"/>
                                <w:sz w:val="16"/>
                                <w:szCs w:val="16"/>
                              </w:rPr>
                            </w:pPr>
                            <w:r w:rsidRPr="00EC6C2A">
                              <w:rPr>
                                <w:b/>
                                <w:color w:val="1A1A82"/>
                                <w:sz w:val="16"/>
                                <w:szCs w:val="16"/>
                              </w:rPr>
                              <w:t>1</w:t>
                            </w:r>
                          </w:p>
                        </w:tc>
                        <w:tc>
                          <w:tcPr>
                            <w:tcW w:w="778" w:type="dxa"/>
                            <w:vAlign w:val="center"/>
                          </w:tcPr>
                          <w:p w:rsidR="0035712D" w:rsidRPr="00EC6C2A" w:rsidRDefault="0035712D" w:rsidP="008C257A">
                            <w:pPr>
                              <w:jc w:val="center"/>
                              <w:rPr>
                                <w:b/>
                                <w:color w:val="1A1A82"/>
                                <w:sz w:val="16"/>
                                <w:szCs w:val="16"/>
                              </w:rPr>
                            </w:pPr>
                            <w:r w:rsidRPr="00EC6C2A">
                              <w:rPr>
                                <w:b/>
                                <w:color w:val="1A1A82"/>
                                <w:sz w:val="16"/>
                                <w:szCs w:val="16"/>
                              </w:rPr>
                              <w:t>7</w:t>
                            </w:r>
                          </w:p>
                        </w:tc>
                        <w:tc>
                          <w:tcPr>
                            <w:tcW w:w="768" w:type="dxa"/>
                            <w:vAlign w:val="center"/>
                          </w:tcPr>
                          <w:p w:rsidR="0035712D" w:rsidRPr="00EC6C2A" w:rsidRDefault="0035712D" w:rsidP="008C257A">
                            <w:pPr>
                              <w:jc w:val="center"/>
                              <w:rPr>
                                <w:b/>
                                <w:color w:val="1A1A82"/>
                                <w:sz w:val="16"/>
                                <w:szCs w:val="16"/>
                              </w:rPr>
                            </w:pPr>
                            <w:r w:rsidRPr="00EC6C2A">
                              <w:rPr>
                                <w:b/>
                                <w:color w:val="1A1A82"/>
                                <w:sz w:val="16"/>
                                <w:szCs w:val="16"/>
                              </w:rPr>
                              <w:t>1</w:t>
                            </w:r>
                          </w:p>
                        </w:tc>
                        <w:tc>
                          <w:tcPr>
                            <w:tcW w:w="776" w:type="dxa"/>
                            <w:vAlign w:val="center"/>
                          </w:tcPr>
                          <w:p w:rsidR="0035712D" w:rsidRPr="008C257A" w:rsidRDefault="0035712D" w:rsidP="008C257A">
                            <w:pPr>
                              <w:jc w:val="center"/>
                              <w:rPr>
                                <w:b/>
                                <w:color w:val="00B050"/>
                                <w:sz w:val="16"/>
                                <w:szCs w:val="16"/>
                              </w:rPr>
                            </w:pPr>
                            <w:r w:rsidRPr="008C257A">
                              <w:rPr>
                                <w:b/>
                                <w:color w:val="00B050"/>
                                <w:sz w:val="16"/>
                                <w:szCs w:val="16"/>
                              </w:rPr>
                              <w:t>1</w:t>
                            </w:r>
                          </w:p>
                        </w:tc>
                        <w:tc>
                          <w:tcPr>
                            <w:tcW w:w="780" w:type="dxa"/>
                            <w:vAlign w:val="center"/>
                          </w:tcPr>
                          <w:p w:rsidR="0035712D" w:rsidRPr="00EC6C2A" w:rsidRDefault="0035712D" w:rsidP="008C257A">
                            <w:pPr>
                              <w:jc w:val="center"/>
                              <w:rPr>
                                <w:b/>
                                <w:color w:val="1A1A82"/>
                                <w:sz w:val="16"/>
                                <w:szCs w:val="16"/>
                              </w:rPr>
                            </w:pPr>
                            <w:r w:rsidRPr="00EC6C2A">
                              <w:rPr>
                                <w:b/>
                                <w:color w:val="1A1A82"/>
                                <w:sz w:val="16"/>
                                <w:szCs w:val="16"/>
                              </w:rPr>
                              <w:t>8</w:t>
                            </w:r>
                          </w:p>
                        </w:tc>
                        <w:tc>
                          <w:tcPr>
                            <w:tcW w:w="776" w:type="dxa"/>
                            <w:vAlign w:val="center"/>
                          </w:tcPr>
                          <w:p w:rsidR="0035712D" w:rsidRPr="008C257A" w:rsidRDefault="0035712D" w:rsidP="008C257A">
                            <w:pPr>
                              <w:jc w:val="center"/>
                              <w:rPr>
                                <w:b/>
                                <w:color w:val="00B050"/>
                                <w:sz w:val="16"/>
                                <w:szCs w:val="16"/>
                              </w:rPr>
                            </w:pPr>
                            <w:r w:rsidRPr="008C257A">
                              <w:rPr>
                                <w:b/>
                                <w:color w:val="00B050"/>
                                <w:sz w:val="16"/>
                                <w:szCs w:val="16"/>
                              </w:rPr>
                              <w:t>1</w:t>
                            </w:r>
                          </w:p>
                        </w:tc>
                      </w:tr>
                      <w:tr w:rsidR="0035712D" w:rsidTr="008C257A">
                        <w:trPr>
                          <w:trHeight w:val="197"/>
                        </w:trPr>
                        <w:tc>
                          <w:tcPr>
                            <w:tcW w:w="768" w:type="dxa"/>
                            <w:vAlign w:val="center"/>
                          </w:tcPr>
                          <w:p w:rsidR="0035712D" w:rsidRPr="00EC6C2A" w:rsidRDefault="0035712D" w:rsidP="008C257A">
                            <w:pPr>
                              <w:jc w:val="center"/>
                              <w:rPr>
                                <w:b/>
                                <w:color w:val="1A1A82"/>
                                <w:sz w:val="12"/>
                                <w:szCs w:val="12"/>
                              </w:rPr>
                            </w:pPr>
                            <w:r w:rsidRPr="00EC6C2A">
                              <w:rPr>
                                <w:b/>
                                <w:color w:val="1A1A82"/>
                                <w:sz w:val="12"/>
                                <w:szCs w:val="12"/>
                              </w:rPr>
                              <w:t>S bit</w:t>
                            </w:r>
                          </w:p>
                        </w:tc>
                        <w:tc>
                          <w:tcPr>
                            <w:tcW w:w="778" w:type="dxa"/>
                            <w:vAlign w:val="center"/>
                          </w:tcPr>
                          <w:p w:rsidR="0035712D" w:rsidRPr="00EC6C2A" w:rsidRDefault="0035712D" w:rsidP="008C257A">
                            <w:pPr>
                              <w:jc w:val="center"/>
                              <w:rPr>
                                <w:b/>
                                <w:color w:val="1A1A82"/>
                                <w:sz w:val="12"/>
                                <w:szCs w:val="12"/>
                              </w:rPr>
                            </w:pPr>
                            <w:r w:rsidRPr="00EC6C2A">
                              <w:rPr>
                                <w:b/>
                                <w:color w:val="1A1A82"/>
                                <w:sz w:val="12"/>
                                <w:szCs w:val="12"/>
                              </w:rPr>
                              <w:t>Slave addr.</w:t>
                            </w:r>
                          </w:p>
                        </w:tc>
                        <w:tc>
                          <w:tcPr>
                            <w:tcW w:w="768" w:type="dxa"/>
                            <w:vAlign w:val="center"/>
                          </w:tcPr>
                          <w:p w:rsidR="0035712D" w:rsidRPr="00EC6C2A" w:rsidRDefault="0035712D" w:rsidP="008C257A">
                            <w:pPr>
                              <w:jc w:val="center"/>
                              <w:rPr>
                                <w:b/>
                                <w:color w:val="1A1A82"/>
                                <w:sz w:val="12"/>
                                <w:szCs w:val="12"/>
                              </w:rPr>
                            </w:pPr>
                            <w:r w:rsidRPr="00EC6C2A">
                              <w:rPr>
                                <w:b/>
                                <w:color w:val="1A1A82"/>
                                <w:sz w:val="12"/>
                                <w:szCs w:val="12"/>
                              </w:rPr>
                              <w:t>W bit</w:t>
                            </w:r>
                          </w:p>
                        </w:tc>
                        <w:tc>
                          <w:tcPr>
                            <w:tcW w:w="776" w:type="dxa"/>
                            <w:vAlign w:val="center"/>
                          </w:tcPr>
                          <w:p w:rsidR="0035712D" w:rsidRPr="008C257A" w:rsidRDefault="0035712D" w:rsidP="008C257A">
                            <w:pPr>
                              <w:jc w:val="center"/>
                              <w:rPr>
                                <w:b/>
                                <w:color w:val="00B050"/>
                                <w:sz w:val="12"/>
                                <w:szCs w:val="12"/>
                              </w:rPr>
                            </w:pPr>
                            <w:r w:rsidRPr="008C257A">
                              <w:rPr>
                                <w:b/>
                                <w:color w:val="00B050"/>
                                <w:sz w:val="12"/>
                                <w:szCs w:val="12"/>
                              </w:rPr>
                              <w:t>ACK</w:t>
                            </w:r>
                          </w:p>
                        </w:tc>
                        <w:tc>
                          <w:tcPr>
                            <w:tcW w:w="780" w:type="dxa"/>
                            <w:vAlign w:val="center"/>
                          </w:tcPr>
                          <w:p w:rsidR="0035712D" w:rsidRPr="00EC6C2A" w:rsidRDefault="0035712D" w:rsidP="008C257A">
                            <w:pPr>
                              <w:jc w:val="center"/>
                              <w:rPr>
                                <w:b/>
                                <w:color w:val="1A1A82"/>
                                <w:sz w:val="12"/>
                                <w:szCs w:val="12"/>
                              </w:rPr>
                            </w:pPr>
                            <w:r w:rsidRPr="00EC6C2A">
                              <w:rPr>
                                <w:b/>
                                <w:color w:val="1A1A82"/>
                                <w:sz w:val="12"/>
                                <w:szCs w:val="12"/>
                              </w:rPr>
                              <w:t>CTRL reg addr.</w:t>
                            </w:r>
                          </w:p>
                        </w:tc>
                        <w:tc>
                          <w:tcPr>
                            <w:tcW w:w="776" w:type="dxa"/>
                            <w:vAlign w:val="center"/>
                          </w:tcPr>
                          <w:p w:rsidR="0035712D" w:rsidRPr="008C257A" w:rsidRDefault="0035712D" w:rsidP="008C257A">
                            <w:pPr>
                              <w:jc w:val="center"/>
                              <w:rPr>
                                <w:b/>
                                <w:color w:val="00B050"/>
                                <w:sz w:val="12"/>
                                <w:szCs w:val="12"/>
                              </w:rPr>
                            </w:pPr>
                            <w:r w:rsidRPr="008C257A">
                              <w:rPr>
                                <w:b/>
                                <w:color w:val="00B050"/>
                                <w:sz w:val="12"/>
                                <w:szCs w:val="12"/>
                              </w:rPr>
                              <w:t>ACK</w:t>
                            </w:r>
                          </w:p>
                        </w:tc>
                      </w:tr>
                    </w:tbl>
                    <w:p w:rsidR="0035712D" w:rsidRPr="008C257A" w:rsidRDefault="0035712D" w:rsidP="00926D06">
                      <w:pPr>
                        <w:rPr>
                          <w:b/>
                          <w:color w:val="FF0000"/>
                          <w:sz w:val="6"/>
                          <w:szCs w:val="6"/>
                        </w:rPr>
                      </w:pPr>
                    </w:p>
                    <w:tbl>
                      <w:tblPr>
                        <w:tblStyle w:val="TableGrid"/>
                        <w:tblW w:w="6228" w:type="dxa"/>
                        <w:tblLook w:val="04A0" w:firstRow="1" w:lastRow="0" w:firstColumn="1" w:lastColumn="0" w:noHBand="0" w:noVBand="1"/>
                      </w:tblPr>
                      <w:tblGrid>
                        <w:gridCol w:w="769"/>
                        <w:gridCol w:w="783"/>
                        <w:gridCol w:w="770"/>
                        <w:gridCol w:w="789"/>
                        <w:gridCol w:w="789"/>
                        <w:gridCol w:w="782"/>
                        <w:gridCol w:w="773"/>
                        <w:gridCol w:w="773"/>
                      </w:tblGrid>
                      <w:tr w:rsidR="0035712D" w:rsidTr="00B0270E">
                        <w:trPr>
                          <w:trHeight w:val="253"/>
                        </w:trPr>
                        <w:tc>
                          <w:tcPr>
                            <w:tcW w:w="769" w:type="dxa"/>
                            <w:vAlign w:val="center"/>
                          </w:tcPr>
                          <w:p w:rsidR="0035712D" w:rsidRPr="00EC6C2A" w:rsidRDefault="0035712D" w:rsidP="008C257A">
                            <w:pPr>
                              <w:jc w:val="center"/>
                              <w:rPr>
                                <w:b/>
                                <w:color w:val="1A1A82"/>
                                <w:sz w:val="16"/>
                                <w:szCs w:val="16"/>
                              </w:rPr>
                            </w:pPr>
                            <w:r w:rsidRPr="00EC6C2A">
                              <w:rPr>
                                <w:b/>
                                <w:color w:val="1A1A82"/>
                                <w:sz w:val="16"/>
                                <w:szCs w:val="16"/>
                              </w:rPr>
                              <w:t>1</w:t>
                            </w:r>
                          </w:p>
                        </w:tc>
                        <w:tc>
                          <w:tcPr>
                            <w:tcW w:w="783" w:type="dxa"/>
                            <w:vAlign w:val="center"/>
                          </w:tcPr>
                          <w:p w:rsidR="0035712D" w:rsidRPr="00EC6C2A" w:rsidRDefault="0035712D" w:rsidP="008C257A">
                            <w:pPr>
                              <w:jc w:val="center"/>
                              <w:rPr>
                                <w:b/>
                                <w:color w:val="1A1A82"/>
                                <w:sz w:val="16"/>
                                <w:szCs w:val="16"/>
                              </w:rPr>
                            </w:pPr>
                            <w:r w:rsidRPr="00EC6C2A">
                              <w:rPr>
                                <w:b/>
                                <w:color w:val="1A1A82"/>
                                <w:sz w:val="16"/>
                                <w:szCs w:val="16"/>
                              </w:rPr>
                              <w:t>7</w:t>
                            </w:r>
                          </w:p>
                        </w:tc>
                        <w:tc>
                          <w:tcPr>
                            <w:tcW w:w="770" w:type="dxa"/>
                            <w:vAlign w:val="center"/>
                          </w:tcPr>
                          <w:p w:rsidR="0035712D" w:rsidRPr="00EC6C2A" w:rsidRDefault="0035712D" w:rsidP="008C257A">
                            <w:pPr>
                              <w:jc w:val="center"/>
                              <w:rPr>
                                <w:b/>
                                <w:color w:val="1A1A82"/>
                                <w:sz w:val="16"/>
                                <w:szCs w:val="16"/>
                              </w:rPr>
                            </w:pPr>
                            <w:r w:rsidRPr="00EC6C2A">
                              <w:rPr>
                                <w:b/>
                                <w:color w:val="1A1A82"/>
                                <w:sz w:val="16"/>
                                <w:szCs w:val="16"/>
                              </w:rPr>
                              <w:t>1</w:t>
                            </w:r>
                          </w:p>
                        </w:tc>
                        <w:tc>
                          <w:tcPr>
                            <w:tcW w:w="789" w:type="dxa"/>
                            <w:vAlign w:val="center"/>
                          </w:tcPr>
                          <w:p w:rsidR="0035712D" w:rsidRPr="008C257A" w:rsidRDefault="0035712D" w:rsidP="0094350C">
                            <w:pPr>
                              <w:jc w:val="center"/>
                              <w:rPr>
                                <w:b/>
                                <w:color w:val="00B050"/>
                                <w:sz w:val="16"/>
                                <w:szCs w:val="16"/>
                              </w:rPr>
                            </w:pPr>
                            <w:r w:rsidRPr="008C257A">
                              <w:rPr>
                                <w:b/>
                                <w:color w:val="00B050"/>
                                <w:sz w:val="16"/>
                                <w:szCs w:val="16"/>
                              </w:rPr>
                              <w:t>1</w:t>
                            </w:r>
                          </w:p>
                        </w:tc>
                        <w:tc>
                          <w:tcPr>
                            <w:tcW w:w="789" w:type="dxa"/>
                            <w:vAlign w:val="center"/>
                          </w:tcPr>
                          <w:p w:rsidR="0035712D" w:rsidRPr="008C257A" w:rsidRDefault="0035712D" w:rsidP="008C257A">
                            <w:pPr>
                              <w:jc w:val="center"/>
                              <w:rPr>
                                <w:b/>
                                <w:color w:val="00B050"/>
                                <w:sz w:val="16"/>
                                <w:szCs w:val="16"/>
                              </w:rPr>
                            </w:pPr>
                            <w:r w:rsidRPr="008C257A">
                              <w:rPr>
                                <w:b/>
                                <w:color w:val="00B050"/>
                                <w:sz w:val="16"/>
                                <w:szCs w:val="16"/>
                              </w:rPr>
                              <w:t>8</w:t>
                            </w:r>
                          </w:p>
                        </w:tc>
                        <w:tc>
                          <w:tcPr>
                            <w:tcW w:w="782" w:type="dxa"/>
                            <w:vAlign w:val="center"/>
                          </w:tcPr>
                          <w:p w:rsidR="0035712D" w:rsidRPr="00EC6C2A" w:rsidRDefault="0035712D" w:rsidP="008C257A">
                            <w:pPr>
                              <w:jc w:val="center"/>
                              <w:rPr>
                                <w:b/>
                                <w:color w:val="1A1A82"/>
                                <w:sz w:val="16"/>
                                <w:szCs w:val="16"/>
                              </w:rPr>
                            </w:pPr>
                            <w:r w:rsidRPr="00EC6C2A">
                              <w:rPr>
                                <w:b/>
                                <w:color w:val="1A1A82"/>
                                <w:sz w:val="16"/>
                                <w:szCs w:val="16"/>
                              </w:rPr>
                              <w:t>1</w:t>
                            </w:r>
                          </w:p>
                        </w:tc>
                        <w:tc>
                          <w:tcPr>
                            <w:tcW w:w="773" w:type="dxa"/>
                            <w:vAlign w:val="center"/>
                          </w:tcPr>
                          <w:p w:rsidR="0035712D" w:rsidRPr="008C257A" w:rsidRDefault="0035712D" w:rsidP="008C257A">
                            <w:pPr>
                              <w:jc w:val="center"/>
                              <w:rPr>
                                <w:b/>
                                <w:color w:val="00B050"/>
                                <w:sz w:val="16"/>
                                <w:szCs w:val="16"/>
                              </w:rPr>
                            </w:pPr>
                            <w:r w:rsidRPr="008C257A">
                              <w:rPr>
                                <w:b/>
                                <w:color w:val="00B050"/>
                                <w:sz w:val="16"/>
                                <w:szCs w:val="16"/>
                              </w:rPr>
                              <w:t>8</w:t>
                            </w:r>
                          </w:p>
                        </w:tc>
                        <w:tc>
                          <w:tcPr>
                            <w:tcW w:w="773" w:type="dxa"/>
                            <w:vAlign w:val="center"/>
                          </w:tcPr>
                          <w:p w:rsidR="0035712D" w:rsidRPr="00EC6C2A" w:rsidRDefault="0035712D" w:rsidP="008C257A">
                            <w:pPr>
                              <w:jc w:val="center"/>
                              <w:rPr>
                                <w:b/>
                                <w:color w:val="1A1A82"/>
                                <w:sz w:val="16"/>
                                <w:szCs w:val="16"/>
                              </w:rPr>
                            </w:pPr>
                            <w:r w:rsidRPr="00EC6C2A">
                              <w:rPr>
                                <w:b/>
                                <w:color w:val="1A1A82"/>
                                <w:sz w:val="16"/>
                                <w:szCs w:val="16"/>
                              </w:rPr>
                              <w:t>1</w:t>
                            </w:r>
                          </w:p>
                        </w:tc>
                      </w:tr>
                      <w:tr w:rsidR="0035712D" w:rsidTr="00B0270E">
                        <w:trPr>
                          <w:trHeight w:val="214"/>
                        </w:trPr>
                        <w:tc>
                          <w:tcPr>
                            <w:tcW w:w="769" w:type="dxa"/>
                            <w:vAlign w:val="center"/>
                          </w:tcPr>
                          <w:p w:rsidR="0035712D" w:rsidRPr="00EC6C2A" w:rsidRDefault="0035712D" w:rsidP="008C257A">
                            <w:pPr>
                              <w:jc w:val="center"/>
                              <w:rPr>
                                <w:b/>
                                <w:color w:val="1A1A82"/>
                                <w:sz w:val="12"/>
                                <w:szCs w:val="12"/>
                              </w:rPr>
                            </w:pPr>
                            <w:r w:rsidRPr="00EC6C2A">
                              <w:rPr>
                                <w:b/>
                                <w:color w:val="1A1A82"/>
                                <w:sz w:val="12"/>
                                <w:szCs w:val="12"/>
                              </w:rPr>
                              <w:t>S bit</w:t>
                            </w:r>
                          </w:p>
                        </w:tc>
                        <w:tc>
                          <w:tcPr>
                            <w:tcW w:w="783" w:type="dxa"/>
                            <w:vAlign w:val="center"/>
                          </w:tcPr>
                          <w:p w:rsidR="0035712D" w:rsidRPr="00EC6C2A" w:rsidRDefault="0035712D" w:rsidP="008C257A">
                            <w:pPr>
                              <w:jc w:val="center"/>
                              <w:rPr>
                                <w:b/>
                                <w:color w:val="1A1A82"/>
                                <w:sz w:val="12"/>
                                <w:szCs w:val="12"/>
                              </w:rPr>
                            </w:pPr>
                            <w:r w:rsidRPr="00EC6C2A">
                              <w:rPr>
                                <w:b/>
                                <w:color w:val="1A1A82"/>
                                <w:sz w:val="12"/>
                                <w:szCs w:val="12"/>
                              </w:rPr>
                              <w:t>Slave addr.</w:t>
                            </w:r>
                          </w:p>
                        </w:tc>
                        <w:tc>
                          <w:tcPr>
                            <w:tcW w:w="770" w:type="dxa"/>
                            <w:vAlign w:val="center"/>
                          </w:tcPr>
                          <w:p w:rsidR="0035712D" w:rsidRPr="00EC6C2A" w:rsidRDefault="0035712D" w:rsidP="008C257A">
                            <w:pPr>
                              <w:jc w:val="center"/>
                              <w:rPr>
                                <w:b/>
                                <w:color w:val="1A1A82"/>
                                <w:sz w:val="12"/>
                                <w:szCs w:val="12"/>
                              </w:rPr>
                            </w:pPr>
                            <w:r w:rsidRPr="00EC6C2A">
                              <w:rPr>
                                <w:b/>
                                <w:color w:val="1A1A82"/>
                                <w:sz w:val="12"/>
                                <w:szCs w:val="12"/>
                              </w:rPr>
                              <w:t>R bit</w:t>
                            </w:r>
                          </w:p>
                        </w:tc>
                        <w:tc>
                          <w:tcPr>
                            <w:tcW w:w="789" w:type="dxa"/>
                            <w:vAlign w:val="center"/>
                          </w:tcPr>
                          <w:p w:rsidR="0035712D" w:rsidRPr="008C257A" w:rsidRDefault="0035712D" w:rsidP="0094350C">
                            <w:pPr>
                              <w:jc w:val="center"/>
                              <w:rPr>
                                <w:b/>
                                <w:color w:val="00B050"/>
                                <w:sz w:val="12"/>
                                <w:szCs w:val="12"/>
                              </w:rPr>
                            </w:pPr>
                            <w:r w:rsidRPr="008C257A">
                              <w:rPr>
                                <w:b/>
                                <w:color w:val="00B050"/>
                                <w:sz w:val="12"/>
                                <w:szCs w:val="12"/>
                              </w:rPr>
                              <w:t>ACK</w:t>
                            </w:r>
                          </w:p>
                        </w:tc>
                        <w:tc>
                          <w:tcPr>
                            <w:tcW w:w="789" w:type="dxa"/>
                            <w:vAlign w:val="center"/>
                          </w:tcPr>
                          <w:p w:rsidR="0035712D" w:rsidRPr="008C257A" w:rsidRDefault="0035712D" w:rsidP="008C257A">
                            <w:pPr>
                              <w:jc w:val="center"/>
                              <w:rPr>
                                <w:b/>
                                <w:color w:val="00B050"/>
                                <w:sz w:val="12"/>
                                <w:szCs w:val="12"/>
                              </w:rPr>
                            </w:pPr>
                            <w:r>
                              <w:rPr>
                                <w:b/>
                                <w:color w:val="00B050"/>
                                <w:sz w:val="12"/>
                                <w:szCs w:val="12"/>
                              </w:rPr>
                              <w:t>MSB of CTRL  reg. data</w:t>
                            </w:r>
                          </w:p>
                        </w:tc>
                        <w:tc>
                          <w:tcPr>
                            <w:tcW w:w="782" w:type="dxa"/>
                            <w:vAlign w:val="center"/>
                          </w:tcPr>
                          <w:p w:rsidR="0035712D" w:rsidRPr="00EC6C2A" w:rsidRDefault="0035712D" w:rsidP="008C257A">
                            <w:pPr>
                              <w:jc w:val="center"/>
                              <w:rPr>
                                <w:b/>
                                <w:color w:val="1A1A82"/>
                                <w:sz w:val="12"/>
                                <w:szCs w:val="12"/>
                              </w:rPr>
                            </w:pPr>
                            <w:r w:rsidRPr="00EC6C2A">
                              <w:rPr>
                                <w:b/>
                                <w:color w:val="1A1A82"/>
                                <w:sz w:val="12"/>
                                <w:szCs w:val="12"/>
                              </w:rPr>
                              <w:t>ACK</w:t>
                            </w:r>
                          </w:p>
                        </w:tc>
                        <w:tc>
                          <w:tcPr>
                            <w:tcW w:w="773" w:type="dxa"/>
                            <w:vAlign w:val="center"/>
                          </w:tcPr>
                          <w:p w:rsidR="0035712D" w:rsidRPr="008C257A" w:rsidRDefault="0035712D" w:rsidP="008C257A">
                            <w:pPr>
                              <w:jc w:val="center"/>
                              <w:rPr>
                                <w:b/>
                                <w:color w:val="00B050"/>
                                <w:sz w:val="12"/>
                                <w:szCs w:val="12"/>
                              </w:rPr>
                            </w:pPr>
                            <w:r>
                              <w:rPr>
                                <w:b/>
                                <w:color w:val="00B050"/>
                                <w:sz w:val="12"/>
                                <w:szCs w:val="12"/>
                              </w:rPr>
                              <w:t>LSB of CTRL reg. data</w:t>
                            </w:r>
                          </w:p>
                        </w:tc>
                        <w:tc>
                          <w:tcPr>
                            <w:tcW w:w="773" w:type="dxa"/>
                            <w:vAlign w:val="center"/>
                          </w:tcPr>
                          <w:p w:rsidR="0035712D" w:rsidRPr="00EC6C2A" w:rsidRDefault="0035712D" w:rsidP="008C257A">
                            <w:pPr>
                              <w:jc w:val="center"/>
                              <w:rPr>
                                <w:b/>
                                <w:color w:val="1A1A82"/>
                                <w:sz w:val="12"/>
                                <w:szCs w:val="12"/>
                              </w:rPr>
                            </w:pPr>
                            <w:r w:rsidRPr="00EC6C2A">
                              <w:rPr>
                                <w:b/>
                                <w:color w:val="1A1A82"/>
                                <w:sz w:val="12"/>
                                <w:szCs w:val="12"/>
                              </w:rPr>
                              <w:t>SP bit</w:t>
                            </w:r>
                          </w:p>
                        </w:tc>
                      </w:tr>
                    </w:tbl>
                    <w:p w:rsidR="0035712D" w:rsidRPr="00B0270E" w:rsidRDefault="0035712D" w:rsidP="00926D06">
                      <w:pPr>
                        <w:spacing w:after="60"/>
                        <w:rPr>
                          <w:b/>
                          <w:color w:val="FF0000"/>
                          <w:sz w:val="6"/>
                          <w:szCs w:val="6"/>
                        </w:rPr>
                      </w:pPr>
                    </w:p>
                    <w:p w:rsidR="0035712D" w:rsidRPr="00EC6C2A" w:rsidRDefault="0035712D" w:rsidP="00926D06">
                      <w:pPr>
                        <w:spacing w:after="60"/>
                        <w:rPr>
                          <w:b/>
                          <w:color w:val="1A1A82"/>
                          <w:sz w:val="14"/>
                          <w:szCs w:val="14"/>
                        </w:rPr>
                      </w:pPr>
                      <w:r>
                        <w:rPr>
                          <w:b/>
                          <w:color w:val="1A1A82"/>
                          <w:sz w:val="14"/>
                          <w:szCs w:val="14"/>
                        </w:rPr>
                        <w:t>BLUE</w:t>
                      </w:r>
                      <w:r w:rsidRPr="00EC6C2A">
                        <w:rPr>
                          <w:b/>
                          <w:color w:val="1A1A82"/>
                          <w:sz w:val="14"/>
                          <w:szCs w:val="14"/>
                        </w:rPr>
                        <w:t>:  From Master to Slave</w:t>
                      </w:r>
                    </w:p>
                    <w:p w:rsidR="0035712D" w:rsidRPr="008C257A" w:rsidRDefault="0035712D" w:rsidP="00926D06">
                      <w:pPr>
                        <w:spacing w:after="60"/>
                        <w:rPr>
                          <w:b/>
                          <w:color w:val="00B050"/>
                          <w:sz w:val="14"/>
                          <w:szCs w:val="14"/>
                        </w:rPr>
                      </w:pPr>
                      <w:r>
                        <w:rPr>
                          <w:b/>
                          <w:color w:val="00B050"/>
                          <w:sz w:val="14"/>
                          <w:szCs w:val="14"/>
                        </w:rPr>
                        <w:t xml:space="preserve">GREEN:  </w:t>
                      </w:r>
                      <w:r w:rsidRPr="008C257A">
                        <w:rPr>
                          <w:b/>
                          <w:color w:val="00B050"/>
                          <w:sz w:val="14"/>
                          <w:szCs w:val="14"/>
                        </w:rPr>
                        <w:t>From Slave to Master</w:t>
                      </w:r>
                    </w:p>
                  </w:txbxContent>
                </v:textbox>
              </v:shape>
            </w:pict>
          </mc:Fallback>
        </mc:AlternateContent>
      </w:r>
    </w:p>
    <w:p w:rsidR="00926D06" w:rsidRDefault="00926D06" w:rsidP="00926D06">
      <w:pPr>
        <w:ind w:left="720"/>
      </w:pPr>
    </w:p>
    <w:p w:rsidR="00926D06" w:rsidRDefault="00926D06" w:rsidP="00926D06">
      <w:pPr>
        <w:ind w:left="720"/>
      </w:pPr>
      <w:r>
        <w:t xml:space="preserve">                                 </w:t>
      </w:r>
    </w:p>
    <w:p w:rsidR="00926D06" w:rsidRDefault="00926D06" w:rsidP="00926D06">
      <w:pPr>
        <w:ind w:left="720"/>
      </w:pPr>
    </w:p>
    <w:p w:rsidR="00926D06" w:rsidRDefault="00926D06" w:rsidP="00926D06">
      <w:pPr>
        <w:ind w:left="720"/>
      </w:pPr>
    </w:p>
    <w:p w:rsidR="00926D06" w:rsidRDefault="00926D06" w:rsidP="00926D06">
      <w:pPr>
        <w:ind w:left="720"/>
      </w:pPr>
    </w:p>
    <w:p w:rsidR="00926D06" w:rsidRDefault="00926D06" w:rsidP="00926D06">
      <w:pPr>
        <w:ind w:left="720"/>
      </w:pPr>
    </w:p>
    <w:p w:rsidR="00926D06" w:rsidRDefault="00926D06" w:rsidP="00926D06">
      <w:pPr>
        <w:ind w:left="720"/>
      </w:pPr>
    </w:p>
    <w:p w:rsidR="00926D06" w:rsidRPr="0094350C" w:rsidRDefault="00926D06" w:rsidP="00926D06">
      <w:pPr>
        <w:ind w:left="720"/>
      </w:pPr>
      <w:r w:rsidRPr="0094350C">
        <w:t>So for 100Kb baud speed total time required to check control register data for both column and spur sensors is   (47*2)/100K  =  0.94 ms</w:t>
      </w:r>
    </w:p>
    <w:p w:rsidR="00926D06" w:rsidRPr="0094350C" w:rsidRDefault="00926D06" w:rsidP="00926D06">
      <w:pPr>
        <w:ind w:left="720"/>
        <w:rPr>
          <w:sz w:val="8"/>
          <w:szCs w:val="8"/>
        </w:rPr>
      </w:pPr>
    </w:p>
    <w:p w:rsidR="00926D06" w:rsidRPr="0094350C" w:rsidRDefault="00926D06" w:rsidP="00926D06">
      <w:pPr>
        <w:ind w:left="720"/>
      </w:pPr>
      <w:r w:rsidRPr="0094350C">
        <w:t>Therefore for 5 ms timeout ‘Number of Attempts’ occurred = 5/0.94  = 5.32</w:t>
      </w:r>
    </w:p>
    <w:p w:rsidR="00926D06" w:rsidRPr="0094350C" w:rsidRDefault="00926D06" w:rsidP="00926D06">
      <w:pPr>
        <w:ind w:left="720"/>
      </w:pPr>
      <w:r w:rsidRPr="0094350C">
        <w:t>Similarly for 10 ms timeout ‘Number of Attempts’ occurred = 10/0.94 = 10.64</w:t>
      </w:r>
    </w:p>
    <w:p w:rsidR="00926D06" w:rsidRPr="0094350C" w:rsidRDefault="00926D06" w:rsidP="00926D06">
      <w:pPr>
        <w:ind w:left="720"/>
        <w:rPr>
          <w:sz w:val="8"/>
          <w:szCs w:val="8"/>
        </w:rPr>
      </w:pPr>
    </w:p>
    <w:p w:rsidR="00926D06" w:rsidRPr="0094350C" w:rsidRDefault="00926D06" w:rsidP="00926D06">
      <w:pPr>
        <w:ind w:firstLine="720"/>
      </w:pPr>
      <w:r w:rsidRPr="0094350C">
        <w:t xml:space="preserve">Number </w:t>
      </w:r>
      <w:r w:rsidRPr="0094350C">
        <w:rPr>
          <w:b/>
        </w:rPr>
        <w:t>10</w:t>
      </w:r>
      <w:r w:rsidRPr="0094350C">
        <w:t xml:space="preserve"> is chosen in this implementation</w:t>
      </w:r>
    </w:p>
    <w:p w:rsidR="006E379C" w:rsidRDefault="006E379C" w:rsidP="006E379C">
      <w:pPr>
        <w:pStyle w:val="Heading4"/>
      </w:pPr>
      <w:r>
        <w:lastRenderedPageBreak/>
        <w:t>Notification Processing</w:t>
      </w:r>
    </w:p>
    <w:p w:rsidR="006E379C" w:rsidRDefault="00293B85" w:rsidP="006E379C">
      <w:pPr>
        <w:jc w:val="center"/>
      </w:pPr>
      <w:r>
        <w:object w:dxaOrig="9641" w:dyaOrig="4545">
          <v:shape id="_x0000_i1040" type="#_x0000_t75" style="width:500.35pt;height:235.45pt" o:ole="">
            <v:imagedata r:id="rId18" o:title=""/>
          </v:shape>
          <o:OLEObject Type="Embed" ProgID="Visio.Drawing.11" ShapeID="_x0000_i1040" DrawAspect="Content" ObjectID="_1528184441" r:id="rId19"/>
        </w:object>
      </w:r>
    </w:p>
    <w:p w:rsidR="006E379C" w:rsidRDefault="00321D37" w:rsidP="006E379C">
      <w:pPr>
        <w:jc w:val="center"/>
      </w:pPr>
      <w:r>
        <w:object w:dxaOrig="9398" w:dyaOrig="8710">
          <v:shape id="_x0000_i1029" type="#_x0000_t75" style="width:486.8pt;height:451.6pt" o:ole="">
            <v:imagedata r:id="rId20" o:title=""/>
          </v:shape>
          <o:OLEObject Type="Embed" ProgID="Visio.Drawing.11" ShapeID="_x0000_i1029" DrawAspect="Content" ObjectID="_1528184442" r:id="rId21"/>
        </w:object>
      </w:r>
    </w:p>
    <w:p w:rsidR="00B67131" w:rsidRDefault="00B67131" w:rsidP="006E379C">
      <w:pPr>
        <w:jc w:val="center"/>
      </w:pPr>
    </w:p>
    <w:p w:rsidR="00B67131" w:rsidRDefault="00B67131" w:rsidP="006E379C">
      <w:pPr>
        <w:jc w:val="center"/>
      </w:pPr>
    </w:p>
    <w:p w:rsidR="00B67131" w:rsidRDefault="00B67131" w:rsidP="006E379C">
      <w:pPr>
        <w:jc w:val="center"/>
      </w:pPr>
    </w:p>
    <w:p w:rsidR="00B67131" w:rsidRDefault="00B67131" w:rsidP="006E379C">
      <w:pPr>
        <w:jc w:val="center"/>
      </w:pPr>
    </w:p>
    <w:p w:rsidR="00B67131" w:rsidRDefault="00B67131" w:rsidP="006E379C">
      <w:pPr>
        <w:jc w:val="center"/>
      </w:pPr>
    </w:p>
    <w:p w:rsidR="006E379C" w:rsidRDefault="00860D67" w:rsidP="006E379C">
      <w:pPr>
        <w:jc w:val="center"/>
      </w:pPr>
      <w:r>
        <w:object w:dxaOrig="8713" w:dyaOrig="5812">
          <v:shape id="_x0000_i1030" type="#_x0000_t75" style="width:398.2pt;height:267.65pt" o:ole="">
            <v:imagedata r:id="rId22" o:title=""/>
          </v:shape>
          <o:OLEObject Type="Embed" ProgID="Visio.Drawing.11" ShapeID="_x0000_i1030" DrawAspect="Content" ObjectID="_1528184443" r:id="rId23"/>
        </w:object>
      </w:r>
    </w:p>
    <w:p w:rsidR="00BA3D55" w:rsidRDefault="00BA3D55" w:rsidP="006E379C">
      <w:pPr>
        <w:jc w:val="center"/>
      </w:pPr>
    </w:p>
    <w:p w:rsidR="00BA3D55" w:rsidRDefault="00BA3D55" w:rsidP="006E379C">
      <w:pPr>
        <w:jc w:val="center"/>
      </w:pPr>
    </w:p>
    <w:p w:rsidR="00BA3D55" w:rsidRDefault="00BA3D55" w:rsidP="006E379C">
      <w:pPr>
        <w:jc w:val="center"/>
      </w:pPr>
    </w:p>
    <w:p w:rsidR="00BA3D55" w:rsidRDefault="00BA3D55" w:rsidP="006E379C">
      <w:pPr>
        <w:jc w:val="center"/>
      </w:pPr>
    </w:p>
    <w:p w:rsidR="00BA3D55" w:rsidRDefault="00BA3D55" w:rsidP="006E379C">
      <w:pPr>
        <w:jc w:val="center"/>
      </w:pPr>
    </w:p>
    <w:p w:rsidR="00BA3D55" w:rsidRDefault="00860D67" w:rsidP="006E379C">
      <w:pPr>
        <w:jc w:val="center"/>
      </w:pPr>
      <w:r>
        <w:object w:dxaOrig="7992" w:dyaOrig="3869">
          <v:shape id="_x0000_i1031" type="#_x0000_t75" style="width:413.2pt;height:201.75pt" o:ole="">
            <v:imagedata r:id="rId24" o:title=""/>
          </v:shape>
          <o:OLEObject Type="Embed" ProgID="Visio.Drawing.11" ShapeID="_x0000_i1031" DrawAspect="Content" ObjectID="_1528184444" r:id="rId25"/>
        </w:object>
      </w:r>
    </w:p>
    <w:p w:rsidR="00BA3D55" w:rsidRDefault="00BA3D55" w:rsidP="006E379C">
      <w:pPr>
        <w:jc w:val="center"/>
      </w:pPr>
    </w:p>
    <w:p w:rsidR="00BA3D55" w:rsidRDefault="00BA3D55" w:rsidP="006E379C">
      <w:pPr>
        <w:jc w:val="center"/>
      </w:pPr>
    </w:p>
    <w:p w:rsidR="00BA3D55" w:rsidRDefault="00BA3D55" w:rsidP="006E379C">
      <w:pPr>
        <w:jc w:val="center"/>
      </w:pPr>
    </w:p>
    <w:p w:rsidR="00BA3D55" w:rsidRDefault="00BA3D55" w:rsidP="006E379C">
      <w:pPr>
        <w:jc w:val="center"/>
      </w:pPr>
    </w:p>
    <w:p w:rsidR="00BA3D55" w:rsidRDefault="00BA3D55" w:rsidP="006E379C">
      <w:pPr>
        <w:jc w:val="center"/>
      </w:pPr>
    </w:p>
    <w:p w:rsidR="00BA3D55" w:rsidRDefault="00BA3D55" w:rsidP="006E379C">
      <w:pPr>
        <w:jc w:val="center"/>
      </w:pPr>
    </w:p>
    <w:p w:rsidR="006E379C" w:rsidRDefault="00860D67" w:rsidP="006E379C">
      <w:pPr>
        <w:jc w:val="center"/>
      </w:pPr>
      <w:r>
        <w:object w:dxaOrig="11607" w:dyaOrig="9683">
          <v:shape id="_x0000_i1032" type="#_x0000_t75" style="width:466.6pt;height:401.35pt" o:ole="">
            <v:imagedata r:id="rId26" o:title=""/>
          </v:shape>
          <o:OLEObject Type="Embed" ProgID="Visio.Drawing.11" ShapeID="_x0000_i1032" DrawAspect="Content" ObjectID="_1528184445" r:id="rId27"/>
        </w:object>
      </w:r>
    </w:p>
    <w:p w:rsidR="002D26B3" w:rsidRDefault="002D26B3" w:rsidP="006E379C">
      <w:pPr>
        <w:jc w:val="center"/>
      </w:pPr>
    </w:p>
    <w:p w:rsidR="002D26B3" w:rsidRDefault="002D26B3" w:rsidP="006E379C">
      <w:pPr>
        <w:jc w:val="center"/>
      </w:pPr>
    </w:p>
    <w:p w:rsidR="002D26B3" w:rsidRDefault="002D26B3" w:rsidP="006E379C">
      <w:pPr>
        <w:jc w:val="center"/>
      </w:pPr>
    </w:p>
    <w:p w:rsidR="002D26B3" w:rsidDel="00955A30" w:rsidRDefault="002D26B3" w:rsidP="006E379C">
      <w:pPr>
        <w:jc w:val="center"/>
        <w:rPr>
          <w:del w:id="75" w:author="Thundathil, Jayakrishnan" w:date="2016-06-22T10:28:00Z"/>
        </w:rPr>
      </w:pPr>
    </w:p>
    <w:p w:rsidR="002D26B3" w:rsidDel="00955A30" w:rsidRDefault="002D26B3">
      <w:pPr>
        <w:rPr>
          <w:del w:id="76" w:author="Thundathil, Jayakrishnan" w:date="2016-06-22T10:28:00Z"/>
        </w:rPr>
        <w:pPrChange w:id="77" w:author="Thundathil, Jayakrishnan" w:date="2016-06-22T10:28:00Z">
          <w:pPr>
            <w:jc w:val="center"/>
          </w:pPr>
        </w:pPrChange>
      </w:pPr>
    </w:p>
    <w:p w:rsidR="002D26B3" w:rsidDel="00955A30" w:rsidRDefault="002D26B3">
      <w:pPr>
        <w:rPr>
          <w:del w:id="78" w:author="Thundathil, Jayakrishnan" w:date="2016-06-22T10:28:00Z"/>
        </w:rPr>
        <w:pPrChange w:id="79" w:author="Thundathil, Jayakrishnan" w:date="2016-06-22T10:28:00Z">
          <w:pPr>
            <w:jc w:val="center"/>
          </w:pPr>
        </w:pPrChange>
      </w:pPr>
    </w:p>
    <w:p w:rsidR="002D26B3" w:rsidDel="00955A30" w:rsidRDefault="002D26B3">
      <w:pPr>
        <w:rPr>
          <w:del w:id="80" w:author="Thundathil, Jayakrishnan" w:date="2016-06-22T10:28:00Z"/>
        </w:rPr>
        <w:pPrChange w:id="81" w:author="Thundathil, Jayakrishnan" w:date="2016-06-22T10:28:00Z">
          <w:pPr>
            <w:jc w:val="center"/>
          </w:pPr>
        </w:pPrChange>
      </w:pPr>
    </w:p>
    <w:p w:rsidR="002D26B3" w:rsidDel="00955A30" w:rsidRDefault="002D26B3">
      <w:pPr>
        <w:rPr>
          <w:del w:id="82" w:author="Thundathil, Jayakrishnan" w:date="2016-06-22T10:28:00Z"/>
        </w:rPr>
        <w:pPrChange w:id="83" w:author="Thundathil, Jayakrishnan" w:date="2016-06-22T10:28:00Z">
          <w:pPr>
            <w:jc w:val="center"/>
          </w:pPr>
        </w:pPrChange>
      </w:pPr>
    </w:p>
    <w:p w:rsidR="002D26B3" w:rsidRPr="00955A30" w:rsidRDefault="002D26B3">
      <w:pPr>
        <w:tabs>
          <w:tab w:val="left" w:pos="3669"/>
        </w:tabs>
        <w:pPrChange w:id="84" w:author="Thundathil, Jayakrishnan" w:date="2016-06-22T10:28:00Z">
          <w:pPr>
            <w:jc w:val="center"/>
          </w:pPr>
        </w:pPrChange>
      </w:pPr>
    </w:p>
    <w:p w:rsidR="002D26B3" w:rsidRDefault="005A4FA3" w:rsidP="006E379C">
      <w:pPr>
        <w:jc w:val="center"/>
      </w:pPr>
      <w:r>
        <w:object w:dxaOrig="13852" w:dyaOrig="11809">
          <v:shape id="_x0000_i1033" type="#_x0000_t75" style="width:538.85pt;height:458.8pt" o:ole="">
            <v:imagedata r:id="rId28" o:title=""/>
          </v:shape>
          <o:OLEObject Type="Embed" ProgID="Visio.Drawing.11" ShapeID="_x0000_i1033" DrawAspect="Content" ObjectID="_1528184446" r:id="rId29"/>
        </w:object>
      </w:r>
    </w:p>
    <w:p w:rsidR="002D26B3" w:rsidRDefault="002D26B3" w:rsidP="006E379C">
      <w:pPr>
        <w:jc w:val="center"/>
      </w:pPr>
    </w:p>
    <w:p w:rsidR="002D26B3" w:rsidRDefault="002D26B3" w:rsidP="006E379C">
      <w:pPr>
        <w:jc w:val="center"/>
      </w:pPr>
    </w:p>
    <w:p w:rsidR="002D26B3" w:rsidRDefault="002D26B3" w:rsidP="006E379C">
      <w:pPr>
        <w:jc w:val="center"/>
      </w:pPr>
    </w:p>
    <w:p w:rsidR="002D26B3" w:rsidRDefault="002D26B3" w:rsidP="006E379C">
      <w:pPr>
        <w:jc w:val="center"/>
      </w:pPr>
    </w:p>
    <w:p w:rsidR="002D26B3" w:rsidRDefault="002D26B3" w:rsidP="006E379C">
      <w:pPr>
        <w:jc w:val="center"/>
      </w:pPr>
    </w:p>
    <w:p w:rsidR="002D26B3" w:rsidRDefault="002D26B3" w:rsidP="006E379C">
      <w:pPr>
        <w:jc w:val="center"/>
      </w:pPr>
    </w:p>
    <w:p w:rsidR="002D26B3" w:rsidRDefault="002D26B3" w:rsidP="006E379C">
      <w:pPr>
        <w:jc w:val="center"/>
      </w:pPr>
    </w:p>
    <w:p w:rsidR="002D26B3" w:rsidRDefault="002D26B3" w:rsidP="006E379C">
      <w:pPr>
        <w:jc w:val="center"/>
      </w:pPr>
    </w:p>
    <w:p w:rsidR="002D26B3" w:rsidRDefault="002D26B3" w:rsidP="006E379C">
      <w:pPr>
        <w:jc w:val="center"/>
      </w:pPr>
    </w:p>
    <w:p w:rsidR="002D26B3" w:rsidRDefault="002D26B3" w:rsidP="006E379C">
      <w:pPr>
        <w:jc w:val="center"/>
      </w:pPr>
    </w:p>
    <w:p w:rsidR="002D26B3" w:rsidRDefault="002D26B3" w:rsidP="006E379C">
      <w:pPr>
        <w:jc w:val="center"/>
      </w:pPr>
    </w:p>
    <w:p w:rsidR="002472D0" w:rsidRDefault="005A4FA3" w:rsidP="006E379C">
      <w:pPr>
        <w:jc w:val="center"/>
      </w:pPr>
      <w:r>
        <w:object w:dxaOrig="13234" w:dyaOrig="11064">
          <v:shape id="_x0000_i1034" type="#_x0000_t75" style="width:514.8pt;height:429.85pt" o:ole="">
            <v:imagedata r:id="rId30" o:title=""/>
          </v:shape>
          <o:OLEObject Type="Embed" ProgID="Visio.Drawing.11" ShapeID="_x0000_i1034" DrawAspect="Content" ObjectID="_1528184447" r:id="rId31"/>
        </w:object>
      </w:r>
    </w:p>
    <w:p w:rsidR="002472D0" w:rsidRDefault="002472D0" w:rsidP="006E379C">
      <w:pPr>
        <w:jc w:val="center"/>
      </w:pPr>
    </w:p>
    <w:p w:rsidR="002472D0" w:rsidDel="005A4FA3" w:rsidRDefault="002472D0" w:rsidP="006E379C">
      <w:pPr>
        <w:jc w:val="center"/>
        <w:rPr>
          <w:del w:id="85" w:author="Thundathil, Jayakrishnan" w:date="2016-06-22T10:26:00Z"/>
        </w:rPr>
      </w:pPr>
    </w:p>
    <w:p w:rsidR="002472D0" w:rsidDel="005A4FA3" w:rsidRDefault="002472D0">
      <w:pPr>
        <w:rPr>
          <w:del w:id="86" w:author="Thundathil, Jayakrishnan" w:date="2016-06-22T10:26:00Z"/>
        </w:rPr>
        <w:pPrChange w:id="87" w:author="Thundathil, Jayakrishnan" w:date="2016-06-22T10:26:00Z">
          <w:pPr>
            <w:jc w:val="center"/>
          </w:pPr>
        </w:pPrChange>
      </w:pPr>
    </w:p>
    <w:p w:rsidR="002472D0" w:rsidDel="005A4FA3" w:rsidRDefault="002472D0">
      <w:pPr>
        <w:rPr>
          <w:del w:id="88" w:author="Thundathil, Jayakrishnan" w:date="2016-06-22T10:26:00Z"/>
        </w:rPr>
        <w:pPrChange w:id="89" w:author="Thundathil, Jayakrishnan" w:date="2016-06-22T10:26:00Z">
          <w:pPr>
            <w:jc w:val="center"/>
          </w:pPr>
        </w:pPrChange>
      </w:pPr>
    </w:p>
    <w:p w:rsidR="002472D0" w:rsidDel="005A4FA3" w:rsidRDefault="002472D0">
      <w:pPr>
        <w:rPr>
          <w:del w:id="90" w:author="Thundathil, Jayakrishnan" w:date="2016-06-22T10:26:00Z"/>
        </w:rPr>
        <w:pPrChange w:id="91" w:author="Thundathil, Jayakrishnan" w:date="2016-06-22T10:26:00Z">
          <w:pPr>
            <w:jc w:val="center"/>
          </w:pPr>
        </w:pPrChange>
      </w:pPr>
    </w:p>
    <w:p w:rsidR="002472D0" w:rsidDel="005A4FA3" w:rsidRDefault="002472D0">
      <w:pPr>
        <w:rPr>
          <w:del w:id="92" w:author="Thundathil, Jayakrishnan" w:date="2016-06-22T10:26:00Z"/>
        </w:rPr>
        <w:pPrChange w:id="93" w:author="Thundathil, Jayakrishnan" w:date="2016-06-22T10:26:00Z">
          <w:pPr>
            <w:jc w:val="center"/>
          </w:pPr>
        </w:pPrChange>
      </w:pPr>
    </w:p>
    <w:p w:rsidR="002472D0" w:rsidDel="005A4FA3" w:rsidRDefault="002472D0">
      <w:pPr>
        <w:rPr>
          <w:del w:id="94" w:author="Thundathil, Jayakrishnan" w:date="2016-06-22T10:26:00Z"/>
        </w:rPr>
        <w:pPrChange w:id="95" w:author="Thundathil, Jayakrishnan" w:date="2016-06-22T10:26:00Z">
          <w:pPr>
            <w:jc w:val="center"/>
          </w:pPr>
        </w:pPrChange>
      </w:pPr>
    </w:p>
    <w:p w:rsidR="002472D0" w:rsidDel="005A4FA3" w:rsidRDefault="002472D0">
      <w:pPr>
        <w:rPr>
          <w:del w:id="96" w:author="Thundathil, Jayakrishnan" w:date="2016-06-22T10:25:00Z"/>
        </w:rPr>
        <w:pPrChange w:id="97" w:author="Thundathil, Jayakrishnan" w:date="2016-06-22T10:26:00Z">
          <w:pPr>
            <w:jc w:val="center"/>
          </w:pPr>
        </w:pPrChange>
      </w:pPr>
    </w:p>
    <w:p w:rsidR="002472D0" w:rsidDel="005A4FA3" w:rsidRDefault="002472D0">
      <w:pPr>
        <w:rPr>
          <w:del w:id="98" w:author="Thundathil, Jayakrishnan" w:date="2016-06-22T10:25:00Z"/>
        </w:rPr>
        <w:pPrChange w:id="99" w:author="Thundathil, Jayakrishnan" w:date="2016-06-22T10:25:00Z">
          <w:pPr>
            <w:jc w:val="center"/>
          </w:pPr>
        </w:pPrChange>
      </w:pPr>
    </w:p>
    <w:p w:rsidR="002472D0" w:rsidRDefault="002472D0">
      <w:pPr>
        <w:pPrChange w:id="100" w:author="Thundathil, Jayakrishnan" w:date="2016-06-22T10:25:00Z">
          <w:pPr>
            <w:jc w:val="center"/>
          </w:pPr>
        </w:pPrChange>
      </w:pPr>
    </w:p>
    <w:p w:rsidR="006E379C" w:rsidDel="001F7F9D" w:rsidRDefault="00293B85" w:rsidP="006E379C">
      <w:pPr>
        <w:jc w:val="center"/>
        <w:rPr>
          <w:del w:id="101" w:author="Thundathil, Jayakrishnan" w:date="2016-06-22T11:05:00Z"/>
        </w:rPr>
      </w:pPr>
      <w:r>
        <w:object w:dxaOrig="11720" w:dyaOrig="13035">
          <v:shape id="_x0000_i1039" type="#_x0000_t75" style="width:528.55pt;height:585.9pt" o:ole="">
            <v:imagedata r:id="rId32" o:title=""/>
          </v:shape>
          <o:OLEObject Type="Embed" ProgID="Visio.Drawing.11" ShapeID="_x0000_i1039" DrawAspect="Content" ObjectID="_1528184448" r:id="rId33"/>
        </w:object>
      </w:r>
    </w:p>
    <w:p w:rsidR="006E379C" w:rsidRDefault="006E379C">
      <w:pPr>
        <w:pPrChange w:id="102" w:author="Thundathil, Jayakrishnan" w:date="2016-06-22T11:05:00Z">
          <w:pPr>
            <w:spacing w:after="0"/>
          </w:pPr>
        </w:pPrChange>
      </w:pPr>
      <w:del w:id="103" w:author="Thundathil, Jayakrishnan" w:date="2016-06-22T11:05:00Z">
        <w:r w:rsidDel="001F7F9D">
          <w:br w:type="page"/>
        </w:r>
      </w:del>
    </w:p>
    <w:p w:rsidR="0023141D" w:rsidRPr="0094350C" w:rsidRDefault="0023141D" w:rsidP="0023141D">
      <w:pPr>
        <w:pStyle w:val="Heading3"/>
      </w:pPr>
      <w:r w:rsidRPr="0094350C">
        <w:rPr>
          <w:rFonts w:cs="Arial"/>
          <w:szCs w:val="24"/>
        </w:rPr>
        <w:lastRenderedPageBreak/>
        <w:t>Get Cust Data</w:t>
      </w: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5"/>
        <w:gridCol w:w="3923"/>
        <w:gridCol w:w="810"/>
        <w:gridCol w:w="630"/>
        <w:gridCol w:w="630"/>
        <w:gridCol w:w="630"/>
        <w:gridCol w:w="540"/>
      </w:tblGrid>
      <w:tr w:rsidR="0094350C" w:rsidRPr="0094350C" w:rsidTr="0094350C">
        <w:tc>
          <w:tcPr>
            <w:tcW w:w="2035" w:type="dxa"/>
          </w:tcPr>
          <w:p w:rsidR="0023141D" w:rsidRPr="0094350C" w:rsidRDefault="0023141D" w:rsidP="0094350C">
            <w:pPr>
              <w:spacing w:before="60"/>
              <w:rPr>
                <w:rFonts w:ascii="Arial" w:hAnsi="Arial" w:cs="Arial"/>
                <w:b/>
                <w:bCs/>
                <w:sz w:val="16"/>
              </w:rPr>
            </w:pPr>
            <w:r w:rsidRPr="0094350C">
              <w:rPr>
                <w:rFonts w:ascii="Arial" w:hAnsi="Arial" w:cs="Arial"/>
                <w:b/>
                <w:bCs/>
                <w:sz w:val="16"/>
              </w:rPr>
              <w:t>Function Name</w:t>
            </w:r>
          </w:p>
        </w:tc>
        <w:tc>
          <w:tcPr>
            <w:tcW w:w="3923" w:type="dxa"/>
          </w:tcPr>
          <w:p w:rsidR="0023141D" w:rsidRPr="0094350C" w:rsidRDefault="0023141D" w:rsidP="0094350C">
            <w:pPr>
              <w:spacing w:before="60"/>
              <w:rPr>
                <w:rFonts w:ascii="Arial" w:hAnsi="Arial" w:cs="Arial"/>
                <w:sz w:val="16"/>
              </w:rPr>
            </w:pPr>
            <w:r w:rsidRPr="0094350C">
              <w:rPr>
                <w:rFonts w:ascii="Arial" w:hAnsi="Arial" w:cs="Arial"/>
                <w:sz w:val="16"/>
              </w:rPr>
              <w:t>DigColPsInt_GetCustData</w:t>
            </w:r>
          </w:p>
        </w:tc>
        <w:tc>
          <w:tcPr>
            <w:tcW w:w="810" w:type="dxa"/>
            <w:shd w:val="pct30" w:color="FFFF00" w:fill="auto"/>
          </w:tcPr>
          <w:p w:rsidR="0023141D" w:rsidRPr="0094350C" w:rsidRDefault="0023141D" w:rsidP="0094350C">
            <w:pPr>
              <w:spacing w:before="60"/>
              <w:jc w:val="center"/>
              <w:rPr>
                <w:rFonts w:ascii="Arial" w:hAnsi="Arial" w:cs="Arial"/>
                <w:sz w:val="16"/>
              </w:rPr>
            </w:pPr>
            <w:r w:rsidRPr="0094350C">
              <w:rPr>
                <w:rFonts w:ascii="Arial" w:hAnsi="Arial" w:cs="Arial"/>
                <w:sz w:val="16"/>
              </w:rPr>
              <w:t>Type</w:t>
            </w:r>
          </w:p>
        </w:tc>
        <w:tc>
          <w:tcPr>
            <w:tcW w:w="630" w:type="dxa"/>
            <w:shd w:val="pct30" w:color="FFFF00" w:fill="auto"/>
          </w:tcPr>
          <w:p w:rsidR="0023141D" w:rsidRPr="0094350C" w:rsidRDefault="0023141D" w:rsidP="0094350C">
            <w:pPr>
              <w:spacing w:before="60"/>
              <w:ind w:right="-108"/>
              <w:rPr>
                <w:rFonts w:ascii="Arial" w:hAnsi="Arial" w:cs="Arial"/>
                <w:sz w:val="16"/>
              </w:rPr>
            </w:pPr>
            <w:r w:rsidRPr="0094350C">
              <w:rPr>
                <w:rFonts w:ascii="Arial" w:hAnsi="Arial" w:cs="Arial"/>
                <w:sz w:val="16"/>
              </w:rPr>
              <w:t>Dir.</w:t>
            </w:r>
          </w:p>
        </w:tc>
        <w:tc>
          <w:tcPr>
            <w:tcW w:w="630" w:type="dxa"/>
            <w:shd w:val="pct30" w:color="FFFF00" w:fill="auto"/>
          </w:tcPr>
          <w:p w:rsidR="0023141D" w:rsidRPr="0094350C" w:rsidRDefault="0023141D" w:rsidP="0094350C">
            <w:pPr>
              <w:spacing w:before="60"/>
              <w:jc w:val="center"/>
              <w:rPr>
                <w:rFonts w:ascii="Arial" w:hAnsi="Arial" w:cs="Arial"/>
                <w:sz w:val="16"/>
              </w:rPr>
            </w:pPr>
            <w:r w:rsidRPr="0094350C">
              <w:rPr>
                <w:rFonts w:ascii="Arial" w:hAnsi="Arial" w:cs="Arial"/>
                <w:sz w:val="16"/>
              </w:rPr>
              <w:t>Min</w:t>
            </w:r>
          </w:p>
        </w:tc>
        <w:tc>
          <w:tcPr>
            <w:tcW w:w="630" w:type="dxa"/>
            <w:shd w:val="pct30" w:color="FFFF00" w:fill="auto"/>
          </w:tcPr>
          <w:p w:rsidR="0023141D" w:rsidRPr="0094350C" w:rsidRDefault="0023141D" w:rsidP="0094350C">
            <w:pPr>
              <w:spacing w:before="60"/>
              <w:jc w:val="center"/>
              <w:rPr>
                <w:rFonts w:ascii="Arial" w:hAnsi="Arial" w:cs="Arial"/>
                <w:sz w:val="16"/>
              </w:rPr>
            </w:pPr>
            <w:r w:rsidRPr="0094350C">
              <w:rPr>
                <w:rFonts w:ascii="Arial" w:hAnsi="Arial" w:cs="Arial"/>
                <w:sz w:val="16"/>
              </w:rPr>
              <w:t>Max</w:t>
            </w:r>
          </w:p>
        </w:tc>
        <w:tc>
          <w:tcPr>
            <w:tcW w:w="540" w:type="dxa"/>
            <w:tcBorders>
              <w:bottom w:val="single" w:sz="4" w:space="0" w:color="auto"/>
            </w:tcBorders>
            <w:shd w:val="pct30" w:color="FFFF00" w:fill="auto"/>
          </w:tcPr>
          <w:p w:rsidR="0023141D" w:rsidRPr="0094350C" w:rsidRDefault="0023141D" w:rsidP="0094350C">
            <w:pPr>
              <w:spacing w:before="60"/>
              <w:jc w:val="center"/>
              <w:rPr>
                <w:rFonts w:ascii="Arial" w:hAnsi="Arial" w:cs="Arial"/>
                <w:sz w:val="16"/>
              </w:rPr>
            </w:pPr>
            <w:r w:rsidRPr="0094350C">
              <w:rPr>
                <w:rFonts w:ascii="Arial" w:hAnsi="Arial" w:cs="Arial"/>
                <w:sz w:val="16"/>
              </w:rPr>
              <w:t>UTP Tol.</w:t>
            </w:r>
          </w:p>
        </w:tc>
      </w:tr>
      <w:tr w:rsidR="0094350C" w:rsidRPr="0094350C" w:rsidTr="0094350C">
        <w:tc>
          <w:tcPr>
            <w:tcW w:w="2035" w:type="dxa"/>
          </w:tcPr>
          <w:p w:rsidR="0023141D" w:rsidRPr="0094350C" w:rsidRDefault="0023141D" w:rsidP="0094350C">
            <w:pPr>
              <w:spacing w:before="60"/>
              <w:rPr>
                <w:rFonts w:ascii="Arial" w:hAnsi="Arial" w:cs="Arial"/>
                <w:b/>
                <w:bCs/>
                <w:sz w:val="16"/>
              </w:rPr>
            </w:pPr>
            <w:r w:rsidRPr="0094350C">
              <w:rPr>
                <w:rFonts w:ascii="Arial" w:hAnsi="Arial" w:cs="Arial"/>
                <w:b/>
                <w:bCs/>
                <w:sz w:val="16"/>
              </w:rPr>
              <w:t xml:space="preserve">Arguments Passed </w:t>
            </w:r>
          </w:p>
        </w:tc>
        <w:tc>
          <w:tcPr>
            <w:tcW w:w="3923" w:type="dxa"/>
          </w:tcPr>
          <w:p w:rsidR="0023141D" w:rsidRPr="0094350C" w:rsidRDefault="0023141D" w:rsidP="0094350C">
            <w:pPr>
              <w:spacing w:before="60"/>
              <w:rPr>
                <w:rFonts w:ascii="Arial" w:hAnsi="Arial" w:cs="Arial"/>
                <w:sz w:val="16"/>
              </w:rPr>
            </w:pPr>
            <w:r w:rsidRPr="0094350C">
              <w:rPr>
                <w:rFonts w:ascii="Arial" w:hAnsi="Arial" w:cs="Arial"/>
                <w:sz w:val="16"/>
              </w:rPr>
              <w:t>None</w:t>
            </w:r>
          </w:p>
        </w:tc>
        <w:tc>
          <w:tcPr>
            <w:tcW w:w="810" w:type="dxa"/>
          </w:tcPr>
          <w:p w:rsidR="0023141D" w:rsidRPr="0094350C" w:rsidRDefault="0023141D" w:rsidP="0094350C">
            <w:pPr>
              <w:spacing w:before="60"/>
              <w:rPr>
                <w:rFonts w:ascii="Arial" w:hAnsi="Arial" w:cs="Arial"/>
                <w:sz w:val="16"/>
              </w:rPr>
            </w:pPr>
          </w:p>
        </w:tc>
        <w:tc>
          <w:tcPr>
            <w:tcW w:w="630" w:type="dxa"/>
          </w:tcPr>
          <w:p w:rsidR="0023141D" w:rsidRPr="0094350C" w:rsidRDefault="0023141D" w:rsidP="0094350C">
            <w:pPr>
              <w:spacing w:before="60"/>
              <w:rPr>
                <w:rFonts w:ascii="Arial" w:hAnsi="Arial" w:cs="Arial"/>
                <w:sz w:val="16"/>
              </w:rPr>
            </w:pPr>
          </w:p>
        </w:tc>
        <w:tc>
          <w:tcPr>
            <w:tcW w:w="630" w:type="dxa"/>
          </w:tcPr>
          <w:p w:rsidR="0023141D" w:rsidRPr="0094350C" w:rsidRDefault="0023141D" w:rsidP="0094350C">
            <w:pPr>
              <w:spacing w:before="60"/>
              <w:rPr>
                <w:rFonts w:ascii="Arial" w:hAnsi="Arial" w:cs="Arial"/>
                <w:sz w:val="16"/>
              </w:rPr>
            </w:pPr>
          </w:p>
        </w:tc>
        <w:tc>
          <w:tcPr>
            <w:tcW w:w="630" w:type="dxa"/>
          </w:tcPr>
          <w:p w:rsidR="0023141D" w:rsidRPr="0094350C" w:rsidRDefault="0023141D" w:rsidP="0094350C">
            <w:pPr>
              <w:spacing w:before="60"/>
              <w:rPr>
                <w:rFonts w:ascii="Arial" w:hAnsi="Arial" w:cs="Arial"/>
                <w:sz w:val="16"/>
              </w:rPr>
            </w:pPr>
          </w:p>
        </w:tc>
        <w:tc>
          <w:tcPr>
            <w:tcW w:w="540" w:type="dxa"/>
            <w:shd w:val="pct15" w:color="auto" w:fill="auto"/>
          </w:tcPr>
          <w:p w:rsidR="0023141D" w:rsidRPr="0094350C" w:rsidRDefault="0023141D" w:rsidP="0094350C">
            <w:pPr>
              <w:spacing w:before="60"/>
              <w:rPr>
                <w:rFonts w:ascii="Arial" w:hAnsi="Arial" w:cs="Arial"/>
                <w:sz w:val="16"/>
              </w:rPr>
            </w:pPr>
          </w:p>
        </w:tc>
      </w:tr>
      <w:tr w:rsidR="0094350C" w:rsidRPr="0094350C" w:rsidTr="0094350C">
        <w:tc>
          <w:tcPr>
            <w:tcW w:w="2035" w:type="dxa"/>
          </w:tcPr>
          <w:p w:rsidR="0023141D" w:rsidRPr="0094350C" w:rsidRDefault="0023141D" w:rsidP="0094350C">
            <w:pPr>
              <w:spacing w:before="60"/>
              <w:rPr>
                <w:rFonts w:ascii="Arial" w:hAnsi="Arial" w:cs="Arial"/>
                <w:b/>
                <w:bCs/>
                <w:sz w:val="16"/>
              </w:rPr>
            </w:pPr>
            <w:r w:rsidRPr="0094350C">
              <w:rPr>
                <w:rFonts w:ascii="Arial" w:hAnsi="Arial" w:cs="Arial"/>
                <w:b/>
                <w:bCs/>
                <w:sz w:val="16"/>
              </w:rPr>
              <w:t>Return Value</w:t>
            </w:r>
          </w:p>
        </w:tc>
        <w:tc>
          <w:tcPr>
            <w:tcW w:w="3923" w:type="dxa"/>
          </w:tcPr>
          <w:p w:rsidR="0023141D" w:rsidRPr="0094350C" w:rsidRDefault="0023141D" w:rsidP="0094350C">
            <w:pPr>
              <w:spacing w:before="60"/>
              <w:rPr>
                <w:rFonts w:ascii="Arial" w:hAnsi="Arial" w:cs="Arial"/>
                <w:sz w:val="16"/>
              </w:rPr>
            </w:pPr>
            <w:r w:rsidRPr="0094350C">
              <w:rPr>
                <w:rFonts w:ascii="Arial" w:hAnsi="Arial" w:cs="Arial"/>
                <w:sz w:val="16"/>
              </w:rPr>
              <w:t>DigColPsInt_I2CHwCustData_Uls_M_u16</w:t>
            </w:r>
          </w:p>
        </w:tc>
        <w:tc>
          <w:tcPr>
            <w:tcW w:w="810" w:type="dxa"/>
          </w:tcPr>
          <w:p w:rsidR="0023141D" w:rsidRPr="0094350C" w:rsidRDefault="0023141D" w:rsidP="0094350C">
            <w:pPr>
              <w:spacing w:before="60"/>
              <w:rPr>
                <w:rFonts w:ascii="Arial" w:hAnsi="Arial" w:cs="Arial"/>
                <w:sz w:val="16"/>
              </w:rPr>
            </w:pPr>
            <w:r w:rsidRPr="0094350C">
              <w:rPr>
                <w:rFonts w:ascii="Arial" w:hAnsi="Arial" w:cs="Arial"/>
                <w:sz w:val="16"/>
              </w:rPr>
              <w:t>Uint16</w:t>
            </w:r>
          </w:p>
        </w:tc>
        <w:tc>
          <w:tcPr>
            <w:tcW w:w="630" w:type="dxa"/>
          </w:tcPr>
          <w:p w:rsidR="0023141D" w:rsidRPr="0094350C" w:rsidRDefault="0023141D" w:rsidP="0094350C">
            <w:pPr>
              <w:spacing w:before="60"/>
              <w:rPr>
                <w:rFonts w:ascii="Arial" w:hAnsi="Arial" w:cs="Arial"/>
                <w:sz w:val="16"/>
              </w:rPr>
            </w:pPr>
            <w:r w:rsidRPr="0094350C">
              <w:rPr>
                <w:rFonts w:ascii="Arial" w:hAnsi="Arial" w:cs="Arial"/>
                <w:sz w:val="16"/>
              </w:rPr>
              <w:t>Out</w:t>
            </w:r>
          </w:p>
        </w:tc>
        <w:tc>
          <w:tcPr>
            <w:tcW w:w="630" w:type="dxa"/>
          </w:tcPr>
          <w:p w:rsidR="0023141D" w:rsidRPr="0094350C" w:rsidRDefault="0023141D" w:rsidP="0094350C">
            <w:pPr>
              <w:spacing w:before="60"/>
              <w:rPr>
                <w:rFonts w:ascii="Arial" w:hAnsi="Arial" w:cs="Arial"/>
                <w:sz w:val="16"/>
              </w:rPr>
            </w:pPr>
            <w:r w:rsidRPr="0094350C">
              <w:rPr>
                <w:rFonts w:ascii="Arial" w:hAnsi="Arial" w:cs="Arial"/>
                <w:sz w:val="16"/>
              </w:rPr>
              <w:t>0</w:t>
            </w:r>
          </w:p>
        </w:tc>
        <w:tc>
          <w:tcPr>
            <w:tcW w:w="630" w:type="dxa"/>
          </w:tcPr>
          <w:p w:rsidR="0023141D" w:rsidRPr="0094350C" w:rsidRDefault="0023141D" w:rsidP="0094350C">
            <w:pPr>
              <w:spacing w:before="60"/>
              <w:rPr>
                <w:rFonts w:ascii="Arial" w:hAnsi="Arial" w:cs="Arial"/>
                <w:sz w:val="16"/>
              </w:rPr>
            </w:pPr>
            <w:r w:rsidRPr="0094350C">
              <w:rPr>
                <w:rFonts w:ascii="Arial" w:hAnsi="Arial" w:cs="Arial"/>
                <w:sz w:val="16"/>
              </w:rPr>
              <w:t>511</w:t>
            </w:r>
          </w:p>
        </w:tc>
        <w:tc>
          <w:tcPr>
            <w:tcW w:w="540" w:type="dxa"/>
          </w:tcPr>
          <w:p w:rsidR="0023141D" w:rsidRPr="0094350C" w:rsidRDefault="0023141D" w:rsidP="0094350C">
            <w:pPr>
              <w:spacing w:before="60"/>
              <w:rPr>
                <w:rFonts w:ascii="Arial" w:hAnsi="Arial" w:cs="Arial"/>
                <w:sz w:val="16"/>
              </w:rPr>
            </w:pPr>
            <w:r w:rsidRPr="0094350C">
              <w:rPr>
                <w:rFonts w:ascii="Arial" w:hAnsi="Arial" w:cs="Arial"/>
                <w:sz w:val="16"/>
              </w:rPr>
              <w:t>0</w:t>
            </w:r>
          </w:p>
        </w:tc>
      </w:tr>
    </w:tbl>
    <w:p w:rsidR="0023141D" w:rsidRPr="0094350C" w:rsidRDefault="0023141D" w:rsidP="0023141D">
      <w:pPr>
        <w:pStyle w:val="Heading4"/>
      </w:pPr>
      <w:r w:rsidRPr="0094350C">
        <w:t>Description</w:t>
      </w:r>
    </w:p>
    <w:p w:rsidR="00A870B7" w:rsidRPr="0094350C" w:rsidRDefault="00A870B7" w:rsidP="00A870B7"/>
    <w:p w:rsidR="0023141D" w:rsidRPr="0094350C" w:rsidRDefault="0094350C" w:rsidP="0023141D">
      <w:pPr>
        <w:spacing w:after="0"/>
        <w:jc w:val="center"/>
      </w:pPr>
      <w:r w:rsidRPr="0094350C">
        <w:object w:dxaOrig="4743" w:dyaOrig="1776">
          <v:shape id="_x0000_i1035" type="#_x0000_t75" style="width:245.9pt;height:91.45pt" o:ole="">
            <v:imagedata r:id="rId34" o:title=""/>
          </v:shape>
          <o:OLEObject Type="Embed" ProgID="Visio.Drawing.11" ShapeID="_x0000_i1035" DrawAspect="Content" ObjectID="_1528184449" r:id="rId35"/>
        </w:object>
      </w:r>
    </w:p>
    <w:p w:rsidR="0023141D" w:rsidRDefault="0023141D" w:rsidP="0023141D">
      <w:pPr>
        <w:spacing w:after="0"/>
      </w:pPr>
      <w:r>
        <w:br w:type="page"/>
      </w:r>
    </w:p>
    <w:p w:rsidR="008B3E94" w:rsidRDefault="008B3E94" w:rsidP="008B3E94">
      <w:pPr>
        <w:pStyle w:val="Heading2"/>
      </w:pPr>
      <w:r>
        <w:lastRenderedPageBreak/>
        <w:t>Local Functions/Macros Used by this MDD only</w:t>
      </w:r>
    </w:p>
    <w:p w:rsidR="00ED6DA4" w:rsidRDefault="00ED6DA4" w:rsidP="00ED6DA4">
      <w:pPr>
        <w:pStyle w:val="Heading3"/>
      </w:pPr>
      <w:r>
        <w:t>Setup Write - Data</w:t>
      </w: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5"/>
        <w:gridCol w:w="3923"/>
        <w:gridCol w:w="990"/>
        <w:gridCol w:w="450"/>
        <w:gridCol w:w="630"/>
        <w:gridCol w:w="630"/>
        <w:gridCol w:w="540"/>
      </w:tblGrid>
      <w:tr w:rsidR="00ED6DA4" w:rsidTr="00A87EA4">
        <w:tc>
          <w:tcPr>
            <w:tcW w:w="2035" w:type="dxa"/>
          </w:tcPr>
          <w:p w:rsidR="00ED6DA4" w:rsidRDefault="00ED6DA4" w:rsidP="00A87EA4">
            <w:pPr>
              <w:spacing w:before="60"/>
              <w:rPr>
                <w:rFonts w:ascii="Arial" w:hAnsi="Arial" w:cs="Arial"/>
                <w:b/>
                <w:bCs/>
                <w:sz w:val="16"/>
              </w:rPr>
            </w:pPr>
            <w:r>
              <w:rPr>
                <w:rFonts w:ascii="Arial" w:hAnsi="Arial" w:cs="Arial"/>
                <w:b/>
                <w:bCs/>
                <w:sz w:val="16"/>
              </w:rPr>
              <w:t>Function Name</w:t>
            </w:r>
          </w:p>
        </w:tc>
        <w:tc>
          <w:tcPr>
            <w:tcW w:w="3923" w:type="dxa"/>
          </w:tcPr>
          <w:p w:rsidR="00ED6DA4" w:rsidRDefault="00ED6DA4" w:rsidP="00A87EA4">
            <w:pPr>
              <w:spacing w:before="60"/>
              <w:rPr>
                <w:rFonts w:ascii="Arial" w:hAnsi="Arial" w:cs="Arial"/>
                <w:sz w:val="16"/>
              </w:rPr>
            </w:pPr>
            <w:r w:rsidRPr="00ED6DA4">
              <w:rPr>
                <w:rFonts w:ascii="Arial" w:hAnsi="Arial" w:cs="Arial"/>
                <w:sz w:val="16"/>
              </w:rPr>
              <w:t>SetupWriteData</w:t>
            </w:r>
          </w:p>
        </w:tc>
        <w:tc>
          <w:tcPr>
            <w:tcW w:w="990" w:type="dxa"/>
            <w:shd w:val="pct30" w:color="FFFF00" w:fill="auto"/>
          </w:tcPr>
          <w:p w:rsidR="00ED6DA4" w:rsidRDefault="00ED6DA4" w:rsidP="00A87EA4">
            <w:pPr>
              <w:spacing w:before="60"/>
              <w:jc w:val="center"/>
              <w:rPr>
                <w:rFonts w:ascii="Arial" w:hAnsi="Arial" w:cs="Arial"/>
                <w:sz w:val="16"/>
              </w:rPr>
            </w:pPr>
            <w:r>
              <w:rPr>
                <w:rFonts w:ascii="Arial" w:hAnsi="Arial" w:cs="Arial"/>
                <w:sz w:val="16"/>
              </w:rPr>
              <w:t>Type</w:t>
            </w:r>
          </w:p>
        </w:tc>
        <w:tc>
          <w:tcPr>
            <w:tcW w:w="450" w:type="dxa"/>
            <w:shd w:val="pct30" w:color="FFFF00" w:fill="auto"/>
          </w:tcPr>
          <w:p w:rsidR="00ED6DA4" w:rsidRDefault="00ED6DA4" w:rsidP="00A87EA4">
            <w:pPr>
              <w:spacing w:before="60"/>
              <w:ind w:right="-108"/>
              <w:rPr>
                <w:rFonts w:ascii="Arial" w:hAnsi="Arial" w:cs="Arial"/>
                <w:sz w:val="16"/>
              </w:rPr>
            </w:pPr>
            <w:r>
              <w:rPr>
                <w:rFonts w:ascii="Arial" w:hAnsi="Arial" w:cs="Arial"/>
                <w:sz w:val="16"/>
              </w:rPr>
              <w:t>Dir.</w:t>
            </w:r>
          </w:p>
        </w:tc>
        <w:tc>
          <w:tcPr>
            <w:tcW w:w="630" w:type="dxa"/>
            <w:shd w:val="pct30" w:color="FFFF00" w:fill="auto"/>
          </w:tcPr>
          <w:p w:rsidR="00ED6DA4" w:rsidRDefault="00ED6DA4" w:rsidP="00A87EA4">
            <w:pPr>
              <w:spacing w:before="60"/>
              <w:jc w:val="center"/>
              <w:rPr>
                <w:rFonts w:ascii="Arial" w:hAnsi="Arial" w:cs="Arial"/>
                <w:sz w:val="16"/>
              </w:rPr>
            </w:pPr>
            <w:r>
              <w:rPr>
                <w:rFonts w:ascii="Arial" w:hAnsi="Arial" w:cs="Arial"/>
                <w:sz w:val="16"/>
              </w:rPr>
              <w:t>Min</w:t>
            </w:r>
          </w:p>
        </w:tc>
        <w:tc>
          <w:tcPr>
            <w:tcW w:w="630" w:type="dxa"/>
            <w:shd w:val="pct30" w:color="FFFF00" w:fill="auto"/>
          </w:tcPr>
          <w:p w:rsidR="00ED6DA4" w:rsidRDefault="00ED6DA4" w:rsidP="00A87EA4">
            <w:pPr>
              <w:spacing w:before="60"/>
              <w:jc w:val="center"/>
              <w:rPr>
                <w:rFonts w:ascii="Arial" w:hAnsi="Arial" w:cs="Arial"/>
                <w:sz w:val="16"/>
              </w:rPr>
            </w:pPr>
            <w:r>
              <w:rPr>
                <w:rFonts w:ascii="Arial" w:hAnsi="Arial" w:cs="Arial"/>
                <w:sz w:val="16"/>
              </w:rPr>
              <w:t>Max</w:t>
            </w:r>
          </w:p>
        </w:tc>
        <w:tc>
          <w:tcPr>
            <w:tcW w:w="540" w:type="dxa"/>
            <w:tcBorders>
              <w:bottom w:val="single" w:sz="4" w:space="0" w:color="auto"/>
            </w:tcBorders>
            <w:shd w:val="pct30" w:color="FFFF00" w:fill="auto"/>
          </w:tcPr>
          <w:p w:rsidR="00ED6DA4" w:rsidRDefault="00ED6DA4" w:rsidP="00A87EA4">
            <w:pPr>
              <w:spacing w:before="60"/>
              <w:jc w:val="center"/>
              <w:rPr>
                <w:rFonts w:ascii="Arial" w:hAnsi="Arial" w:cs="Arial"/>
                <w:sz w:val="16"/>
              </w:rPr>
            </w:pPr>
            <w:r>
              <w:rPr>
                <w:rFonts w:ascii="Arial" w:hAnsi="Arial" w:cs="Arial"/>
                <w:sz w:val="16"/>
              </w:rPr>
              <w:t>UTP Tol.</w:t>
            </w:r>
          </w:p>
        </w:tc>
      </w:tr>
      <w:tr w:rsidR="00ED6DA4" w:rsidTr="00A87EA4">
        <w:tc>
          <w:tcPr>
            <w:tcW w:w="2035" w:type="dxa"/>
          </w:tcPr>
          <w:p w:rsidR="00ED6DA4" w:rsidRDefault="00ED6DA4" w:rsidP="00A87EA4">
            <w:pPr>
              <w:spacing w:before="60"/>
              <w:rPr>
                <w:rFonts w:ascii="Arial" w:hAnsi="Arial" w:cs="Arial"/>
                <w:b/>
                <w:bCs/>
                <w:sz w:val="16"/>
              </w:rPr>
            </w:pPr>
            <w:r>
              <w:rPr>
                <w:rFonts w:ascii="Arial" w:hAnsi="Arial" w:cs="Arial"/>
                <w:b/>
                <w:bCs/>
                <w:sz w:val="16"/>
              </w:rPr>
              <w:t xml:space="preserve">Arguments Passed </w:t>
            </w:r>
          </w:p>
        </w:tc>
        <w:tc>
          <w:tcPr>
            <w:tcW w:w="3923" w:type="dxa"/>
          </w:tcPr>
          <w:p w:rsidR="00ED6DA4" w:rsidRDefault="00ED6DA4" w:rsidP="00A87EA4">
            <w:pPr>
              <w:spacing w:before="60"/>
              <w:rPr>
                <w:rFonts w:ascii="Arial" w:hAnsi="Arial" w:cs="Arial"/>
                <w:sz w:val="16"/>
              </w:rPr>
            </w:pPr>
            <w:r w:rsidRPr="00ED6DA4">
              <w:rPr>
                <w:rFonts w:ascii="Arial" w:hAnsi="Arial" w:cs="Arial"/>
                <w:sz w:val="16"/>
              </w:rPr>
              <w:t>Register_Cnt_T_u08</w:t>
            </w:r>
          </w:p>
        </w:tc>
        <w:tc>
          <w:tcPr>
            <w:tcW w:w="990" w:type="dxa"/>
          </w:tcPr>
          <w:p w:rsidR="00ED6DA4" w:rsidRDefault="00A958A0" w:rsidP="00A87EA4">
            <w:pPr>
              <w:spacing w:before="60"/>
              <w:rPr>
                <w:rFonts w:ascii="Arial" w:hAnsi="Arial" w:cs="Arial"/>
                <w:sz w:val="16"/>
              </w:rPr>
            </w:pPr>
            <w:r>
              <w:rPr>
                <w:rFonts w:ascii="Arial" w:hAnsi="Arial" w:cs="Arial"/>
                <w:sz w:val="16"/>
              </w:rPr>
              <w:t>uint8</w:t>
            </w:r>
          </w:p>
        </w:tc>
        <w:tc>
          <w:tcPr>
            <w:tcW w:w="450" w:type="dxa"/>
          </w:tcPr>
          <w:p w:rsidR="00ED6DA4" w:rsidRDefault="00A958A0" w:rsidP="00A87EA4">
            <w:pPr>
              <w:spacing w:before="60"/>
              <w:rPr>
                <w:rFonts w:ascii="Arial" w:hAnsi="Arial" w:cs="Arial"/>
                <w:sz w:val="16"/>
              </w:rPr>
            </w:pPr>
            <w:r>
              <w:rPr>
                <w:rFonts w:ascii="Arial" w:hAnsi="Arial" w:cs="Arial"/>
                <w:sz w:val="16"/>
              </w:rPr>
              <w:t>In</w:t>
            </w:r>
          </w:p>
        </w:tc>
        <w:tc>
          <w:tcPr>
            <w:tcW w:w="630" w:type="dxa"/>
          </w:tcPr>
          <w:p w:rsidR="00ED6DA4" w:rsidRDefault="00A958A0" w:rsidP="00A87EA4">
            <w:pPr>
              <w:spacing w:before="60"/>
              <w:rPr>
                <w:rFonts w:ascii="Arial" w:hAnsi="Arial" w:cs="Arial"/>
                <w:sz w:val="16"/>
              </w:rPr>
            </w:pPr>
            <w:r>
              <w:rPr>
                <w:rFonts w:ascii="Arial" w:hAnsi="Arial" w:cs="Arial"/>
                <w:sz w:val="16"/>
              </w:rPr>
              <w:t>0</w:t>
            </w:r>
          </w:p>
        </w:tc>
        <w:tc>
          <w:tcPr>
            <w:tcW w:w="630" w:type="dxa"/>
          </w:tcPr>
          <w:p w:rsidR="00ED6DA4" w:rsidRDefault="00A958A0" w:rsidP="00A87EA4">
            <w:pPr>
              <w:spacing w:before="60"/>
              <w:rPr>
                <w:rFonts w:ascii="Arial" w:hAnsi="Arial" w:cs="Arial"/>
                <w:sz w:val="16"/>
              </w:rPr>
            </w:pPr>
            <w:r>
              <w:rPr>
                <w:rFonts w:ascii="Arial" w:hAnsi="Arial" w:cs="Arial"/>
                <w:sz w:val="16"/>
              </w:rPr>
              <w:t>127</w:t>
            </w:r>
          </w:p>
        </w:tc>
        <w:tc>
          <w:tcPr>
            <w:tcW w:w="540" w:type="dxa"/>
            <w:shd w:val="pct15" w:color="auto" w:fill="auto"/>
          </w:tcPr>
          <w:p w:rsidR="00ED6DA4" w:rsidRDefault="00ED6DA4" w:rsidP="00A87EA4">
            <w:pPr>
              <w:spacing w:before="60"/>
              <w:rPr>
                <w:rFonts w:ascii="Arial" w:hAnsi="Arial" w:cs="Arial"/>
                <w:sz w:val="16"/>
              </w:rPr>
            </w:pPr>
          </w:p>
        </w:tc>
      </w:tr>
      <w:tr w:rsidR="00ED6DA4" w:rsidTr="00A87EA4">
        <w:tc>
          <w:tcPr>
            <w:tcW w:w="2035" w:type="dxa"/>
          </w:tcPr>
          <w:p w:rsidR="00ED6DA4" w:rsidRDefault="00ED6DA4" w:rsidP="00A87EA4">
            <w:pPr>
              <w:spacing w:before="60"/>
              <w:rPr>
                <w:rFonts w:ascii="Arial" w:hAnsi="Arial" w:cs="Arial"/>
                <w:b/>
                <w:bCs/>
                <w:sz w:val="16"/>
              </w:rPr>
            </w:pPr>
          </w:p>
        </w:tc>
        <w:tc>
          <w:tcPr>
            <w:tcW w:w="3923" w:type="dxa"/>
          </w:tcPr>
          <w:p w:rsidR="00ED6DA4" w:rsidRPr="00ED6DA4" w:rsidRDefault="00ED6DA4" w:rsidP="00A87EA4">
            <w:pPr>
              <w:spacing w:before="60"/>
              <w:rPr>
                <w:rFonts w:ascii="Arial" w:hAnsi="Arial" w:cs="Arial"/>
                <w:sz w:val="16"/>
              </w:rPr>
            </w:pPr>
            <w:r w:rsidRPr="00ED6DA4">
              <w:rPr>
                <w:rFonts w:ascii="Arial" w:hAnsi="Arial" w:cs="Arial"/>
                <w:sz w:val="16"/>
              </w:rPr>
              <w:t>Data_Cnt_T_u16</w:t>
            </w:r>
          </w:p>
        </w:tc>
        <w:tc>
          <w:tcPr>
            <w:tcW w:w="990" w:type="dxa"/>
          </w:tcPr>
          <w:p w:rsidR="00ED6DA4" w:rsidRDefault="00A958A0" w:rsidP="00A87EA4">
            <w:pPr>
              <w:spacing w:before="60"/>
              <w:rPr>
                <w:rFonts w:ascii="Arial" w:hAnsi="Arial" w:cs="Arial"/>
                <w:sz w:val="16"/>
              </w:rPr>
            </w:pPr>
            <w:r>
              <w:rPr>
                <w:rFonts w:ascii="Arial" w:hAnsi="Arial" w:cs="Arial"/>
                <w:sz w:val="16"/>
              </w:rPr>
              <w:t>uint16</w:t>
            </w:r>
          </w:p>
        </w:tc>
        <w:tc>
          <w:tcPr>
            <w:tcW w:w="450" w:type="dxa"/>
          </w:tcPr>
          <w:p w:rsidR="00ED6DA4" w:rsidRDefault="00A958A0" w:rsidP="00A87EA4">
            <w:pPr>
              <w:spacing w:before="60"/>
              <w:rPr>
                <w:rFonts w:ascii="Arial" w:hAnsi="Arial" w:cs="Arial"/>
                <w:sz w:val="16"/>
              </w:rPr>
            </w:pPr>
            <w:r>
              <w:rPr>
                <w:rFonts w:ascii="Arial" w:hAnsi="Arial" w:cs="Arial"/>
                <w:sz w:val="16"/>
              </w:rPr>
              <w:t>In</w:t>
            </w:r>
          </w:p>
        </w:tc>
        <w:tc>
          <w:tcPr>
            <w:tcW w:w="630" w:type="dxa"/>
          </w:tcPr>
          <w:p w:rsidR="00ED6DA4" w:rsidRDefault="00A958A0" w:rsidP="00A87EA4">
            <w:pPr>
              <w:spacing w:before="60"/>
              <w:rPr>
                <w:rFonts w:ascii="Arial" w:hAnsi="Arial" w:cs="Arial"/>
                <w:sz w:val="16"/>
              </w:rPr>
            </w:pPr>
            <w:r>
              <w:rPr>
                <w:rFonts w:ascii="Arial" w:hAnsi="Arial" w:cs="Arial"/>
                <w:sz w:val="16"/>
              </w:rPr>
              <w:t>FULL</w:t>
            </w:r>
          </w:p>
        </w:tc>
        <w:tc>
          <w:tcPr>
            <w:tcW w:w="630" w:type="dxa"/>
          </w:tcPr>
          <w:p w:rsidR="00ED6DA4" w:rsidRDefault="00A958A0" w:rsidP="00A87EA4">
            <w:pPr>
              <w:spacing w:before="60"/>
              <w:rPr>
                <w:rFonts w:ascii="Arial" w:hAnsi="Arial" w:cs="Arial"/>
                <w:sz w:val="16"/>
              </w:rPr>
            </w:pPr>
            <w:r>
              <w:rPr>
                <w:rFonts w:ascii="Arial" w:hAnsi="Arial" w:cs="Arial"/>
                <w:sz w:val="16"/>
              </w:rPr>
              <w:t>FULL</w:t>
            </w:r>
          </w:p>
        </w:tc>
        <w:tc>
          <w:tcPr>
            <w:tcW w:w="540" w:type="dxa"/>
            <w:shd w:val="pct15" w:color="auto" w:fill="auto"/>
          </w:tcPr>
          <w:p w:rsidR="00ED6DA4" w:rsidRDefault="00ED6DA4" w:rsidP="00A87EA4">
            <w:pPr>
              <w:spacing w:before="60"/>
              <w:rPr>
                <w:rFonts w:ascii="Arial" w:hAnsi="Arial" w:cs="Arial"/>
                <w:sz w:val="16"/>
              </w:rPr>
            </w:pPr>
          </w:p>
        </w:tc>
      </w:tr>
      <w:tr w:rsidR="00ED6DA4" w:rsidTr="00A87EA4">
        <w:tc>
          <w:tcPr>
            <w:tcW w:w="2035" w:type="dxa"/>
          </w:tcPr>
          <w:p w:rsidR="00ED6DA4" w:rsidRDefault="00ED6DA4" w:rsidP="00A87EA4">
            <w:pPr>
              <w:spacing w:before="60"/>
              <w:rPr>
                <w:rFonts w:ascii="Arial" w:hAnsi="Arial" w:cs="Arial"/>
                <w:b/>
                <w:bCs/>
                <w:sz w:val="16"/>
              </w:rPr>
            </w:pPr>
            <w:r>
              <w:rPr>
                <w:rFonts w:ascii="Arial" w:hAnsi="Arial" w:cs="Arial"/>
                <w:b/>
                <w:bCs/>
                <w:sz w:val="16"/>
              </w:rPr>
              <w:t>Return Value</w:t>
            </w:r>
          </w:p>
        </w:tc>
        <w:tc>
          <w:tcPr>
            <w:tcW w:w="3923" w:type="dxa"/>
          </w:tcPr>
          <w:p w:rsidR="00ED6DA4" w:rsidRDefault="00ED6DA4" w:rsidP="00A87EA4">
            <w:pPr>
              <w:spacing w:before="60"/>
              <w:rPr>
                <w:rFonts w:ascii="Arial" w:hAnsi="Arial" w:cs="Arial"/>
                <w:sz w:val="16"/>
              </w:rPr>
            </w:pPr>
            <w:r>
              <w:rPr>
                <w:rFonts w:ascii="Arial" w:hAnsi="Arial" w:cs="Arial"/>
                <w:sz w:val="16"/>
              </w:rPr>
              <w:t>None</w:t>
            </w:r>
          </w:p>
        </w:tc>
        <w:tc>
          <w:tcPr>
            <w:tcW w:w="990" w:type="dxa"/>
          </w:tcPr>
          <w:p w:rsidR="00ED6DA4" w:rsidRDefault="00ED6DA4" w:rsidP="00A87EA4">
            <w:pPr>
              <w:spacing w:before="60"/>
              <w:rPr>
                <w:rFonts w:ascii="Arial" w:hAnsi="Arial" w:cs="Arial"/>
                <w:sz w:val="16"/>
              </w:rPr>
            </w:pPr>
          </w:p>
        </w:tc>
        <w:tc>
          <w:tcPr>
            <w:tcW w:w="450" w:type="dxa"/>
          </w:tcPr>
          <w:p w:rsidR="00ED6DA4" w:rsidRDefault="00ED6DA4" w:rsidP="00A87EA4">
            <w:pPr>
              <w:spacing w:before="60"/>
              <w:rPr>
                <w:rFonts w:ascii="Arial" w:hAnsi="Arial" w:cs="Arial"/>
                <w:sz w:val="16"/>
              </w:rPr>
            </w:pPr>
          </w:p>
        </w:tc>
        <w:tc>
          <w:tcPr>
            <w:tcW w:w="630" w:type="dxa"/>
          </w:tcPr>
          <w:p w:rsidR="00ED6DA4" w:rsidRDefault="00ED6DA4" w:rsidP="00A87EA4">
            <w:pPr>
              <w:spacing w:before="60"/>
              <w:rPr>
                <w:rFonts w:ascii="Arial" w:hAnsi="Arial" w:cs="Arial"/>
                <w:sz w:val="16"/>
              </w:rPr>
            </w:pPr>
          </w:p>
        </w:tc>
        <w:tc>
          <w:tcPr>
            <w:tcW w:w="630" w:type="dxa"/>
          </w:tcPr>
          <w:p w:rsidR="00ED6DA4" w:rsidRDefault="00ED6DA4" w:rsidP="00A87EA4">
            <w:pPr>
              <w:spacing w:before="60"/>
              <w:rPr>
                <w:rFonts w:ascii="Arial" w:hAnsi="Arial" w:cs="Arial"/>
                <w:sz w:val="16"/>
              </w:rPr>
            </w:pPr>
          </w:p>
        </w:tc>
        <w:tc>
          <w:tcPr>
            <w:tcW w:w="540" w:type="dxa"/>
          </w:tcPr>
          <w:p w:rsidR="00ED6DA4" w:rsidRDefault="00ED6DA4" w:rsidP="00A87EA4">
            <w:pPr>
              <w:spacing w:before="60"/>
              <w:rPr>
                <w:rFonts w:ascii="Arial" w:hAnsi="Arial" w:cs="Arial"/>
                <w:sz w:val="16"/>
              </w:rPr>
            </w:pPr>
          </w:p>
        </w:tc>
      </w:tr>
    </w:tbl>
    <w:p w:rsidR="00ED6DA4" w:rsidRDefault="00ED6DA4" w:rsidP="00ED6DA4">
      <w:pPr>
        <w:pStyle w:val="Heading4"/>
      </w:pPr>
      <w:r>
        <w:t>Description</w:t>
      </w:r>
    </w:p>
    <w:p w:rsidR="008B3E94" w:rsidRDefault="003C7920" w:rsidP="00A958A0">
      <w:pPr>
        <w:jc w:val="center"/>
      </w:pPr>
      <w:r>
        <w:object w:dxaOrig="5744" w:dyaOrig="3756">
          <v:shape id="_x0000_i1036" type="#_x0000_t75" style="width:287.2pt;height:188.2pt" o:ole="">
            <v:imagedata r:id="rId36" o:title=""/>
          </v:shape>
          <o:OLEObject Type="Embed" ProgID="Visio.Drawing.11" ShapeID="_x0000_i1036" DrawAspect="Content" ObjectID="_1528184450" r:id="rId37"/>
        </w:object>
      </w:r>
    </w:p>
    <w:p w:rsidR="00A958A0" w:rsidRDefault="00A958A0">
      <w:pPr>
        <w:spacing w:after="0"/>
      </w:pPr>
      <w:r>
        <w:br w:type="page"/>
      </w:r>
    </w:p>
    <w:p w:rsidR="00A958A0" w:rsidRDefault="00A958A0" w:rsidP="00A958A0">
      <w:pPr>
        <w:pStyle w:val="Heading3"/>
      </w:pPr>
      <w:r>
        <w:lastRenderedPageBreak/>
        <w:t>Setup Write - Register</w:t>
      </w: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5"/>
        <w:gridCol w:w="3923"/>
        <w:gridCol w:w="990"/>
        <w:gridCol w:w="450"/>
        <w:gridCol w:w="630"/>
        <w:gridCol w:w="630"/>
        <w:gridCol w:w="540"/>
      </w:tblGrid>
      <w:tr w:rsidR="00A958A0" w:rsidTr="00A87EA4">
        <w:tc>
          <w:tcPr>
            <w:tcW w:w="2035" w:type="dxa"/>
          </w:tcPr>
          <w:p w:rsidR="00A958A0" w:rsidRDefault="00A958A0" w:rsidP="00A87EA4">
            <w:pPr>
              <w:spacing w:before="60"/>
              <w:rPr>
                <w:rFonts w:ascii="Arial" w:hAnsi="Arial" w:cs="Arial"/>
                <w:b/>
                <w:bCs/>
                <w:sz w:val="16"/>
              </w:rPr>
            </w:pPr>
            <w:r>
              <w:rPr>
                <w:rFonts w:ascii="Arial" w:hAnsi="Arial" w:cs="Arial"/>
                <w:b/>
                <w:bCs/>
                <w:sz w:val="16"/>
              </w:rPr>
              <w:t>Function Name</w:t>
            </w:r>
          </w:p>
        </w:tc>
        <w:tc>
          <w:tcPr>
            <w:tcW w:w="3923" w:type="dxa"/>
          </w:tcPr>
          <w:p w:rsidR="00A958A0" w:rsidRDefault="00A958A0" w:rsidP="00A87EA4">
            <w:pPr>
              <w:spacing w:before="60"/>
              <w:rPr>
                <w:rFonts w:ascii="Arial" w:hAnsi="Arial" w:cs="Arial"/>
                <w:sz w:val="16"/>
              </w:rPr>
            </w:pPr>
            <w:r w:rsidRPr="00ED6DA4">
              <w:rPr>
                <w:rFonts w:ascii="Arial" w:hAnsi="Arial" w:cs="Arial"/>
                <w:sz w:val="16"/>
              </w:rPr>
              <w:t>SetupWrite</w:t>
            </w:r>
            <w:r>
              <w:rPr>
                <w:rFonts w:ascii="Arial" w:hAnsi="Arial" w:cs="Arial"/>
                <w:sz w:val="16"/>
              </w:rPr>
              <w:t>Register</w:t>
            </w:r>
          </w:p>
        </w:tc>
        <w:tc>
          <w:tcPr>
            <w:tcW w:w="990" w:type="dxa"/>
            <w:shd w:val="pct30" w:color="FFFF00" w:fill="auto"/>
          </w:tcPr>
          <w:p w:rsidR="00A958A0" w:rsidRDefault="00A958A0" w:rsidP="00A87EA4">
            <w:pPr>
              <w:spacing w:before="60"/>
              <w:jc w:val="center"/>
              <w:rPr>
                <w:rFonts w:ascii="Arial" w:hAnsi="Arial" w:cs="Arial"/>
                <w:sz w:val="16"/>
              </w:rPr>
            </w:pPr>
            <w:r>
              <w:rPr>
                <w:rFonts w:ascii="Arial" w:hAnsi="Arial" w:cs="Arial"/>
                <w:sz w:val="16"/>
              </w:rPr>
              <w:t>Type</w:t>
            </w:r>
          </w:p>
        </w:tc>
        <w:tc>
          <w:tcPr>
            <w:tcW w:w="450" w:type="dxa"/>
            <w:shd w:val="pct30" w:color="FFFF00" w:fill="auto"/>
          </w:tcPr>
          <w:p w:rsidR="00A958A0" w:rsidRDefault="00A958A0" w:rsidP="00A87EA4">
            <w:pPr>
              <w:spacing w:before="60"/>
              <w:ind w:right="-108"/>
              <w:rPr>
                <w:rFonts w:ascii="Arial" w:hAnsi="Arial" w:cs="Arial"/>
                <w:sz w:val="16"/>
              </w:rPr>
            </w:pPr>
            <w:r>
              <w:rPr>
                <w:rFonts w:ascii="Arial" w:hAnsi="Arial" w:cs="Arial"/>
                <w:sz w:val="16"/>
              </w:rPr>
              <w:t>Dir.</w:t>
            </w:r>
          </w:p>
        </w:tc>
        <w:tc>
          <w:tcPr>
            <w:tcW w:w="630" w:type="dxa"/>
            <w:shd w:val="pct30" w:color="FFFF00" w:fill="auto"/>
          </w:tcPr>
          <w:p w:rsidR="00A958A0" w:rsidRDefault="00A958A0" w:rsidP="00A87EA4">
            <w:pPr>
              <w:spacing w:before="60"/>
              <w:jc w:val="center"/>
              <w:rPr>
                <w:rFonts w:ascii="Arial" w:hAnsi="Arial" w:cs="Arial"/>
                <w:sz w:val="16"/>
              </w:rPr>
            </w:pPr>
            <w:r>
              <w:rPr>
                <w:rFonts w:ascii="Arial" w:hAnsi="Arial" w:cs="Arial"/>
                <w:sz w:val="16"/>
              </w:rPr>
              <w:t>Min</w:t>
            </w:r>
          </w:p>
        </w:tc>
        <w:tc>
          <w:tcPr>
            <w:tcW w:w="630" w:type="dxa"/>
            <w:shd w:val="pct30" w:color="FFFF00" w:fill="auto"/>
          </w:tcPr>
          <w:p w:rsidR="00A958A0" w:rsidRDefault="00A958A0" w:rsidP="00A87EA4">
            <w:pPr>
              <w:spacing w:before="60"/>
              <w:jc w:val="center"/>
              <w:rPr>
                <w:rFonts w:ascii="Arial" w:hAnsi="Arial" w:cs="Arial"/>
                <w:sz w:val="16"/>
              </w:rPr>
            </w:pPr>
            <w:r>
              <w:rPr>
                <w:rFonts w:ascii="Arial" w:hAnsi="Arial" w:cs="Arial"/>
                <w:sz w:val="16"/>
              </w:rPr>
              <w:t>Max</w:t>
            </w:r>
          </w:p>
        </w:tc>
        <w:tc>
          <w:tcPr>
            <w:tcW w:w="540" w:type="dxa"/>
            <w:tcBorders>
              <w:bottom w:val="single" w:sz="4" w:space="0" w:color="auto"/>
            </w:tcBorders>
            <w:shd w:val="pct30" w:color="FFFF00" w:fill="auto"/>
          </w:tcPr>
          <w:p w:rsidR="00A958A0" w:rsidRDefault="00A958A0" w:rsidP="00A87EA4">
            <w:pPr>
              <w:spacing w:before="60"/>
              <w:jc w:val="center"/>
              <w:rPr>
                <w:rFonts w:ascii="Arial" w:hAnsi="Arial" w:cs="Arial"/>
                <w:sz w:val="16"/>
              </w:rPr>
            </w:pPr>
            <w:r>
              <w:rPr>
                <w:rFonts w:ascii="Arial" w:hAnsi="Arial" w:cs="Arial"/>
                <w:sz w:val="16"/>
              </w:rPr>
              <w:t>UTP Tol.</w:t>
            </w:r>
          </w:p>
        </w:tc>
      </w:tr>
      <w:tr w:rsidR="00A958A0" w:rsidTr="00A87EA4">
        <w:tc>
          <w:tcPr>
            <w:tcW w:w="2035" w:type="dxa"/>
          </w:tcPr>
          <w:p w:rsidR="00A958A0" w:rsidRDefault="00A958A0" w:rsidP="00A87EA4">
            <w:pPr>
              <w:spacing w:before="60"/>
              <w:rPr>
                <w:rFonts w:ascii="Arial" w:hAnsi="Arial" w:cs="Arial"/>
                <w:b/>
                <w:bCs/>
                <w:sz w:val="16"/>
              </w:rPr>
            </w:pPr>
            <w:r>
              <w:rPr>
                <w:rFonts w:ascii="Arial" w:hAnsi="Arial" w:cs="Arial"/>
                <w:b/>
                <w:bCs/>
                <w:sz w:val="16"/>
              </w:rPr>
              <w:t xml:space="preserve">Arguments Passed </w:t>
            </w:r>
          </w:p>
        </w:tc>
        <w:tc>
          <w:tcPr>
            <w:tcW w:w="3923" w:type="dxa"/>
          </w:tcPr>
          <w:p w:rsidR="00A958A0" w:rsidRDefault="00A958A0" w:rsidP="00A87EA4">
            <w:pPr>
              <w:spacing w:before="60"/>
              <w:rPr>
                <w:rFonts w:ascii="Arial" w:hAnsi="Arial" w:cs="Arial"/>
                <w:sz w:val="16"/>
              </w:rPr>
            </w:pPr>
            <w:r w:rsidRPr="00ED6DA4">
              <w:rPr>
                <w:rFonts w:ascii="Arial" w:hAnsi="Arial" w:cs="Arial"/>
                <w:sz w:val="16"/>
              </w:rPr>
              <w:t>Register_Cnt_T_u08</w:t>
            </w:r>
          </w:p>
        </w:tc>
        <w:tc>
          <w:tcPr>
            <w:tcW w:w="990" w:type="dxa"/>
          </w:tcPr>
          <w:p w:rsidR="00A958A0" w:rsidRDefault="00A958A0" w:rsidP="00A87EA4">
            <w:pPr>
              <w:spacing w:before="60"/>
              <w:rPr>
                <w:rFonts w:ascii="Arial" w:hAnsi="Arial" w:cs="Arial"/>
                <w:sz w:val="16"/>
              </w:rPr>
            </w:pPr>
            <w:r>
              <w:rPr>
                <w:rFonts w:ascii="Arial" w:hAnsi="Arial" w:cs="Arial"/>
                <w:sz w:val="16"/>
              </w:rPr>
              <w:t>uint8</w:t>
            </w:r>
          </w:p>
        </w:tc>
        <w:tc>
          <w:tcPr>
            <w:tcW w:w="450" w:type="dxa"/>
          </w:tcPr>
          <w:p w:rsidR="00A958A0" w:rsidRDefault="00A958A0" w:rsidP="00A87EA4">
            <w:pPr>
              <w:spacing w:before="60"/>
              <w:rPr>
                <w:rFonts w:ascii="Arial" w:hAnsi="Arial" w:cs="Arial"/>
                <w:sz w:val="16"/>
              </w:rPr>
            </w:pPr>
            <w:r>
              <w:rPr>
                <w:rFonts w:ascii="Arial" w:hAnsi="Arial" w:cs="Arial"/>
                <w:sz w:val="16"/>
              </w:rPr>
              <w:t>In</w:t>
            </w:r>
          </w:p>
        </w:tc>
        <w:tc>
          <w:tcPr>
            <w:tcW w:w="630" w:type="dxa"/>
          </w:tcPr>
          <w:p w:rsidR="00A958A0" w:rsidRDefault="00A958A0" w:rsidP="00A87EA4">
            <w:pPr>
              <w:spacing w:before="60"/>
              <w:rPr>
                <w:rFonts w:ascii="Arial" w:hAnsi="Arial" w:cs="Arial"/>
                <w:sz w:val="16"/>
              </w:rPr>
            </w:pPr>
            <w:r>
              <w:rPr>
                <w:rFonts w:ascii="Arial" w:hAnsi="Arial" w:cs="Arial"/>
                <w:sz w:val="16"/>
              </w:rPr>
              <w:t>0</w:t>
            </w:r>
          </w:p>
        </w:tc>
        <w:tc>
          <w:tcPr>
            <w:tcW w:w="630" w:type="dxa"/>
          </w:tcPr>
          <w:p w:rsidR="00A958A0" w:rsidRDefault="00A958A0" w:rsidP="00A87EA4">
            <w:pPr>
              <w:spacing w:before="60"/>
              <w:rPr>
                <w:rFonts w:ascii="Arial" w:hAnsi="Arial" w:cs="Arial"/>
                <w:sz w:val="16"/>
              </w:rPr>
            </w:pPr>
            <w:r>
              <w:rPr>
                <w:rFonts w:ascii="Arial" w:hAnsi="Arial" w:cs="Arial"/>
                <w:sz w:val="16"/>
              </w:rPr>
              <w:t>127</w:t>
            </w:r>
          </w:p>
        </w:tc>
        <w:tc>
          <w:tcPr>
            <w:tcW w:w="540" w:type="dxa"/>
            <w:shd w:val="pct15" w:color="auto" w:fill="auto"/>
          </w:tcPr>
          <w:p w:rsidR="00A958A0" w:rsidRDefault="00A958A0" w:rsidP="00A87EA4">
            <w:pPr>
              <w:spacing w:before="60"/>
              <w:rPr>
                <w:rFonts w:ascii="Arial" w:hAnsi="Arial" w:cs="Arial"/>
                <w:sz w:val="16"/>
              </w:rPr>
            </w:pPr>
          </w:p>
        </w:tc>
      </w:tr>
      <w:tr w:rsidR="00A958A0" w:rsidTr="00A87EA4">
        <w:tc>
          <w:tcPr>
            <w:tcW w:w="2035" w:type="dxa"/>
          </w:tcPr>
          <w:p w:rsidR="00A958A0" w:rsidRDefault="00A958A0" w:rsidP="00A87EA4">
            <w:pPr>
              <w:spacing w:before="60"/>
              <w:rPr>
                <w:rFonts w:ascii="Arial" w:hAnsi="Arial" w:cs="Arial"/>
                <w:b/>
                <w:bCs/>
                <w:sz w:val="16"/>
              </w:rPr>
            </w:pPr>
            <w:r>
              <w:rPr>
                <w:rFonts w:ascii="Arial" w:hAnsi="Arial" w:cs="Arial"/>
                <w:b/>
                <w:bCs/>
                <w:sz w:val="16"/>
              </w:rPr>
              <w:t>Return Value</w:t>
            </w:r>
          </w:p>
        </w:tc>
        <w:tc>
          <w:tcPr>
            <w:tcW w:w="3923" w:type="dxa"/>
          </w:tcPr>
          <w:p w:rsidR="00A958A0" w:rsidRDefault="00A958A0" w:rsidP="00A87EA4">
            <w:pPr>
              <w:spacing w:before="60"/>
              <w:rPr>
                <w:rFonts w:ascii="Arial" w:hAnsi="Arial" w:cs="Arial"/>
                <w:sz w:val="16"/>
              </w:rPr>
            </w:pPr>
            <w:r>
              <w:rPr>
                <w:rFonts w:ascii="Arial" w:hAnsi="Arial" w:cs="Arial"/>
                <w:sz w:val="16"/>
              </w:rPr>
              <w:t>None</w:t>
            </w:r>
          </w:p>
        </w:tc>
        <w:tc>
          <w:tcPr>
            <w:tcW w:w="990" w:type="dxa"/>
          </w:tcPr>
          <w:p w:rsidR="00A958A0" w:rsidRDefault="00A958A0" w:rsidP="00A87EA4">
            <w:pPr>
              <w:spacing w:before="60"/>
              <w:rPr>
                <w:rFonts w:ascii="Arial" w:hAnsi="Arial" w:cs="Arial"/>
                <w:sz w:val="16"/>
              </w:rPr>
            </w:pPr>
          </w:p>
        </w:tc>
        <w:tc>
          <w:tcPr>
            <w:tcW w:w="450" w:type="dxa"/>
          </w:tcPr>
          <w:p w:rsidR="00A958A0" w:rsidRDefault="00A958A0" w:rsidP="00A87EA4">
            <w:pPr>
              <w:spacing w:before="60"/>
              <w:rPr>
                <w:rFonts w:ascii="Arial" w:hAnsi="Arial" w:cs="Arial"/>
                <w:sz w:val="16"/>
              </w:rPr>
            </w:pPr>
          </w:p>
        </w:tc>
        <w:tc>
          <w:tcPr>
            <w:tcW w:w="630" w:type="dxa"/>
          </w:tcPr>
          <w:p w:rsidR="00A958A0" w:rsidRDefault="00A958A0" w:rsidP="00A87EA4">
            <w:pPr>
              <w:spacing w:before="60"/>
              <w:rPr>
                <w:rFonts w:ascii="Arial" w:hAnsi="Arial" w:cs="Arial"/>
                <w:sz w:val="16"/>
              </w:rPr>
            </w:pPr>
          </w:p>
        </w:tc>
        <w:tc>
          <w:tcPr>
            <w:tcW w:w="630" w:type="dxa"/>
          </w:tcPr>
          <w:p w:rsidR="00A958A0" w:rsidRDefault="00A958A0" w:rsidP="00A87EA4">
            <w:pPr>
              <w:spacing w:before="60"/>
              <w:rPr>
                <w:rFonts w:ascii="Arial" w:hAnsi="Arial" w:cs="Arial"/>
                <w:sz w:val="16"/>
              </w:rPr>
            </w:pPr>
          </w:p>
        </w:tc>
        <w:tc>
          <w:tcPr>
            <w:tcW w:w="540" w:type="dxa"/>
          </w:tcPr>
          <w:p w:rsidR="00A958A0" w:rsidRDefault="00A958A0" w:rsidP="00A87EA4">
            <w:pPr>
              <w:spacing w:before="60"/>
              <w:rPr>
                <w:rFonts w:ascii="Arial" w:hAnsi="Arial" w:cs="Arial"/>
                <w:sz w:val="16"/>
              </w:rPr>
            </w:pPr>
          </w:p>
        </w:tc>
      </w:tr>
    </w:tbl>
    <w:p w:rsidR="00A958A0" w:rsidRDefault="00A958A0" w:rsidP="00A958A0">
      <w:pPr>
        <w:pStyle w:val="Heading4"/>
      </w:pPr>
      <w:r>
        <w:t>Description</w:t>
      </w:r>
    </w:p>
    <w:p w:rsidR="00A958A0" w:rsidRDefault="005022F7" w:rsidP="00A958A0">
      <w:pPr>
        <w:jc w:val="center"/>
      </w:pPr>
      <w:r>
        <w:object w:dxaOrig="6145" w:dyaOrig="2636">
          <v:shape id="_x0000_i1037" type="#_x0000_t75" style="width:307.55pt;height:132.7pt" o:ole="">
            <v:imagedata r:id="rId38" o:title=""/>
          </v:shape>
          <o:OLEObject Type="Embed" ProgID="Visio.Drawing.11" ShapeID="_x0000_i1037" DrawAspect="Content" ObjectID="_1528184451" r:id="rId39"/>
        </w:object>
      </w:r>
    </w:p>
    <w:p w:rsidR="00A958A0" w:rsidRDefault="00A958A0">
      <w:pPr>
        <w:spacing w:after="0"/>
      </w:pPr>
      <w:r>
        <w:br w:type="page"/>
      </w:r>
    </w:p>
    <w:p w:rsidR="00A958A0" w:rsidRDefault="00A958A0" w:rsidP="00A958A0">
      <w:pPr>
        <w:pStyle w:val="Heading3"/>
      </w:pPr>
      <w:r>
        <w:lastRenderedPageBreak/>
        <w:t>Setup Read</w:t>
      </w: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5"/>
        <w:gridCol w:w="3923"/>
        <w:gridCol w:w="990"/>
        <w:gridCol w:w="450"/>
        <w:gridCol w:w="630"/>
        <w:gridCol w:w="630"/>
        <w:gridCol w:w="540"/>
      </w:tblGrid>
      <w:tr w:rsidR="00A958A0" w:rsidTr="00A87EA4">
        <w:tc>
          <w:tcPr>
            <w:tcW w:w="2035" w:type="dxa"/>
          </w:tcPr>
          <w:p w:rsidR="00A958A0" w:rsidRDefault="00A958A0" w:rsidP="00A87EA4">
            <w:pPr>
              <w:spacing w:before="60"/>
              <w:rPr>
                <w:rFonts w:ascii="Arial" w:hAnsi="Arial" w:cs="Arial"/>
                <w:b/>
                <w:bCs/>
                <w:sz w:val="16"/>
              </w:rPr>
            </w:pPr>
            <w:r>
              <w:rPr>
                <w:rFonts w:ascii="Arial" w:hAnsi="Arial" w:cs="Arial"/>
                <w:b/>
                <w:bCs/>
                <w:sz w:val="16"/>
              </w:rPr>
              <w:t>Function Name</w:t>
            </w:r>
          </w:p>
        </w:tc>
        <w:tc>
          <w:tcPr>
            <w:tcW w:w="3923" w:type="dxa"/>
          </w:tcPr>
          <w:p w:rsidR="00A958A0" w:rsidRDefault="00A958A0" w:rsidP="00A87EA4">
            <w:pPr>
              <w:spacing w:before="60"/>
              <w:rPr>
                <w:rFonts w:ascii="Arial" w:hAnsi="Arial" w:cs="Arial"/>
                <w:sz w:val="16"/>
              </w:rPr>
            </w:pPr>
            <w:r w:rsidRPr="00A958A0">
              <w:rPr>
                <w:rFonts w:ascii="Arial" w:hAnsi="Arial" w:cs="Arial"/>
                <w:sz w:val="16"/>
              </w:rPr>
              <w:t>SetupRead</w:t>
            </w:r>
          </w:p>
        </w:tc>
        <w:tc>
          <w:tcPr>
            <w:tcW w:w="990" w:type="dxa"/>
            <w:shd w:val="pct30" w:color="FFFF00" w:fill="auto"/>
          </w:tcPr>
          <w:p w:rsidR="00A958A0" w:rsidRDefault="00A958A0" w:rsidP="00A87EA4">
            <w:pPr>
              <w:spacing w:before="60"/>
              <w:jc w:val="center"/>
              <w:rPr>
                <w:rFonts w:ascii="Arial" w:hAnsi="Arial" w:cs="Arial"/>
                <w:sz w:val="16"/>
              </w:rPr>
            </w:pPr>
            <w:r>
              <w:rPr>
                <w:rFonts w:ascii="Arial" w:hAnsi="Arial" w:cs="Arial"/>
                <w:sz w:val="16"/>
              </w:rPr>
              <w:t>Type</w:t>
            </w:r>
          </w:p>
        </w:tc>
        <w:tc>
          <w:tcPr>
            <w:tcW w:w="450" w:type="dxa"/>
            <w:shd w:val="pct30" w:color="FFFF00" w:fill="auto"/>
          </w:tcPr>
          <w:p w:rsidR="00A958A0" w:rsidRDefault="00A958A0" w:rsidP="00A87EA4">
            <w:pPr>
              <w:spacing w:before="60"/>
              <w:ind w:right="-108"/>
              <w:rPr>
                <w:rFonts w:ascii="Arial" w:hAnsi="Arial" w:cs="Arial"/>
                <w:sz w:val="16"/>
              </w:rPr>
            </w:pPr>
            <w:r>
              <w:rPr>
                <w:rFonts w:ascii="Arial" w:hAnsi="Arial" w:cs="Arial"/>
                <w:sz w:val="16"/>
              </w:rPr>
              <w:t>Dir.</w:t>
            </w:r>
          </w:p>
        </w:tc>
        <w:tc>
          <w:tcPr>
            <w:tcW w:w="630" w:type="dxa"/>
            <w:shd w:val="pct30" w:color="FFFF00" w:fill="auto"/>
          </w:tcPr>
          <w:p w:rsidR="00A958A0" w:rsidRDefault="00A958A0" w:rsidP="00A87EA4">
            <w:pPr>
              <w:spacing w:before="60"/>
              <w:jc w:val="center"/>
              <w:rPr>
                <w:rFonts w:ascii="Arial" w:hAnsi="Arial" w:cs="Arial"/>
                <w:sz w:val="16"/>
              </w:rPr>
            </w:pPr>
            <w:r>
              <w:rPr>
                <w:rFonts w:ascii="Arial" w:hAnsi="Arial" w:cs="Arial"/>
                <w:sz w:val="16"/>
              </w:rPr>
              <w:t>Min</w:t>
            </w:r>
          </w:p>
        </w:tc>
        <w:tc>
          <w:tcPr>
            <w:tcW w:w="630" w:type="dxa"/>
            <w:shd w:val="pct30" w:color="FFFF00" w:fill="auto"/>
          </w:tcPr>
          <w:p w:rsidR="00A958A0" w:rsidRDefault="00A958A0" w:rsidP="00A87EA4">
            <w:pPr>
              <w:spacing w:before="60"/>
              <w:jc w:val="center"/>
              <w:rPr>
                <w:rFonts w:ascii="Arial" w:hAnsi="Arial" w:cs="Arial"/>
                <w:sz w:val="16"/>
              </w:rPr>
            </w:pPr>
            <w:r>
              <w:rPr>
                <w:rFonts w:ascii="Arial" w:hAnsi="Arial" w:cs="Arial"/>
                <w:sz w:val="16"/>
              </w:rPr>
              <w:t>Max</w:t>
            </w:r>
          </w:p>
        </w:tc>
        <w:tc>
          <w:tcPr>
            <w:tcW w:w="540" w:type="dxa"/>
            <w:tcBorders>
              <w:bottom w:val="single" w:sz="4" w:space="0" w:color="auto"/>
            </w:tcBorders>
            <w:shd w:val="pct30" w:color="FFFF00" w:fill="auto"/>
          </w:tcPr>
          <w:p w:rsidR="00A958A0" w:rsidRDefault="00A958A0" w:rsidP="00A87EA4">
            <w:pPr>
              <w:spacing w:before="60"/>
              <w:jc w:val="center"/>
              <w:rPr>
                <w:rFonts w:ascii="Arial" w:hAnsi="Arial" w:cs="Arial"/>
                <w:sz w:val="16"/>
              </w:rPr>
            </w:pPr>
            <w:r>
              <w:rPr>
                <w:rFonts w:ascii="Arial" w:hAnsi="Arial" w:cs="Arial"/>
                <w:sz w:val="16"/>
              </w:rPr>
              <w:t>UTP Tol.</w:t>
            </w:r>
          </w:p>
        </w:tc>
      </w:tr>
      <w:tr w:rsidR="00A958A0" w:rsidTr="00A87EA4">
        <w:tc>
          <w:tcPr>
            <w:tcW w:w="2035" w:type="dxa"/>
          </w:tcPr>
          <w:p w:rsidR="00A958A0" w:rsidRDefault="00A958A0" w:rsidP="00A87EA4">
            <w:pPr>
              <w:spacing w:before="60"/>
              <w:rPr>
                <w:rFonts w:ascii="Arial" w:hAnsi="Arial" w:cs="Arial"/>
                <w:b/>
                <w:bCs/>
                <w:sz w:val="16"/>
              </w:rPr>
            </w:pPr>
            <w:r>
              <w:rPr>
                <w:rFonts w:ascii="Arial" w:hAnsi="Arial" w:cs="Arial"/>
                <w:b/>
                <w:bCs/>
                <w:sz w:val="16"/>
              </w:rPr>
              <w:t xml:space="preserve">Arguments Passed </w:t>
            </w:r>
          </w:p>
        </w:tc>
        <w:tc>
          <w:tcPr>
            <w:tcW w:w="3923" w:type="dxa"/>
          </w:tcPr>
          <w:p w:rsidR="00A958A0" w:rsidRDefault="00A958A0" w:rsidP="00A87EA4">
            <w:pPr>
              <w:spacing w:before="60"/>
              <w:rPr>
                <w:rFonts w:ascii="Arial" w:hAnsi="Arial" w:cs="Arial"/>
                <w:sz w:val="16"/>
              </w:rPr>
            </w:pPr>
            <w:r>
              <w:rPr>
                <w:rFonts w:ascii="Arial" w:hAnsi="Arial" w:cs="Arial"/>
                <w:sz w:val="16"/>
              </w:rPr>
              <w:t>None</w:t>
            </w:r>
          </w:p>
        </w:tc>
        <w:tc>
          <w:tcPr>
            <w:tcW w:w="990" w:type="dxa"/>
          </w:tcPr>
          <w:p w:rsidR="00A958A0" w:rsidRDefault="00A958A0" w:rsidP="00A87EA4">
            <w:pPr>
              <w:spacing w:before="60"/>
              <w:rPr>
                <w:rFonts w:ascii="Arial" w:hAnsi="Arial" w:cs="Arial"/>
                <w:sz w:val="16"/>
              </w:rPr>
            </w:pPr>
          </w:p>
        </w:tc>
        <w:tc>
          <w:tcPr>
            <w:tcW w:w="450" w:type="dxa"/>
          </w:tcPr>
          <w:p w:rsidR="00A958A0" w:rsidRDefault="00A958A0" w:rsidP="00A87EA4">
            <w:pPr>
              <w:spacing w:before="60"/>
              <w:rPr>
                <w:rFonts w:ascii="Arial" w:hAnsi="Arial" w:cs="Arial"/>
                <w:sz w:val="16"/>
              </w:rPr>
            </w:pPr>
          </w:p>
        </w:tc>
        <w:tc>
          <w:tcPr>
            <w:tcW w:w="630" w:type="dxa"/>
          </w:tcPr>
          <w:p w:rsidR="00A958A0" w:rsidRDefault="00A958A0" w:rsidP="00A87EA4">
            <w:pPr>
              <w:spacing w:before="60"/>
              <w:rPr>
                <w:rFonts w:ascii="Arial" w:hAnsi="Arial" w:cs="Arial"/>
                <w:sz w:val="16"/>
              </w:rPr>
            </w:pPr>
          </w:p>
        </w:tc>
        <w:tc>
          <w:tcPr>
            <w:tcW w:w="630" w:type="dxa"/>
          </w:tcPr>
          <w:p w:rsidR="00A958A0" w:rsidRDefault="00A958A0" w:rsidP="00A87EA4">
            <w:pPr>
              <w:spacing w:before="60"/>
              <w:rPr>
                <w:rFonts w:ascii="Arial" w:hAnsi="Arial" w:cs="Arial"/>
                <w:sz w:val="16"/>
              </w:rPr>
            </w:pPr>
          </w:p>
        </w:tc>
        <w:tc>
          <w:tcPr>
            <w:tcW w:w="540" w:type="dxa"/>
            <w:shd w:val="pct15" w:color="auto" w:fill="auto"/>
          </w:tcPr>
          <w:p w:rsidR="00A958A0" w:rsidRDefault="00A958A0" w:rsidP="00A87EA4">
            <w:pPr>
              <w:spacing w:before="60"/>
              <w:rPr>
                <w:rFonts w:ascii="Arial" w:hAnsi="Arial" w:cs="Arial"/>
                <w:sz w:val="16"/>
              </w:rPr>
            </w:pPr>
          </w:p>
        </w:tc>
      </w:tr>
      <w:tr w:rsidR="00A958A0" w:rsidTr="00A87EA4">
        <w:tc>
          <w:tcPr>
            <w:tcW w:w="2035" w:type="dxa"/>
          </w:tcPr>
          <w:p w:rsidR="00A958A0" w:rsidRDefault="00A958A0" w:rsidP="00A87EA4">
            <w:pPr>
              <w:spacing w:before="60"/>
              <w:rPr>
                <w:rFonts w:ascii="Arial" w:hAnsi="Arial" w:cs="Arial"/>
                <w:b/>
                <w:bCs/>
                <w:sz w:val="16"/>
              </w:rPr>
            </w:pPr>
            <w:r>
              <w:rPr>
                <w:rFonts w:ascii="Arial" w:hAnsi="Arial" w:cs="Arial"/>
                <w:b/>
                <w:bCs/>
                <w:sz w:val="16"/>
              </w:rPr>
              <w:t>Return Value</w:t>
            </w:r>
          </w:p>
        </w:tc>
        <w:tc>
          <w:tcPr>
            <w:tcW w:w="3923" w:type="dxa"/>
          </w:tcPr>
          <w:p w:rsidR="00A958A0" w:rsidRDefault="00A958A0" w:rsidP="00A87EA4">
            <w:pPr>
              <w:spacing w:before="60"/>
              <w:rPr>
                <w:rFonts w:ascii="Arial" w:hAnsi="Arial" w:cs="Arial"/>
                <w:sz w:val="16"/>
              </w:rPr>
            </w:pPr>
            <w:r>
              <w:rPr>
                <w:rFonts w:ascii="Arial" w:hAnsi="Arial" w:cs="Arial"/>
                <w:sz w:val="16"/>
              </w:rPr>
              <w:t>None</w:t>
            </w:r>
          </w:p>
        </w:tc>
        <w:tc>
          <w:tcPr>
            <w:tcW w:w="990" w:type="dxa"/>
          </w:tcPr>
          <w:p w:rsidR="00A958A0" w:rsidRDefault="00A958A0" w:rsidP="00A87EA4">
            <w:pPr>
              <w:spacing w:before="60"/>
              <w:rPr>
                <w:rFonts w:ascii="Arial" w:hAnsi="Arial" w:cs="Arial"/>
                <w:sz w:val="16"/>
              </w:rPr>
            </w:pPr>
          </w:p>
        </w:tc>
        <w:tc>
          <w:tcPr>
            <w:tcW w:w="450" w:type="dxa"/>
          </w:tcPr>
          <w:p w:rsidR="00A958A0" w:rsidRDefault="00A958A0" w:rsidP="00A87EA4">
            <w:pPr>
              <w:spacing w:before="60"/>
              <w:rPr>
                <w:rFonts w:ascii="Arial" w:hAnsi="Arial" w:cs="Arial"/>
                <w:sz w:val="16"/>
              </w:rPr>
            </w:pPr>
          </w:p>
        </w:tc>
        <w:tc>
          <w:tcPr>
            <w:tcW w:w="630" w:type="dxa"/>
          </w:tcPr>
          <w:p w:rsidR="00A958A0" w:rsidRDefault="00A958A0" w:rsidP="00A87EA4">
            <w:pPr>
              <w:spacing w:before="60"/>
              <w:rPr>
                <w:rFonts w:ascii="Arial" w:hAnsi="Arial" w:cs="Arial"/>
                <w:sz w:val="16"/>
              </w:rPr>
            </w:pPr>
          </w:p>
        </w:tc>
        <w:tc>
          <w:tcPr>
            <w:tcW w:w="630" w:type="dxa"/>
          </w:tcPr>
          <w:p w:rsidR="00A958A0" w:rsidRDefault="00A958A0" w:rsidP="00A87EA4">
            <w:pPr>
              <w:spacing w:before="60"/>
              <w:rPr>
                <w:rFonts w:ascii="Arial" w:hAnsi="Arial" w:cs="Arial"/>
                <w:sz w:val="16"/>
              </w:rPr>
            </w:pPr>
          </w:p>
        </w:tc>
        <w:tc>
          <w:tcPr>
            <w:tcW w:w="540" w:type="dxa"/>
          </w:tcPr>
          <w:p w:rsidR="00A958A0" w:rsidRDefault="00A958A0" w:rsidP="00A87EA4">
            <w:pPr>
              <w:spacing w:before="60"/>
              <w:rPr>
                <w:rFonts w:ascii="Arial" w:hAnsi="Arial" w:cs="Arial"/>
                <w:sz w:val="16"/>
              </w:rPr>
            </w:pPr>
          </w:p>
        </w:tc>
      </w:tr>
    </w:tbl>
    <w:p w:rsidR="00A958A0" w:rsidRDefault="00A958A0" w:rsidP="00A958A0">
      <w:pPr>
        <w:pStyle w:val="Heading4"/>
      </w:pPr>
      <w:r>
        <w:t>Description</w:t>
      </w:r>
    </w:p>
    <w:p w:rsidR="00A958A0" w:rsidRDefault="005022F7" w:rsidP="00A958A0">
      <w:pPr>
        <w:jc w:val="center"/>
      </w:pPr>
      <w:r>
        <w:object w:dxaOrig="5602" w:dyaOrig="2033">
          <v:shape id="_x0000_i1038" type="#_x0000_t75" style="width:279.8pt;height:101.25pt" o:ole="">
            <v:imagedata r:id="rId40" o:title=""/>
          </v:shape>
          <o:OLEObject Type="Embed" ProgID="Visio.Drawing.11" ShapeID="_x0000_i1038" DrawAspect="Content" ObjectID="_1528184452" r:id="rId41"/>
        </w:object>
      </w:r>
    </w:p>
    <w:p w:rsidR="0023141D" w:rsidRDefault="0023141D">
      <w:pPr>
        <w:spacing w:after="0"/>
        <w:rPr>
          <w:rFonts w:ascii="Arial" w:hAnsi="Arial"/>
          <w:b/>
          <w:kern w:val="28"/>
          <w:sz w:val="28"/>
        </w:rPr>
      </w:pPr>
    </w:p>
    <w:p w:rsidR="0023141D" w:rsidRDefault="0023141D">
      <w:pPr>
        <w:spacing w:after="0"/>
        <w:rPr>
          <w:rFonts w:ascii="Arial" w:hAnsi="Arial"/>
          <w:b/>
          <w:kern w:val="28"/>
          <w:sz w:val="28"/>
        </w:rPr>
      </w:pPr>
    </w:p>
    <w:p w:rsidR="0023141D" w:rsidRDefault="0023141D">
      <w:pPr>
        <w:spacing w:after="0"/>
        <w:rPr>
          <w:rFonts w:ascii="Arial" w:hAnsi="Arial"/>
          <w:b/>
          <w:kern w:val="28"/>
          <w:sz w:val="28"/>
        </w:rPr>
      </w:pPr>
    </w:p>
    <w:p w:rsidR="0023141D" w:rsidRDefault="0023141D">
      <w:pPr>
        <w:spacing w:after="0"/>
        <w:rPr>
          <w:rFonts w:ascii="Arial" w:hAnsi="Arial"/>
          <w:b/>
          <w:kern w:val="28"/>
          <w:sz w:val="28"/>
        </w:rPr>
      </w:pPr>
    </w:p>
    <w:p w:rsidR="0023141D" w:rsidRDefault="0023141D">
      <w:pPr>
        <w:spacing w:after="0"/>
        <w:rPr>
          <w:rFonts w:ascii="Arial" w:hAnsi="Arial"/>
          <w:b/>
          <w:kern w:val="28"/>
          <w:sz w:val="28"/>
        </w:rPr>
      </w:pPr>
    </w:p>
    <w:p w:rsidR="0023141D" w:rsidRDefault="0023141D">
      <w:pPr>
        <w:spacing w:after="0"/>
        <w:rPr>
          <w:rFonts w:ascii="Arial" w:hAnsi="Arial"/>
          <w:b/>
          <w:kern w:val="28"/>
          <w:sz w:val="28"/>
        </w:rPr>
      </w:pPr>
    </w:p>
    <w:p w:rsidR="0023141D" w:rsidRDefault="0023141D">
      <w:pPr>
        <w:spacing w:after="0"/>
        <w:rPr>
          <w:rFonts w:ascii="Arial" w:hAnsi="Arial"/>
          <w:b/>
          <w:kern w:val="28"/>
          <w:sz w:val="28"/>
        </w:rPr>
      </w:pPr>
    </w:p>
    <w:p w:rsidR="0023141D" w:rsidRDefault="0023141D">
      <w:pPr>
        <w:spacing w:after="0"/>
        <w:rPr>
          <w:rFonts w:ascii="Arial" w:hAnsi="Arial"/>
          <w:b/>
          <w:kern w:val="28"/>
          <w:sz w:val="28"/>
        </w:rPr>
      </w:pPr>
    </w:p>
    <w:p w:rsidR="0023141D" w:rsidRDefault="0023141D">
      <w:pPr>
        <w:spacing w:after="0"/>
        <w:rPr>
          <w:rFonts w:ascii="Arial" w:hAnsi="Arial"/>
          <w:b/>
          <w:kern w:val="28"/>
          <w:sz w:val="28"/>
        </w:rPr>
      </w:pPr>
    </w:p>
    <w:p w:rsidR="0023141D" w:rsidRDefault="0023141D">
      <w:pPr>
        <w:spacing w:after="0"/>
        <w:rPr>
          <w:rFonts w:ascii="Arial" w:hAnsi="Arial"/>
          <w:b/>
          <w:kern w:val="28"/>
          <w:sz w:val="28"/>
        </w:rPr>
      </w:pPr>
    </w:p>
    <w:p w:rsidR="0023141D" w:rsidRDefault="0023141D">
      <w:pPr>
        <w:spacing w:after="0"/>
        <w:rPr>
          <w:rFonts w:ascii="Arial" w:hAnsi="Arial"/>
          <w:b/>
          <w:kern w:val="28"/>
          <w:sz w:val="28"/>
        </w:rPr>
      </w:pPr>
    </w:p>
    <w:p w:rsidR="0023141D" w:rsidRDefault="0023141D">
      <w:pPr>
        <w:spacing w:after="0"/>
        <w:rPr>
          <w:rFonts w:ascii="Arial" w:hAnsi="Arial"/>
          <w:b/>
          <w:kern w:val="28"/>
          <w:sz w:val="28"/>
        </w:rPr>
      </w:pPr>
    </w:p>
    <w:p w:rsidR="0023141D" w:rsidRDefault="0023141D">
      <w:pPr>
        <w:spacing w:after="0"/>
        <w:rPr>
          <w:rFonts w:ascii="Arial" w:hAnsi="Arial"/>
          <w:b/>
          <w:kern w:val="28"/>
          <w:sz w:val="28"/>
        </w:rPr>
      </w:pPr>
    </w:p>
    <w:p w:rsidR="0023141D" w:rsidRDefault="0023141D">
      <w:pPr>
        <w:spacing w:after="0"/>
        <w:rPr>
          <w:rFonts w:ascii="Arial" w:hAnsi="Arial"/>
          <w:b/>
          <w:kern w:val="28"/>
          <w:sz w:val="28"/>
        </w:rPr>
      </w:pPr>
    </w:p>
    <w:p w:rsidR="0023141D" w:rsidRDefault="0023141D">
      <w:pPr>
        <w:spacing w:after="0"/>
        <w:rPr>
          <w:rFonts w:ascii="Arial" w:hAnsi="Arial"/>
          <w:b/>
          <w:kern w:val="28"/>
          <w:sz w:val="28"/>
        </w:rPr>
      </w:pPr>
    </w:p>
    <w:p w:rsidR="0023141D" w:rsidRDefault="0023141D">
      <w:pPr>
        <w:spacing w:after="0"/>
        <w:rPr>
          <w:rFonts w:ascii="Arial" w:hAnsi="Arial"/>
          <w:b/>
          <w:kern w:val="28"/>
          <w:sz w:val="28"/>
        </w:rPr>
      </w:pPr>
    </w:p>
    <w:p w:rsidR="0023141D" w:rsidRDefault="0023141D">
      <w:pPr>
        <w:spacing w:after="0"/>
        <w:rPr>
          <w:rFonts w:ascii="Arial" w:hAnsi="Arial"/>
          <w:b/>
          <w:kern w:val="28"/>
          <w:sz w:val="28"/>
        </w:rPr>
      </w:pPr>
    </w:p>
    <w:p w:rsidR="0023141D" w:rsidRDefault="0023141D">
      <w:pPr>
        <w:spacing w:after="0"/>
        <w:rPr>
          <w:rFonts w:ascii="Arial" w:hAnsi="Arial"/>
          <w:b/>
          <w:kern w:val="28"/>
          <w:sz w:val="28"/>
        </w:rPr>
      </w:pPr>
    </w:p>
    <w:p w:rsidR="0023141D" w:rsidRDefault="0023141D">
      <w:pPr>
        <w:spacing w:after="0"/>
        <w:rPr>
          <w:rFonts w:ascii="Arial" w:hAnsi="Arial"/>
          <w:b/>
          <w:kern w:val="28"/>
          <w:sz w:val="28"/>
        </w:rPr>
      </w:pPr>
    </w:p>
    <w:p w:rsidR="004A781C" w:rsidRDefault="004A781C">
      <w:pPr>
        <w:pStyle w:val="Heading1"/>
      </w:pPr>
      <w:r>
        <w:lastRenderedPageBreak/>
        <w:t>Software Module Implementation</w:t>
      </w:r>
    </w:p>
    <w:p w:rsidR="002C03D8" w:rsidRDefault="002C03D8">
      <w:pPr>
        <w:pStyle w:val="Heading2"/>
      </w:pPr>
      <w:r>
        <w:t>Runtime Environment (RTE) Initial Values</w:t>
      </w:r>
    </w:p>
    <w:p w:rsidR="002C03D8" w:rsidRPr="002C03D8" w:rsidRDefault="002C03D8" w:rsidP="002C03D8">
      <w:r>
        <w:t>This section lists the initial values of data written by this module but controlled by the RTE. After RTE initialization, the data in this table will contain these values.</w:t>
      </w:r>
    </w:p>
    <w:tbl>
      <w:tblPr>
        <w:tblW w:w="89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55"/>
        <w:gridCol w:w="4455"/>
      </w:tblGrid>
      <w:tr w:rsidR="002C03D8" w:rsidRPr="006A25CC" w:rsidTr="00F957FA">
        <w:trPr>
          <w:trHeight w:val="341"/>
        </w:trPr>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Data</w:t>
            </w:r>
          </w:p>
        </w:tc>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Value</w:t>
            </w:r>
          </w:p>
        </w:tc>
      </w:tr>
      <w:tr w:rsidR="002C03D8" w:rsidRPr="004B5BE2" w:rsidTr="00F957FA">
        <w:trPr>
          <w:trHeight w:val="341"/>
        </w:trPr>
        <w:tc>
          <w:tcPr>
            <w:tcW w:w="4455" w:type="dxa"/>
            <w:vAlign w:val="center"/>
          </w:tcPr>
          <w:p w:rsidR="002C03D8" w:rsidRPr="004B5BE2" w:rsidRDefault="002C03D8" w:rsidP="00F957FA">
            <w:pPr>
              <w:spacing w:before="100" w:beforeAutospacing="1" w:after="100" w:afterAutospacing="1"/>
              <w:rPr>
                <w:rFonts w:ascii="Arial" w:hAnsi="Arial" w:cs="Arial"/>
                <w:sz w:val="16"/>
                <w:szCs w:val="16"/>
              </w:rPr>
            </w:pPr>
            <w:r>
              <w:rPr>
                <w:rFonts w:ascii="Arial" w:hAnsi="Arial" w:cs="Arial"/>
                <w:sz w:val="16"/>
                <w:szCs w:val="16"/>
              </w:rPr>
              <w:t>None</w:t>
            </w:r>
          </w:p>
        </w:tc>
        <w:tc>
          <w:tcPr>
            <w:tcW w:w="4455" w:type="dxa"/>
            <w:vAlign w:val="center"/>
          </w:tcPr>
          <w:p w:rsidR="002C03D8" w:rsidRPr="004B5BE2" w:rsidRDefault="002C03D8" w:rsidP="00F957FA">
            <w:pPr>
              <w:spacing w:before="100" w:beforeAutospacing="1" w:after="100" w:afterAutospacing="1"/>
              <w:rPr>
                <w:rFonts w:ascii="Arial" w:hAnsi="Arial" w:cs="Arial"/>
                <w:sz w:val="16"/>
                <w:szCs w:val="16"/>
              </w:rPr>
            </w:pPr>
          </w:p>
        </w:tc>
      </w:tr>
    </w:tbl>
    <w:p w:rsidR="002C03D8" w:rsidRPr="002C03D8" w:rsidRDefault="002C03D8" w:rsidP="002C03D8"/>
    <w:p w:rsidR="004A781C" w:rsidRDefault="004A781C">
      <w:pPr>
        <w:pStyle w:val="Heading2"/>
      </w:pPr>
      <w:r>
        <w:t>Initialization Functions</w:t>
      </w:r>
    </w:p>
    <w:p w:rsidR="004A781C" w:rsidRDefault="009B227B">
      <w:r>
        <w:t>None</w:t>
      </w:r>
    </w:p>
    <w:p w:rsidR="004A781C" w:rsidRDefault="004A781C">
      <w:pPr>
        <w:pStyle w:val="Heading2"/>
      </w:pPr>
      <w:r>
        <w:br w:type="page"/>
      </w:r>
      <w:r>
        <w:lastRenderedPageBreak/>
        <w:t>Periodic Functions</w:t>
      </w:r>
    </w:p>
    <w:p w:rsidR="004A781C" w:rsidRDefault="009B227B">
      <w:r>
        <w:t>None</w:t>
      </w:r>
    </w:p>
    <w:p w:rsidR="004A781C" w:rsidRDefault="004A781C"/>
    <w:p w:rsidR="004A781C" w:rsidRDefault="004A781C"/>
    <w:p w:rsidR="004A781C" w:rsidRDefault="004A781C">
      <w:pPr>
        <w:pStyle w:val="Heading2"/>
      </w:pPr>
      <w:r>
        <w:br w:type="page"/>
      </w:r>
      <w:r>
        <w:lastRenderedPageBreak/>
        <w:t>Fault Recovery Functions</w:t>
      </w:r>
    </w:p>
    <w:p w:rsidR="004A781C" w:rsidRDefault="009B227B">
      <w:r>
        <w:t>None</w:t>
      </w:r>
    </w:p>
    <w:p w:rsidR="004A781C" w:rsidRDefault="004A781C">
      <w:pPr>
        <w:pStyle w:val="Heading2"/>
      </w:pPr>
      <w:r>
        <w:br w:type="page"/>
      </w:r>
      <w:r>
        <w:lastRenderedPageBreak/>
        <w:t>Shutdown Functions</w:t>
      </w:r>
    </w:p>
    <w:p w:rsidR="004A781C" w:rsidRDefault="009B227B">
      <w:r>
        <w:t>None</w:t>
      </w:r>
    </w:p>
    <w:p w:rsidR="004A781C" w:rsidRDefault="004A781C">
      <w:pPr>
        <w:pStyle w:val="Heading2"/>
      </w:pPr>
      <w:r>
        <w:br w:type="page"/>
      </w:r>
      <w:r>
        <w:lastRenderedPageBreak/>
        <w:t>Interrupt Functions</w:t>
      </w:r>
    </w:p>
    <w:p w:rsidR="00814AA7" w:rsidRPr="006E379C" w:rsidRDefault="006E379C" w:rsidP="006E379C">
      <w:pPr>
        <w:pStyle w:val="Heading3"/>
        <w:numPr>
          <w:ilvl w:val="0"/>
          <w:numId w:val="0"/>
        </w:numPr>
        <w:ind w:left="720" w:hanging="720"/>
        <w:rPr>
          <w:rFonts w:ascii="Times New Roman" w:hAnsi="Times New Roman"/>
          <w:b w:val="0"/>
          <w:sz w:val="20"/>
        </w:rPr>
      </w:pPr>
      <w:r w:rsidRPr="006E379C">
        <w:rPr>
          <w:rFonts w:ascii="Times New Roman" w:hAnsi="Times New Roman"/>
          <w:b w:val="0"/>
          <w:sz w:val="20"/>
          <w:lang w:val="es-ES"/>
        </w:rPr>
        <w:t>None</w:t>
      </w:r>
    </w:p>
    <w:p w:rsidR="004A781C" w:rsidRDefault="004A781C">
      <w:pPr>
        <w:pStyle w:val="Heading2"/>
      </w:pPr>
      <w:r>
        <w:br w:type="page"/>
      </w:r>
      <w:r>
        <w:lastRenderedPageBreak/>
        <w:t>Serial Communication Functions</w:t>
      </w:r>
    </w:p>
    <w:p w:rsidR="004A781C" w:rsidRDefault="004904A3">
      <w:r>
        <w:t>None</w:t>
      </w:r>
    </w:p>
    <w:p w:rsidR="004A781C" w:rsidRDefault="004A781C" w:rsidP="007A69AC">
      <w:pPr>
        <w:pStyle w:val="Heading2"/>
      </w:pPr>
      <w:r>
        <w:br w:type="page"/>
      </w:r>
    </w:p>
    <w:p w:rsidR="004A781C" w:rsidRDefault="004A781C">
      <w:pPr>
        <w:pStyle w:val="Heading1"/>
      </w:pPr>
      <w:r>
        <w:lastRenderedPageBreak/>
        <w:t>Execution Requirements</w:t>
      </w:r>
    </w:p>
    <w:p w:rsidR="004A781C" w:rsidRDefault="004A781C">
      <w:pPr>
        <w:pStyle w:val="Heading2"/>
      </w:pPr>
      <w:r>
        <w:t>Execution Sequence of the Module</w:t>
      </w:r>
    </w:p>
    <w:p w:rsidR="004A781C" w:rsidRDefault="004A781C">
      <w:pPr>
        <w:pStyle w:val="Heading2"/>
      </w:pPr>
      <w:r>
        <w:t>Execution Rates for sub-modules called by the Scheduler</w:t>
      </w:r>
    </w:p>
    <w:p w:rsidR="004A781C" w:rsidRDefault="004A781C">
      <w:r>
        <w:t>This table serves as reference for the Scheduler design</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168"/>
        <w:gridCol w:w="2070"/>
        <w:gridCol w:w="3690"/>
      </w:tblGrid>
      <w:tr w:rsidR="007A69AC" w:rsidTr="00B54697">
        <w:tc>
          <w:tcPr>
            <w:tcW w:w="316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207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 xml:space="preserve">Calling Frequency </w:t>
            </w:r>
          </w:p>
        </w:tc>
        <w:tc>
          <w:tcPr>
            <w:tcW w:w="369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System State(s) in which the function is called</w:t>
            </w:r>
          </w:p>
        </w:tc>
      </w:tr>
      <w:tr w:rsidR="007A69AC" w:rsidRPr="00381542" w:rsidTr="00B54697">
        <w:tc>
          <w:tcPr>
            <w:tcW w:w="3168" w:type="dxa"/>
            <w:tcBorders>
              <w:top w:val="single" w:sz="6" w:space="0" w:color="auto"/>
              <w:left w:val="single" w:sz="6" w:space="0" w:color="auto"/>
              <w:bottom w:val="single" w:sz="6" w:space="0" w:color="auto"/>
              <w:right w:val="single" w:sz="6" w:space="0" w:color="auto"/>
            </w:tcBorders>
          </w:tcPr>
          <w:p w:rsidR="007A69AC" w:rsidRPr="00381542" w:rsidRDefault="004904A3" w:rsidP="00F957FA">
            <w:pPr>
              <w:spacing w:before="60"/>
              <w:rPr>
                <w:rFonts w:ascii="Arial" w:hAnsi="Arial" w:cs="Arial"/>
                <w:sz w:val="16"/>
                <w:szCs w:val="16"/>
              </w:rPr>
            </w:pPr>
            <w:r>
              <w:rPr>
                <w:rFonts w:ascii="Arial" w:hAnsi="Arial" w:cs="Arial"/>
                <w:sz w:val="16"/>
                <w:szCs w:val="16"/>
              </w:rPr>
              <w:t>None</w:t>
            </w:r>
          </w:p>
        </w:tc>
        <w:tc>
          <w:tcPr>
            <w:tcW w:w="2070" w:type="dxa"/>
            <w:tcBorders>
              <w:top w:val="single" w:sz="6" w:space="0" w:color="auto"/>
              <w:left w:val="single" w:sz="6" w:space="0" w:color="auto"/>
              <w:bottom w:val="single" w:sz="6" w:space="0" w:color="auto"/>
              <w:right w:val="single" w:sz="6" w:space="0" w:color="auto"/>
            </w:tcBorders>
          </w:tcPr>
          <w:p w:rsidR="007A69AC" w:rsidRPr="00381542" w:rsidRDefault="007A69AC" w:rsidP="00F957FA">
            <w:pPr>
              <w:spacing w:before="60"/>
              <w:rPr>
                <w:rFonts w:ascii="Arial" w:hAnsi="Arial" w:cs="Arial"/>
                <w:sz w:val="16"/>
                <w:szCs w:val="16"/>
              </w:rPr>
            </w:pPr>
          </w:p>
        </w:tc>
        <w:tc>
          <w:tcPr>
            <w:tcW w:w="3690" w:type="dxa"/>
            <w:tcBorders>
              <w:top w:val="single" w:sz="6" w:space="0" w:color="auto"/>
              <w:left w:val="single" w:sz="6" w:space="0" w:color="auto"/>
              <w:bottom w:val="single" w:sz="6" w:space="0" w:color="auto"/>
              <w:right w:val="single" w:sz="6" w:space="0" w:color="auto"/>
            </w:tcBorders>
          </w:tcPr>
          <w:p w:rsidR="007A69AC" w:rsidRPr="00381542" w:rsidRDefault="007A69AC" w:rsidP="00F957FA">
            <w:pPr>
              <w:spacing w:before="60"/>
              <w:rPr>
                <w:rFonts w:ascii="Arial" w:hAnsi="Arial" w:cs="Arial"/>
                <w:sz w:val="16"/>
                <w:szCs w:val="16"/>
              </w:rPr>
            </w:pPr>
          </w:p>
        </w:tc>
      </w:tr>
    </w:tbl>
    <w:p w:rsidR="007A69AC" w:rsidRDefault="007A69AC"/>
    <w:p w:rsidR="004A781C" w:rsidRDefault="004A781C">
      <w:pPr>
        <w:pStyle w:val="Heading2"/>
      </w:pPr>
      <w:r>
        <w:t xml:space="preserve">Execution Requirements for Serial Communication Functions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618"/>
        <w:gridCol w:w="5310"/>
      </w:tblGrid>
      <w:tr w:rsidR="007A69AC" w:rsidTr="00F957FA">
        <w:tc>
          <w:tcPr>
            <w:tcW w:w="361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531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Sub-Module called by (Serial Comm Function Name)</w:t>
            </w:r>
          </w:p>
        </w:tc>
      </w:tr>
      <w:tr w:rsidR="007A69AC" w:rsidTr="00F957FA">
        <w:tc>
          <w:tcPr>
            <w:tcW w:w="3618" w:type="dxa"/>
            <w:tcBorders>
              <w:top w:val="single" w:sz="6" w:space="0" w:color="auto"/>
              <w:left w:val="single" w:sz="6" w:space="0" w:color="auto"/>
              <w:bottom w:val="single" w:sz="6" w:space="0" w:color="auto"/>
              <w:right w:val="single" w:sz="6" w:space="0" w:color="auto"/>
            </w:tcBorders>
          </w:tcPr>
          <w:p w:rsidR="007A69AC" w:rsidRDefault="004904A3" w:rsidP="00F957FA">
            <w:pPr>
              <w:spacing w:before="60"/>
              <w:rPr>
                <w:rFonts w:ascii="Arial" w:hAnsi="Arial" w:cs="Arial"/>
                <w:sz w:val="16"/>
              </w:rPr>
            </w:pPr>
            <w:r>
              <w:rPr>
                <w:rFonts w:ascii="Arial" w:hAnsi="Arial" w:cs="Arial"/>
                <w:sz w:val="16"/>
                <w:szCs w:val="16"/>
              </w:rPr>
              <w:t>None</w:t>
            </w:r>
          </w:p>
        </w:tc>
        <w:tc>
          <w:tcPr>
            <w:tcW w:w="5310" w:type="dxa"/>
            <w:tcBorders>
              <w:top w:val="single" w:sz="6" w:space="0" w:color="auto"/>
              <w:left w:val="single" w:sz="6" w:space="0" w:color="auto"/>
              <w:bottom w:val="single" w:sz="6" w:space="0" w:color="auto"/>
              <w:right w:val="single" w:sz="6" w:space="0" w:color="auto"/>
            </w:tcBorders>
          </w:tcPr>
          <w:p w:rsidR="007A69AC" w:rsidRDefault="007A69AC" w:rsidP="00F957FA">
            <w:pPr>
              <w:spacing w:before="60"/>
              <w:rPr>
                <w:rFonts w:ascii="Arial" w:hAnsi="Arial" w:cs="Arial"/>
                <w:sz w:val="16"/>
              </w:rPr>
            </w:pPr>
          </w:p>
        </w:tc>
      </w:tr>
    </w:tbl>
    <w:p w:rsidR="004A781C" w:rsidRDefault="004A781C">
      <w:pPr>
        <w:pStyle w:val="Heading1"/>
        <w:numPr>
          <w:ilvl w:val="0"/>
          <w:numId w:val="0"/>
        </w:numPr>
      </w:pPr>
    </w:p>
    <w:p w:rsidR="004A781C" w:rsidRDefault="004A781C">
      <w:pPr>
        <w:pStyle w:val="Heading1"/>
      </w:pPr>
      <w:r>
        <w:br w:type="page"/>
      </w:r>
      <w:r>
        <w:lastRenderedPageBreak/>
        <w:t>Memory Map Definition Requirements</w:t>
      </w:r>
    </w:p>
    <w:p w:rsidR="004A781C" w:rsidRDefault="004A781C">
      <w:pPr>
        <w:pStyle w:val="Heading2"/>
      </w:pPr>
      <w:r>
        <w:t>Sub Modules (Functions)</w:t>
      </w:r>
    </w:p>
    <w:p w:rsidR="004A781C" w:rsidRDefault="004A781C">
      <w:r>
        <w:t>This table identifies the software segments for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4A781C" w:rsidTr="00BF364D">
        <w:tc>
          <w:tcPr>
            <w:tcW w:w="4464" w:type="dxa"/>
            <w:tcBorders>
              <w:top w:val="single" w:sz="6" w:space="0" w:color="auto"/>
              <w:left w:val="single" w:sz="6" w:space="0" w:color="auto"/>
              <w:bottom w:val="single" w:sz="6" w:space="0" w:color="auto"/>
              <w:right w:val="single" w:sz="6" w:space="0" w:color="auto"/>
            </w:tcBorders>
          </w:tcPr>
          <w:p w:rsidR="004A781C" w:rsidRDefault="00AF1563">
            <w:pPr>
              <w:spacing w:before="60"/>
              <w:rPr>
                <w:rFonts w:ascii="Arial" w:hAnsi="Arial" w:cs="Arial"/>
                <w:sz w:val="16"/>
              </w:rPr>
            </w:pPr>
            <w:r>
              <w:rPr>
                <w:rFonts w:ascii="Arial" w:hAnsi="Arial" w:cs="Arial"/>
                <w:sz w:val="16"/>
              </w:rPr>
              <w:t>DigColPs</w:t>
            </w:r>
            <w:r w:rsidR="004904A3" w:rsidRPr="004904A3">
              <w:rPr>
                <w:rFonts w:ascii="Arial" w:hAnsi="Arial" w:cs="Arial"/>
                <w:sz w:val="16"/>
              </w:rPr>
              <w:t>Int_Init</w:t>
            </w:r>
          </w:p>
        </w:tc>
        <w:tc>
          <w:tcPr>
            <w:tcW w:w="4464" w:type="dxa"/>
            <w:tcBorders>
              <w:top w:val="single" w:sz="6" w:space="0" w:color="auto"/>
              <w:left w:val="single" w:sz="6" w:space="0" w:color="auto"/>
              <w:bottom w:val="single" w:sz="6" w:space="0" w:color="auto"/>
              <w:right w:val="single" w:sz="6" w:space="0" w:color="auto"/>
            </w:tcBorders>
          </w:tcPr>
          <w:p w:rsidR="004A781C" w:rsidRDefault="004904A3">
            <w:pPr>
              <w:spacing w:before="60"/>
              <w:rPr>
                <w:rFonts w:ascii="Arial" w:hAnsi="Arial" w:cs="Arial"/>
                <w:sz w:val="16"/>
              </w:rPr>
            </w:pPr>
            <w:r>
              <w:rPr>
                <w:rFonts w:ascii="Arial" w:hAnsi="Arial" w:cs="Arial"/>
                <w:sz w:val="16"/>
              </w:rPr>
              <w:t>N/A</w:t>
            </w:r>
          </w:p>
        </w:tc>
      </w:tr>
      <w:tr w:rsidR="004904A3" w:rsidTr="00BF364D">
        <w:tc>
          <w:tcPr>
            <w:tcW w:w="4464" w:type="dxa"/>
            <w:tcBorders>
              <w:top w:val="single" w:sz="6" w:space="0" w:color="auto"/>
              <w:left w:val="single" w:sz="6" w:space="0" w:color="auto"/>
              <w:bottom w:val="single" w:sz="6" w:space="0" w:color="auto"/>
              <w:right w:val="single" w:sz="6" w:space="0" w:color="auto"/>
            </w:tcBorders>
          </w:tcPr>
          <w:p w:rsidR="004904A3" w:rsidRDefault="00AF1563">
            <w:pPr>
              <w:spacing w:before="60"/>
              <w:rPr>
                <w:rFonts w:ascii="Arial" w:hAnsi="Arial" w:cs="Arial"/>
                <w:sz w:val="16"/>
              </w:rPr>
            </w:pPr>
            <w:r>
              <w:rPr>
                <w:rFonts w:ascii="Arial" w:hAnsi="Arial" w:cs="Arial"/>
                <w:sz w:val="16"/>
              </w:rPr>
              <w:t>DigColPs</w:t>
            </w:r>
            <w:r w:rsidR="004904A3" w:rsidRPr="004904A3">
              <w:rPr>
                <w:rFonts w:ascii="Arial" w:hAnsi="Arial" w:cs="Arial"/>
                <w:sz w:val="16"/>
              </w:rPr>
              <w:t>Int_GetData</w:t>
            </w:r>
          </w:p>
        </w:tc>
        <w:tc>
          <w:tcPr>
            <w:tcW w:w="4464" w:type="dxa"/>
            <w:tcBorders>
              <w:top w:val="single" w:sz="6" w:space="0" w:color="auto"/>
              <w:left w:val="single" w:sz="6" w:space="0" w:color="auto"/>
              <w:bottom w:val="single" w:sz="6" w:space="0" w:color="auto"/>
              <w:right w:val="single" w:sz="6" w:space="0" w:color="auto"/>
            </w:tcBorders>
          </w:tcPr>
          <w:p w:rsidR="004904A3" w:rsidRDefault="004904A3">
            <w:pPr>
              <w:spacing w:before="60"/>
              <w:rPr>
                <w:rFonts w:ascii="Arial" w:hAnsi="Arial" w:cs="Arial"/>
                <w:sz w:val="16"/>
              </w:rPr>
            </w:pPr>
            <w:r>
              <w:rPr>
                <w:rFonts w:ascii="Arial" w:hAnsi="Arial" w:cs="Arial"/>
                <w:sz w:val="16"/>
              </w:rPr>
              <w:t>N/A</w:t>
            </w:r>
          </w:p>
        </w:tc>
      </w:tr>
      <w:tr w:rsidR="004904A3" w:rsidTr="00BF364D">
        <w:tc>
          <w:tcPr>
            <w:tcW w:w="4464" w:type="dxa"/>
            <w:tcBorders>
              <w:top w:val="single" w:sz="6" w:space="0" w:color="auto"/>
              <w:left w:val="single" w:sz="6" w:space="0" w:color="auto"/>
              <w:bottom w:val="single" w:sz="6" w:space="0" w:color="auto"/>
              <w:right w:val="single" w:sz="6" w:space="0" w:color="auto"/>
            </w:tcBorders>
          </w:tcPr>
          <w:p w:rsidR="004904A3" w:rsidRDefault="00AF1563">
            <w:pPr>
              <w:spacing w:before="60"/>
              <w:rPr>
                <w:rFonts w:ascii="Arial" w:hAnsi="Arial" w:cs="Arial"/>
                <w:sz w:val="16"/>
              </w:rPr>
            </w:pPr>
            <w:r>
              <w:rPr>
                <w:rFonts w:ascii="Arial" w:hAnsi="Arial" w:cs="Arial"/>
                <w:sz w:val="16"/>
              </w:rPr>
              <w:t>DigColPs</w:t>
            </w:r>
            <w:r w:rsidR="004904A3" w:rsidRPr="004904A3">
              <w:rPr>
                <w:rFonts w:ascii="Arial" w:hAnsi="Arial" w:cs="Arial"/>
                <w:sz w:val="16"/>
              </w:rPr>
              <w:t>Int_StartRequest</w:t>
            </w:r>
          </w:p>
        </w:tc>
        <w:tc>
          <w:tcPr>
            <w:tcW w:w="4464" w:type="dxa"/>
            <w:tcBorders>
              <w:top w:val="single" w:sz="6" w:space="0" w:color="auto"/>
              <w:left w:val="single" w:sz="6" w:space="0" w:color="auto"/>
              <w:bottom w:val="single" w:sz="6" w:space="0" w:color="auto"/>
              <w:right w:val="single" w:sz="6" w:space="0" w:color="auto"/>
            </w:tcBorders>
          </w:tcPr>
          <w:p w:rsidR="004904A3" w:rsidRDefault="004904A3">
            <w:pPr>
              <w:spacing w:before="60"/>
              <w:rPr>
                <w:rFonts w:ascii="Arial" w:hAnsi="Arial" w:cs="Arial"/>
                <w:sz w:val="16"/>
              </w:rPr>
            </w:pPr>
            <w:r>
              <w:rPr>
                <w:rFonts w:ascii="Arial" w:hAnsi="Arial" w:cs="Arial"/>
                <w:sz w:val="16"/>
              </w:rPr>
              <w:t>N/A</w:t>
            </w:r>
          </w:p>
        </w:tc>
      </w:tr>
      <w:tr w:rsidR="004904A3" w:rsidTr="00BF364D">
        <w:tc>
          <w:tcPr>
            <w:tcW w:w="4464" w:type="dxa"/>
            <w:tcBorders>
              <w:top w:val="single" w:sz="6" w:space="0" w:color="auto"/>
              <w:left w:val="single" w:sz="6" w:space="0" w:color="auto"/>
              <w:bottom w:val="single" w:sz="6" w:space="0" w:color="auto"/>
              <w:right w:val="single" w:sz="6" w:space="0" w:color="auto"/>
            </w:tcBorders>
          </w:tcPr>
          <w:p w:rsidR="004904A3" w:rsidRDefault="00AF1563">
            <w:pPr>
              <w:spacing w:before="60"/>
              <w:rPr>
                <w:rFonts w:ascii="Arial" w:hAnsi="Arial" w:cs="Arial"/>
                <w:sz w:val="16"/>
              </w:rPr>
            </w:pPr>
            <w:r>
              <w:rPr>
                <w:rFonts w:ascii="Arial" w:hAnsi="Arial" w:cs="Arial"/>
                <w:sz w:val="16"/>
              </w:rPr>
              <w:t>DigColPs</w:t>
            </w:r>
            <w:r w:rsidR="004904A3" w:rsidRPr="004904A3">
              <w:rPr>
                <w:rFonts w:ascii="Arial" w:hAnsi="Arial" w:cs="Arial"/>
                <w:sz w:val="16"/>
              </w:rPr>
              <w:t>Int_InterruptNotification</w:t>
            </w:r>
          </w:p>
        </w:tc>
        <w:tc>
          <w:tcPr>
            <w:tcW w:w="4464" w:type="dxa"/>
            <w:tcBorders>
              <w:top w:val="single" w:sz="6" w:space="0" w:color="auto"/>
              <w:left w:val="single" w:sz="6" w:space="0" w:color="auto"/>
              <w:bottom w:val="single" w:sz="6" w:space="0" w:color="auto"/>
              <w:right w:val="single" w:sz="6" w:space="0" w:color="auto"/>
            </w:tcBorders>
          </w:tcPr>
          <w:p w:rsidR="004904A3" w:rsidRDefault="004904A3">
            <w:pPr>
              <w:spacing w:before="60"/>
              <w:rPr>
                <w:rFonts w:ascii="Arial" w:hAnsi="Arial" w:cs="Arial"/>
                <w:sz w:val="16"/>
              </w:rPr>
            </w:pPr>
            <w:r>
              <w:rPr>
                <w:rFonts w:ascii="Arial" w:hAnsi="Arial" w:cs="Arial"/>
                <w:sz w:val="16"/>
              </w:rPr>
              <w:t>N/A</w:t>
            </w:r>
          </w:p>
        </w:tc>
      </w:tr>
      <w:tr w:rsidR="00E30F93" w:rsidTr="00BF364D">
        <w:tc>
          <w:tcPr>
            <w:tcW w:w="4464" w:type="dxa"/>
            <w:tcBorders>
              <w:top w:val="single" w:sz="6" w:space="0" w:color="auto"/>
              <w:left w:val="single" w:sz="6" w:space="0" w:color="auto"/>
              <w:bottom w:val="single" w:sz="6" w:space="0" w:color="auto"/>
              <w:right w:val="single" w:sz="6" w:space="0" w:color="auto"/>
            </w:tcBorders>
          </w:tcPr>
          <w:p w:rsidR="00E30F93" w:rsidRPr="0094350C" w:rsidRDefault="00E30F93">
            <w:pPr>
              <w:spacing w:before="60"/>
              <w:rPr>
                <w:rFonts w:ascii="Arial" w:hAnsi="Arial" w:cs="Arial"/>
                <w:sz w:val="16"/>
              </w:rPr>
            </w:pPr>
            <w:r w:rsidRPr="0094350C">
              <w:rPr>
                <w:rFonts w:ascii="Arial" w:hAnsi="Arial" w:cs="Arial"/>
                <w:sz w:val="16"/>
              </w:rPr>
              <w:t>DigColPsInt_GetCustData</w:t>
            </w:r>
          </w:p>
        </w:tc>
        <w:tc>
          <w:tcPr>
            <w:tcW w:w="4464" w:type="dxa"/>
            <w:tcBorders>
              <w:top w:val="single" w:sz="6" w:space="0" w:color="auto"/>
              <w:left w:val="single" w:sz="6" w:space="0" w:color="auto"/>
              <w:bottom w:val="single" w:sz="6" w:space="0" w:color="auto"/>
              <w:right w:val="single" w:sz="6" w:space="0" w:color="auto"/>
            </w:tcBorders>
          </w:tcPr>
          <w:p w:rsidR="00E30F93" w:rsidRPr="0094350C" w:rsidRDefault="00926D06">
            <w:pPr>
              <w:spacing w:before="60"/>
              <w:rPr>
                <w:rFonts w:ascii="Arial" w:hAnsi="Arial" w:cs="Arial"/>
                <w:sz w:val="16"/>
              </w:rPr>
            </w:pPr>
            <w:r w:rsidRPr="0094350C">
              <w:rPr>
                <w:rFonts w:ascii="Arial" w:hAnsi="Arial" w:cs="Arial"/>
                <w:sz w:val="16"/>
              </w:rPr>
              <w:t>N/A</w:t>
            </w:r>
          </w:p>
        </w:tc>
      </w:tr>
    </w:tbl>
    <w:p w:rsidR="00BF364D" w:rsidRDefault="00BF364D">
      <w:pPr>
        <w:pStyle w:val="Heading2"/>
        <w:numPr>
          <w:ilvl w:val="0"/>
          <w:numId w:val="0"/>
        </w:numPr>
      </w:pPr>
    </w:p>
    <w:p w:rsidR="004A781C" w:rsidRDefault="004A781C">
      <w:pPr>
        <w:pStyle w:val="Heading2"/>
      </w:pPr>
      <w:r>
        <w:t>Local Functions</w:t>
      </w:r>
    </w:p>
    <w:p w:rsidR="004A781C" w:rsidRDefault="004A781C">
      <w:r>
        <w:t>This table identifies the software segments for local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4A781C" w:rsidTr="00BF364D">
        <w:tc>
          <w:tcPr>
            <w:tcW w:w="4464" w:type="dxa"/>
            <w:tcBorders>
              <w:top w:val="single" w:sz="6" w:space="0" w:color="auto"/>
              <w:left w:val="single" w:sz="6" w:space="0" w:color="auto"/>
              <w:bottom w:val="single" w:sz="6" w:space="0" w:color="auto"/>
              <w:right w:val="single" w:sz="6" w:space="0" w:color="auto"/>
            </w:tcBorders>
          </w:tcPr>
          <w:p w:rsidR="004A781C" w:rsidRDefault="004904A3">
            <w:pPr>
              <w:spacing w:before="60"/>
              <w:rPr>
                <w:rFonts w:ascii="Arial" w:hAnsi="Arial" w:cs="Arial"/>
                <w:sz w:val="16"/>
              </w:rPr>
            </w:pPr>
            <w:r>
              <w:rPr>
                <w:rFonts w:ascii="Arial" w:hAnsi="Arial" w:cs="Arial"/>
                <w:sz w:val="16"/>
              </w:rPr>
              <w:t>None</w:t>
            </w:r>
          </w:p>
        </w:tc>
        <w:tc>
          <w:tcPr>
            <w:tcW w:w="4464" w:type="dxa"/>
            <w:tcBorders>
              <w:top w:val="single" w:sz="6" w:space="0" w:color="auto"/>
              <w:left w:val="single" w:sz="6" w:space="0" w:color="auto"/>
              <w:bottom w:val="single" w:sz="6" w:space="0" w:color="auto"/>
              <w:right w:val="single" w:sz="6" w:space="0" w:color="auto"/>
            </w:tcBorders>
          </w:tcPr>
          <w:p w:rsidR="004A781C" w:rsidRDefault="004A781C">
            <w:pPr>
              <w:spacing w:before="60"/>
              <w:rPr>
                <w:rFonts w:ascii="Arial" w:hAnsi="Arial" w:cs="Arial"/>
                <w:sz w:val="16"/>
              </w:rPr>
            </w:pPr>
          </w:p>
        </w:tc>
      </w:tr>
    </w:tbl>
    <w:p w:rsidR="004A781C" w:rsidRDefault="004A781C">
      <w:pPr>
        <w:pStyle w:val="Heading1"/>
        <w:numPr>
          <w:ilvl w:val="0"/>
          <w:numId w:val="0"/>
        </w:numPr>
      </w:pPr>
    </w:p>
    <w:p w:rsidR="004A781C" w:rsidRDefault="004A781C">
      <w:pPr>
        <w:pStyle w:val="Heading1"/>
      </w:pPr>
      <w:r>
        <w:br w:type="page"/>
      </w:r>
      <w:r>
        <w:lastRenderedPageBreak/>
        <w:t>Known Issues / Limitations With Design</w:t>
      </w:r>
    </w:p>
    <w:p w:rsidR="004904A3" w:rsidRDefault="004904A3" w:rsidP="004904A3">
      <w:pPr>
        <w:numPr>
          <w:ilvl w:val="0"/>
          <w:numId w:val="6"/>
        </w:numPr>
      </w:pPr>
      <w:r>
        <w:t>INLINE functions in GlobalMacro.h are not unit tested</w:t>
      </w:r>
    </w:p>
    <w:p w:rsidR="00EC6C2A" w:rsidRPr="00EC6C2A" w:rsidRDefault="00EC6C2A" w:rsidP="00DD32F3">
      <w:pPr>
        <w:ind w:left="720"/>
        <w:rPr>
          <w:color w:val="FF0000"/>
        </w:rPr>
      </w:pPr>
      <w:r w:rsidRPr="00EC6C2A">
        <w:rPr>
          <w:color w:val="FF0000"/>
        </w:rPr>
        <w:t xml:space="preserve"> </w:t>
      </w:r>
    </w:p>
    <w:p w:rsidR="004A781C" w:rsidRDefault="004A781C">
      <w:pPr>
        <w:pStyle w:val="Heading1"/>
      </w:pPr>
      <w:r>
        <w:br w:type="page"/>
      </w:r>
      <w:r>
        <w:lastRenderedPageBreak/>
        <w:t>Revision Control Log</w:t>
      </w:r>
    </w:p>
    <w:tbl>
      <w:tblPr>
        <w:tblW w:w="96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6"/>
        <w:gridCol w:w="662"/>
        <w:gridCol w:w="6210"/>
        <w:gridCol w:w="1080"/>
        <w:gridCol w:w="1105"/>
      </w:tblGrid>
      <w:tr w:rsidR="004A781C">
        <w:tc>
          <w:tcPr>
            <w:tcW w:w="616" w:type="dxa"/>
          </w:tcPr>
          <w:p w:rsidR="004A781C" w:rsidRDefault="004A781C">
            <w:pPr>
              <w:spacing w:before="60"/>
              <w:rPr>
                <w:rFonts w:ascii="Arial" w:hAnsi="Arial" w:cs="Arial"/>
                <w:b/>
                <w:bCs/>
                <w:sz w:val="16"/>
              </w:rPr>
            </w:pPr>
            <w:r>
              <w:rPr>
                <w:rFonts w:ascii="Arial" w:hAnsi="Arial" w:cs="Arial"/>
                <w:b/>
                <w:bCs/>
                <w:sz w:val="16"/>
              </w:rPr>
              <w:t>Item #</w:t>
            </w:r>
          </w:p>
        </w:tc>
        <w:tc>
          <w:tcPr>
            <w:tcW w:w="662" w:type="dxa"/>
          </w:tcPr>
          <w:p w:rsidR="004A781C" w:rsidRDefault="004A781C">
            <w:pPr>
              <w:spacing w:before="60"/>
              <w:rPr>
                <w:rFonts w:ascii="Arial" w:hAnsi="Arial" w:cs="Arial"/>
                <w:b/>
                <w:bCs/>
                <w:sz w:val="16"/>
              </w:rPr>
            </w:pPr>
            <w:r>
              <w:rPr>
                <w:rFonts w:ascii="Arial" w:hAnsi="Arial" w:cs="Arial"/>
                <w:b/>
                <w:bCs/>
                <w:sz w:val="16"/>
              </w:rPr>
              <w:t>Rev #</w:t>
            </w:r>
          </w:p>
        </w:tc>
        <w:tc>
          <w:tcPr>
            <w:tcW w:w="6210" w:type="dxa"/>
          </w:tcPr>
          <w:p w:rsidR="004A781C" w:rsidRDefault="004A781C">
            <w:pPr>
              <w:spacing w:before="60"/>
              <w:rPr>
                <w:rFonts w:ascii="Arial" w:hAnsi="Arial" w:cs="Arial"/>
                <w:b/>
                <w:bCs/>
                <w:sz w:val="16"/>
              </w:rPr>
            </w:pPr>
            <w:r>
              <w:rPr>
                <w:rFonts w:ascii="Arial" w:hAnsi="Arial" w:cs="Arial"/>
                <w:b/>
                <w:bCs/>
                <w:sz w:val="16"/>
              </w:rPr>
              <w:t>Change Description</w:t>
            </w:r>
          </w:p>
        </w:tc>
        <w:tc>
          <w:tcPr>
            <w:tcW w:w="1080" w:type="dxa"/>
          </w:tcPr>
          <w:p w:rsidR="004A781C" w:rsidRDefault="004A781C">
            <w:pPr>
              <w:spacing w:before="60"/>
              <w:rPr>
                <w:rFonts w:ascii="Arial" w:hAnsi="Arial" w:cs="Arial"/>
                <w:b/>
                <w:bCs/>
                <w:sz w:val="16"/>
              </w:rPr>
            </w:pPr>
            <w:r>
              <w:rPr>
                <w:rFonts w:ascii="Arial" w:hAnsi="Arial" w:cs="Arial"/>
                <w:b/>
                <w:bCs/>
                <w:sz w:val="16"/>
              </w:rPr>
              <w:t xml:space="preserve">Date </w:t>
            </w:r>
          </w:p>
        </w:tc>
        <w:tc>
          <w:tcPr>
            <w:tcW w:w="1105" w:type="dxa"/>
          </w:tcPr>
          <w:p w:rsidR="004A781C" w:rsidRDefault="004A781C">
            <w:pPr>
              <w:spacing w:before="60"/>
              <w:rPr>
                <w:rFonts w:ascii="Arial" w:hAnsi="Arial" w:cs="Arial"/>
                <w:b/>
                <w:bCs/>
                <w:sz w:val="16"/>
              </w:rPr>
            </w:pPr>
            <w:r>
              <w:rPr>
                <w:rFonts w:ascii="Arial" w:hAnsi="Arial" w:cs="Arial"/>
                <w:b/>
                <w:bCs/>
                <w:sz w:val="16"/>
              </w:rPr>
              <w:t>Author Initials</w:t>
            </w:r>
          </w:p>
        </w:tc>
      </w:tr>
      <w:tr w:rsidR="004A781C">
        <w:tc>
          <w:tcPr>
            <w:tcW w:w="616" w:type="dxa"/>
          </w:tcPr>
          <w:p w:rsidR="004A781C" w:rsidRDefault="004A781C">
            <w:pPr>
              <w:spacing w:before="60"/>
              <w:rPr>
                <w:rFonts w:ascii="Arial" w:hAnsi="Arial" w:cs="Arial"/>
                <w:sz w:val="16"/>
              </w:rPr>
            </w:pPr>
            <w:r>
              <w:rPr>
                <w:rFonts w:ascii="Arial" w:hAnsi="Arial" w:cs="Arial"/>
                <w:sz w:val="16"/>
              </w:rPr>
              <w:t>1</w:t>
            </w:r>
          </w:p>
        </w:tc>
        <w:tc>
          <w:tcPr>
            <w:tcW w:w="662" w:type="dxa"/>
          </w:tcPr>
          <w:p w:rsidR="004A781C" w:rsidRDefault="004904A3">
            <w:pPr>
              <w:spacing w:before="60"/>
              <w:rPr>
                <w:rFonts w:ascii="Arial" w:hAnsi="Arial" w:cs="Arial"/>
                <w:sz w:val="16"/>
              </w:rPr>
            </w:pPr>
            <w:r>
              <w:rPr>
                <w:rFonts w:ascii="Arial" w:hAnsi="Arial" w:cs="Arial"/>
                <w:sz w:val="16"/>
              </w:rPr>
              <w:t>1</w:t>
            </w:r>
          </w:p>
        </w:tc>
        <w:tc>
          <w:tcPr>
            <w:tcW w:w="6210" w:type="dxa"/>
          </w:tcPr>
          <w:p w:rsidR="004A781C" w:rsidRDefault="004904A3">
            <w:pPr>
              <w:spacing w:before="60"/>
              <w:rPr>
                <w:rFonts w:ascii="Arial" w:hAnsi="Arial" w:cs="Arial"/>
                <w:sz w:val="16"/>
              </w:rPr>
            </w:pPr>
            <w:r>
              <w:rPr>
                <w:rFonts w:ascii="Arial" w:hAnsi="Arial" w:cs="Arial"/>
                <w:sz w:val="16"/>
              </w:rPr>
              <w:t>Initial component creation</w:t>
            </w:r>
          </w:p>
        </w:tc>
        <w:tc>
          <w:tcPr>
            <w:tcW w:w="1080" w:type="dxa"/>
          </w:tcPr>
          <w:p w:rsidR="004A781C" w:rsidRDefault="004904A3">
            <w:pPr>
              <w:spacing w:before="60"/>
              <w:rPr>
                <w:rFonts w:ascii="Arial" w:hAnsi="Arial" w:cs="Arial"/>
                <w:sz w:val="16"/>
              </w:rPr>
            </w:pPr>
            <w:r>
              <w:rPr>
                <w:rFonts w:ascii="Arial" w:hAnsi="Arial" w:cs="Arial"/>
                <w:sz w:val="16"/>
              </w:rPr>
              <w:t>21-Aug-13</w:t>
            </w:r>
          </w:p>
        </w:tc>
        <w:tc>
          <w:tcPr>
            <w:tcW w:w="1105" w:type="dxa"/>
          </w:tcPr>
          <w:p w:rsidR="004A781C" w:rsidRDefault="004904A3">
            <w:pPr>
              <w:spacing w:before="60"/>
              <w:rPr>
                <w:rFonts w:ascii="Arial" w:hAnsi="Arial" w:cs="Arial"/>
                <w:sz w:val="16"/>
              </w:rPr>
            </w:pPr>
            <w:r>
              <w:rPr>
                <w:rFonts w:ascii="Arial" w:hAnsi="Arial" w:cs="Arial"/>
                <w:sz w:val="16"/>
              </w:rPr>
              <w:t>Jared</w:t>
            </w:r>
          </w:p>
        </w:tc>
      </w:tr>
      <w:tr w:rsidR="00250429" w:rsidRPr="00250429">
        <w:tc>
          <w:tcPr>
            <w:tcW w:w="616" w:type="dxa"/>
          </w:tcPr>
          <w:p w:rsidR="00250429" w:rsidRPr="0016033E" w:rsidRDefault="00250429">
            <w:pPr>
              <w:spacing w:before="60"/>
              <w:rPr>
                <w:rFonts w:ascii="Arial" w:hAnsi="Arial" w:cs="Arial"/>
                <w:sz w:val="16"/>
              </w:rPr>
            </w:pPr>
            <w:r w:rsidRPr="0016033E">
              <w:rPr>
                <w:rFonts w:ascii="Arial" w:hAnsi="Arial" w:cs="Arial"/>
                <w:sz w:val="16"/>
              </w:rPr>
              <w:t>2</w:t>
            </w:r>
          </w:p>
        </w:tc>
        <w:tc>
          <w:tcPr>
            <w:tcW w:w="662" w:type="dxa"/>
          </w:tcPr>
          <w:p w:rsidR="00250429" w:rsidRPr="0016033E" w:rsidRDefault="00250429">
            <w:pPr>
              <w:spacing w:before="60"/>
              <w:rPr>
                <w:rFonts w:ascii="Arial" w:hAnsi="Arial" w:cs="Arial"/>
                <w:sz w:val="16"/>
              </w:rPr>
            </w:pPr>
            <w:r w:rsidRPr="0016033E">
              <w:rPr>
                <w:rFonts w:ascii="Arial" w:hAnsi="Arial" w:cs="Arial"/>
                <w:sz w:val="16"/>
              </w:rPr>
              <w:t>2</w:t>
            </w:r>
          </w:p>
        </w:tc>
        <w:tc>
          <w:tcPr>
            <w:tcW w:w="6210" w:type="dxa"/>
          </w:tcPr>
          <w:p w:rsidR="00F668C3" w:rsidRPr="0016033E" w:rsidRDefault="00F668C3" w:rsidP="00DF3787">
            <w:pPr>
              <w:spacing w:before="60"/>
              <w:rPr>
                <w:rFonts w:ascii="Arial" w:hAnsi="Arial" w:cs="Arial"/>
                <w:sz w:val="16"/>
              </w:rPr>
            </w:pPr>
            <w:r w:rsidRPr="0016033E">
              <w:rPr>
                <w:rFonts w:ascii="Arial" w:hAnsi="Arial" w:cs="Arial"/>
                <w:sz w:val="16"/>
              </w:rPr>
              <w:t>Implemented the FDD rev.003:</w:t>
            </w:r>
          </w:p>
          <w:p w:rsidR="00250429" w:rsidRPr="0016033E" w:rsidRDefault="00DF3787" w:rsidP="00DF3787">
            <w:pPr>
              <w:spacing w:before="60"/>
              <w:rPr>
                <w:rFonts w:ascii="Arial" w:hAnsi="Arial" w:cs="Arial"/>
                <w:sz w:val="16"/>
              </w:rPr>
            </w:pPr>
            <w:r w:rsidRPr="0016033E">
              <w:rPr>
                <w:rFonts w:ascii="Arial" w:hAnsi="Arial" w:cs="Arial"/>
                <w:sz w:val="16"/>
              </w:rPr>
              <w:t>Changed inside the functions DigColPsInt_Init(),  DigColPsInt_GetData(),  DigColPsInt_StartRequest()  and  DigColPsInt_InterruptNotification()</w:t>
            </w:r>
            <w:r w:rsidR="00AA1C2D" w:rsidRPr="0016033E">
              <w:rPr>
                <w:rFonts w:ascii="Arial" w:hAnsi="Arial" w:cs="Arial"/>
                <w:sz w:val="16"/>
              </w:rPr>
              <w:t>.</w:t>
            </w:r>
          </w:p>
          <w:p w:rsidR="00AA1C2D" w:rsidRPr="0016033E" w:rsidRDefault="00AA1C2D" w:rsidP="00DF3787">
            <w:pPr>
              <w:spacing w:before="60"/>
              <w:rPr>
                <w:rFonts w:ascii="Arial" w:hAnsi="Arial" w:cs="Arial"/>
                <w:sz w:val="16"/>
              </w:rPr>
            </w:pPr>
            <w:r w:rsidRPr="0016033E">
              <w:rPr>
                <w:rFonts w:ascii="Arial" w:hAnsi="Arial" w:cs="Arial"/>
                <w:sz w:val="16"/>
              </w:rPr>
              <w:t>Added delay before sensors initialization.</w:t>
            </w:r>
          </w:p>
          <w:p w:rsidR="00AA1C2D" w:rsidRPr="0016033E" w:rsidRDefault="00AA1C2D" w:rsidP="00DF3787">
            <w:pPr>
              <w:spacing w:before="60"/>
              <w:rPr>
                <w:rFonts w:ascii="Arial" w:hAnsi="Arial" w:cs="Arial"/>
                <w:sz w:val="16"/>
              </w:rPr>
            </w:pPr>
            <w:r w:rsidRPr="0016033E">
              <w:rPr>
                <w:rFonts w:ascii="Arial" w:hAnsi="Arial" w:cs="Arial"/>
                <w:sz w:val="16"/>
              </w:rPr>
              <w:t>Added six new display variables.</w:t>
            </w:r>
          </w:p>
          <w:p w:rsidR="00AA1C2D" w:rsidRPr="0016033E" w:rsidRDefault="00AA1C2D" w:rsidP="00DF3787">
            <w:pPr>
              <w:spacing w:before="60"/>
              <w:rPr>
                <w:rFonts w:ascii="Arial" w:hAnsi="Arial" w:cs="Arial"/>
                <w:sz w:val="16"/>
              </w:rPr>
            </w:pPr>
            <w:r w:rsidRPr="0016033E">
              <w:rPr>
                <w:rFonts w:ascii="Arial" w:hAnsi="Arial" w:cs="Arial"/>
                <w:sz w:val="16"/>
              </w:rPr>
              <w:t>Added receiver overrun error checking and action.</w:t>
            </w:r>
          </w:p>
          <w:p w:rsidR="00601306" w:rsidRPr="0016033E" w:rsidRDefault="00601306" w:rsidP="00DF3787">
            <w:pPr>
              <w:spacing w:before="60"/>
              <w:rPr>
                <w:rFonts w:ascii="Arial" w:hAnsi="Arial" w:cs="Arial"/>
                <w:sz w:val="16"/>
              </w:rPr>
            </w:pPr>
            <w:r w:rsidRPr="0016033E">
              <w:rPr>
                <w:rFonts w:ascii="Arial" w:hAnsi="Arial" w:cs="Arial"/>
                <w:sz w:val="16"/>
              </w:rPr>
              <w:t>Added a bit for receive overrun error in CommFaults_Cnt_T_b08</w:t>
            </w:r>
          </w:p>
        </w:tc>
        <w:tc>
          <w:tcPr>
            <w:tcW w:w="1080" w:type="dxa"/>
          </w:tcPr>
          <w:p w:rsidR="00250429" w:rsidRPr="0016033E" w:rsidRDefault="00250429">
            <w:pPr>
              <w:spacing w:before="60"/>
              <w:rPr>
                <w:rFonts w:ascii="Arial" w:hAnsi="Arial" w:cs="Arial"/>
                <w:sz w:val="16"/>
              </w:rPr>
            </w:pPr>
            <w:r w:rsidRPr="0016033E">
              <w:rPr>
                <w:rFonts w:ascii="Arial" w:hAnsi="Arial" w:cs="Arial"/>
                <w:sz w:val="16"/>
              </w:rPr>
              <w:t>27-Feb-14</w:t>
            </w:r>
          </w:p>
        </w:tc>
        <w:tc>
          <w:tcPr>
            <w:tcW w:w="1105" w:type="dxa"/>
          </w:tcPr>
          <w:p w:rsidR="00250429" w:rsidRPr="0016033E" w:rsidRDefault="00250429">
            <w:pPr>
              <w:spacing w:before="60"/>
              <w:rPr>
                <w:rFonts w:ascii="Arial" w:hAnsi="Arial" w:cs="Arial"/>
                <w:sz w:val="16"/>
              </w:rPr>
            </w:pPr>
            <w:r w:rsidRPr="0016033E">
              <w:rPr>
                <w:rFonts w:ascii="Arial" w:hAnsi="Arial" w:cs="Arial"/>
                <w:sz w:val="16"/>
              </w:rPr>
              <w:t>Rijvi</w:t>
            </w:r>
          </w:p>
        </w:tc>
      </w:tr>
      <w:tr w:rsidR="0016033E" w:rsidRPr="00250429">
        <w:tc>
          <w:tcPr>
            <w:tcW w:w="616" w:type="dxa"/>
          </w:tcPr>
          <w:p w:rsidR="0016033E" w:rsidRPr="000459E9" w:rsidRDefault="0016033E">
            <w:pPr>
              <w:spacing w:before="60"/>
              <w:rPr>
                <w:rFonts w:ascii="Arial" w:hAnsi="Arial" w:cs="Arial"/>
                <w:sz w:val="16"/>
              </w:rPr>
            </w:pPr>
            <w:r w:rsidRPr="000459E9">
              <w:rPr>
                <w:rFonts w:ascii="Arial" w:hAnsi="Arial" w:cs="Arial"/>
                <w:sz w:val="16"/>
              </w:rPr>
              <w:t>3</w:t>
            </w:r>
          </w:p>
        </w:tc>
        <w:tc>
          <w:tcPr>
            <w:tcW w:w="662" w:type="dxa"/>
          </w:tcPr>
          <w:p w:rsidR="0016033E" w:rsidRPr="000459E9" w:rsidRDefault="0016033E">
            <w:pPr>
              <w:spacing w:before="60"/>
              <w:rPr>
                <w:rFonts w:ascii="Arial" w:hAnsi="Arial" w:cs="Arial"/>
                <w:sz w:val="16"/>
              </w:rPr>
            </w:pPr>
            <w:r w:rsidRPr="000459E9">
              <w:rPr>
                <w:rFonts w:ascii="Arial" w:hAnsi="Arial" w:cs="Arial"/>
                <w:sz w:val="16"/>
              </w:rPr>
              <w:t>3</w:t>
            </w:r>
          </w:p>
        </w:tc>
        <w:tc>
          <w:tcPr>
            <w:tcW w:w="6210" w:type="dxa"/>
          </w:tcPr>
          <w:p w:rsidR="0016033E" w:rsidRPr="000459E9" w:rsidRDefault="0016033E" w:rsidP="00DF3787">
            <w:pPr>
              <w:spacing w:before="60"/>
              <w:rPr>
                <w:rFonts w:ascii="Arial" w:hAnsi="Arial" w:cs="Arial"/>
                <w:sz w:val="16"/>
              </w:rPr>
            </w:pPr>
            <w:r w:rsidRPr="000459E9">
              <w:rPr>
                <w:rFonts w:ascii="Arial" w:hAnsi="Arial" w:cs="Arial"/>
                <w:sz w:val="16"/>
              </w:rPr>
              <w:t>Implemented the FDD rev.005.</w:t>
            </w:r>
          </w:p>
          <w:p w:rsidR="0016033E" w:rsidRPr="000459E9" w:rsidRDefault="0016033E" w:rsidP="00DF3787">
            <w:pPr>
              <w:spacing w:before="60"/>
              <w:rPr>
                <w:rFonts w:ascii="Arial" w:hAnsi="Arial" w:cs="Arial"/>
                <w:sz w:val="16"/>
              </w:rPr>
            </w:pPr>
            <w:r w:rsidRPr="000459E9">
              <w:rPr>
                <w:rFonts w:ascii="Arial" w:hAnsi="Arial" w:cs="Arial"/>
                <w:sz w:val="16"/>
              </w:rPr>
              <w:t>Fixed anomaly 6089.</w:t>
            </w:r>
          </w:p>
          <w:p w:rsidR="0016033E" w:rsidRPr="000459E9" w:rsidRDefault="0016033E" w:rsidP="00DF3787">
            <w:pPr>
              <w:spacing w:before="60"/>
              <w:rPr>
                <w:rFonts w:ascii="Arial" w:hAnsi="Arial" w:cs="Arial"/>
                <w:sz w:val="16"/>
              </w:rPr>
            </w:pPr>
            <w:r w:rsidRPr="000459E9">
              <w:rPr>
                <w:rFonts w:ascii="Arial" w:hAnsi="Arial" w:cs="Arial"/>
                <w:sz w:val="16"/>
              </w:rPr>
              <w:t>Fixed anomaly 6471.</w:t>
            </w:r>
          </w:p>
        </w:tc>
        <w:tc>
          <w:tcPr>
            <w:tcW w:w="1080" w:type="dxa"/>
          </w:tcPr>
          <w:p w:rsidR="0016033E" w:rsidRPr="000459E9" w:rsidRDefault="0016033E" w:rsidP="00936638">
            <w:pPr>
              <w:spacing w:before="60"/>
              <w:rPr>
                <w:rFonts w:ascii="Arial" w:hAnsi="Arial" w:cs="Arial"/>
                <w:sz w:val="16"/>
              </w:rPr>
            </w:pPr>
            <w:r w:rsidRPr="000459E9">
              <w:rPr>
                <w:rFonts w:ascii="Arial" w:hAnsi="Arial" w:cs="Arial"/>
                <w:sz w:val="16"/>
              </w:rPr>
              <w:t>20-Mar-14</w:t>
            </w:r>
          </w:p>
        </w:tc>
        <w:tc>
          <w:tcPr>
            <w:tcW w:w="1105" w:type="dxa"/>
          </w:tcPr>
          <w:p w:rsidR="0016033E" w:rsidRPr="000459E9" w:rsidRDefault="0016033E" w:rsidP="00936638">
            <w:pPr>
              <w:spacing w:before="60"/>
              <w:rPr>
                <w:rFonts w:ascii="Arial" w:hAnsi="Arial" w:cs="Arial"/>
                <w:sz w:val="16"/>
              </w:rPr>
            </w:pPr>
            <w:r w:rsidRPr="000459E9">
              <w:rPr>
                <w:rFonts w:ascii="Arial" w:hAnsi="Arial" w:cs="Arial"/>
                <w:sz w:val="16"/>
              </w:rPr>
              <w:t>Rijvi</w:t>
            </w:r>
          </w:p>
        </w:tc>
      </w:tr>
      <w:tr w:rsidR="000459E9" w:rsidRPr="00250429">
        <w:tc>
          <w:tcPr>
            <w:tcW w:w="616" w:type="dxa"/>
          </w:tcPr>
          <w:p w:rsidR="000459E9" w:rsidRPr="000459E9" w:rsidRDefault="000459E9">
            <w:pPr>
              <w:spacing w:before="60"/>
              <w:rPr>
                <w:rFonts w:ascii="Arial" w:hAnsi="Arial" w:cs="Arial"/>
                <w:sz w:val="16"/>
              </w:rPr>
            </w:pPr>
            <w:r>
              <w:rPr>
                <w:rFonts w:ascii="Arial" w:hAnsi="Arial" w:cs="Arial"/>
                <w:sz w:val="16"/>
              </w:rPr>
              <w:t>4</w:t>
            </w:r>
          </w:p>
        </w:tc>
        <w:tc>
          <w:tcPr>
            <w:tcW w:w="662" w:type="dxa"/>
          </w:tcPr>
          <w:p w:rsidR="000459E9" w:rsidRPr="000459E9" w:rsidRDefault="000459E9">
            <w:pPr>
              <w:spacing w:before="60"/>
              <w:rPr>
                <w:rFonts w:ascii="Arial" w:hAnsi="Arial" w:cs="Arial"/>
                <w:sz w:val="16"/>
              </w:rPr>
            </w:pPr>
            <w:r>
              <w:rPr>
                <w:rFonts w:ascii="Arial" w:hAnsi="Arial" w:cs="Arial"/>
                <w:sz w:val="16"/>
              </w:rPr>
              <w:t>4</w:t>
            </w:r>
          </w:p>
        </w:tc>
        <w:tc>
          <w:tcPr>
            <w:tcW w:w="6210" w:type="dxa"/>
          </w:tcPr>
          <w:p w:rsidR="000459E9" w:rsidRPr="000459E9" w:rsidRDefault="000459E9" w:rsidP="00DF3787">
            <w:pPr>
              <w:spacing w:before="60"/>
              <w:rPr>
                <w:rFonts w:ascii="Arial" w:hAnsi="Arial" w:cs="Arial"/>
                <w:sz w:val="16"/>
              </w:rPr>
            </w:pPr>
            <w:r>
              <w:rPr>
                <w:rFonts w:ascii="Arial" w:hAnsi="Arial" w:cs="Arial"/>
                <w:sz w:val="16"/>
              </w:rPr>
              <w:t>Implemented the FDD rev.006</w:t>
            </w:r>
          </w:p>
        </w:tc>
        <w:tc>
          <w:tcPr>
            <w:tcW w:w="1080" w:type="dxa"/>
          </w:tcPr>
          <w:p w:rsidR="000459E9" w:rsidRPr="000459E9" w:rsidRDefault="000459E9" w:rsidP="00936638">
            <w:pPr>
              <w:spacing w:before="60"/>
              <w:rPr>
                <w:rFonts w:ascii="Arial" w:hAnsi="Arial" w:cs="Arial"/>
                <w:sz w:val="16"/>
              </w:rPr>
            </w:pPr>
            <w:r>
              <w:rPr>
                <w:rFonts w:ascii="Arial" w:hAnsi="Arial" w:cs="Arial"/>
                <w:sz w:val="16"/>
              </w:rPr>
              <w:t>26-Mar-14</w:t>
            </w:r>
          </w:p>
        </w:tc>
        <w:tc>
          <w:tcPr>
            <w:tcW w:w="1105" w:type="dxa"/>
          </w:tcPr>
          <w:p w:rsidR="000459E9" w:rsidRPr="000459E9" w:rsidRDefault="000459E9" w:rsidP="00936638">
            <w:pPr>
              <w:spacing w:before="60"/>
              <w:rPr>
                <w:rFonts w:ascii="Arial" w:hAnsi="Arial" w:cs="Arial"/>
                <w:sz w:val="16"/>
              </w:rPr>
            </w:pPr>
            <w:r>
              <w:rPr>
                <w:rFonts w:ascii="Arial" w:hAnsi="Arial" w:cs="Arial"/>
                <w:sz w:val="16"/>
              </w:rPr>
              <w:t>Rijvi</w:t>
            </w:r>
          </w:p>
        </w:tc>
      </w:tr>
      <w:tr w:rsidR="0055132B" w:rsidRPr="00250429">
        <w:tc>
          <w:tcPr>
            <w:tcW w:w="616" w:type="dxa"/>
          </w:tcPr>
          <w:p w:rsidR="0055132B" w:rsidRDefault="0055132B">
            <w:pPr>
              <w:spacing w:before="60"/>
              <w:rPr>
                <w:rFonts w:ascii="Arial" w:hAnsi="Arial" w:cs="Arial"/>
                <w:sz w:val="16"/>
              </w:rPr>
            </w:pPr>
            <w:r>
              <w:rPr>
                <w:rFonts w:ascii="Arial" w:hAnsi="Arial" w:cs="Arial"/>
                <w:sz w:val="16"/>
              </w:rPr>
              <w:t>5</w:t>
            </w:r>
          </w:p>
        </w:tc>
        <w:tc>
          <w:tcPr>
            <w:tcW w:w="662" w:type="dxa"/>
          </w:tcPr>
          <w:p w:rsidR="0055132B" w:rsidRDefault="0055132B">
            <w:pPr>
              <w:spacing w:before="60"/>
              <w:rPr>
                <w:rFonts w:ascii="Arial" w:hAnsi="Arial" w:cs="Arial"/>
                <w:sz w:val="16"/>
              </w:rPr>
            </w:pPr>
            <w:r>
              <w:rPr>
                <w:rFonts w:ascii="Arial" w:hAnsi="Arial" w:cs="Arial"/>
                <w:sz w:val="16"/>
              </w:rPr>
              <w:t>5</w:t>
            </w:r>
          </w:p>
        </w:tc>
        <w:tc>
          <w:tcPr>
            <w:tcW w:w="6210" w:type="dxa"/>
          </w:tcPr>
          <w:p w:rsidR="0055132B" w:rsidRDefault="0055132B" w:rsidP="00DF3787">
            <w:pPr>
              <w:spacing w:before="60"/>
              <w:rPr>
                <w:rFonts w:ascii="Arial" w:hAnsi="Arial" w:cs="Arial"/>
                <w:sz w:val="16"/>
              </w:rPr>
            </w:pPr>
            <w:r>
              <w:rPr>
                <w:rFonts w:ascii="Arial" w:hAnsi="Arial" w:cs="Arial"/>
                <w:sz w:val="16"/>
              </w:rPr>
              <w:t>Implemented the FDD rev 007</w:t>
            </w:r>
          </w:p>
        </w:tc>
        <w:tc>
          <w:tcPr>
            <w:tcW w:w="1080" w:type="dxa"/>
          </w:tcPr>
          <w:p w:rsidR="0055132B" w:rsidRDefault="0055132B" w:rsidP="00936638">
            <w:pPr>
              <w:spacing w:before="60"/>
              <w:rPr>
                <w:rFonts w:ascii="Arial" w:hAnsi="Arial" w:cs="Arial"/>
                <w:sz w:val="16"/>
              </w:rPr>
            </w:pPr>
            <w:r>
              <w:rPr>
                <w:rFonts w:ascii="Arial" w:hAnsi="Arial" w:cs="Arial"/>
                <w:sz w:val="16"/>
              </w:rPr>
              <w:t>11-May-14</w:t>
            </w:r>
          </w:p>
        </w:tc>
        <w:tc>
          <w:tcPr>
            <w:tcW w:w="1105" w:type="dxa"/>
          </w:tcPr>
          <w:p w:rsidR="0055132B" w:rsidRDefault="0055132B" w:rsidP="00936638">
            <w:pPr>
              <w:spacing w:before="60"/>
              <w:rPr>
                <w:rFonts w:ascii="Arial" w:hAnsi="Arial" w:cs="Arial"/>
                <w:sz w:val="16"/>
              </w:rPr>
            </w:pPr>
            <w:r>
              <w:rPr>
                <w:rFonts w:ascii="Arial" w:hAnsi="Arial" w:cs="Arial"/>
                <w:sz w:val="16"/>
              </w:rPr>
              <w:t>Selva</w:t>
            </w:r>
          </w:p>
        </w:tc>
      </w:tr>
      <w:tr w:rsidR="00CE4AA2" w:rsidRPr="00250429">
        <w:tc>
          <w:tcPr>
            <w:tcW w:w="616" w:type="dxa"/>
          </w:tcPr>
          <w:p w:rsidR="00CE4AA2" w:rsidRDefault="00CE4AA2">
            <w:pPr>
              <w:spacing w:before="60"/>
              <w:rPr>
                <w:rFonts w:ascii="Arial" w:hAnsi="Arial" w:cs="Arial"/>
                <w:sz w:val="16"/>
              </w:rPr>
            </w:pPr>
            <w:r>
              <w:rPr>
                <w:rFonts w:ascii="Arial" w:hAnsi="Arial" w:cs="Arial"/>
                <w:sz w:val="16"/>
              </w:rPr>
              <w:t>6</w:t>
            </w:r>
          </w:p>
        </w:tc>
        <w:tc>
          <w:tcPr>
            <w:tcW w:w="662" w:type="dxa"/>
          </w:tcPr>
          <w:p w:rsidR="00CE4AA2" w:rsidRDefault="00CE4AA2">
            <w:pPr>
              <w:spacing w:before="60"/>
              <w:rPr>
                <w:rFonts w:ascii="Arial" w:hAnsi="Arial" w:cs="Arial"/>
                <w:sz w:val="16"/>
              </w:rPr>
            </w:pPr>
            <w:r>
              <w:rPr>
                <w:rFonts w:ascii="Arial" w:hAnsi="Arial" w:cs="Arial"/>
                <w:sz w:val="16"/>
              </w:rPr>
              <w:t>6</w:t>
            </w:r>
          </w:p>
        </w:tc>
        <w:tc>
          <w:tcPr>
            <w:tcW w:w="6210" w:type="dxa"/>
          </w:tcPr>
          <w:p w:rsidR="00CE4AA2" w:rsidRDefault="00CE4AA2" w:rsidP="00DF3787">
            <w:pPr>
              <w:spacing w:before="60"/>
              <w:rPr>
                <w:rFonts w:ascii="Arial" w:hAnsi="Arial" w:cs="Arial"/>
                <w:sz w:val="16"/>
              </w:rPr>
            </w:pPr>
            <w:r>
              <w:rPr>
                <w:rFonts w:ascii="Arial" w:hAnsi="Arial" w:cs="Arial"/>
                <w:sz w:val="16"/>
              </w:rPr>
              <w:t>Updated to FDD ver 008</w:t>
            </w:r>
          </w:p>
        </w:tc>
        <w:tc>
          <w:tcPr>
            <w:tcW w:w="1080" w:type="dxa"/>
          </w:tcPr>
          <w:p w:rsidR="00CE4AA2" w:rsidRDefault="00CE4AA2" w:rsidP="00936638">
            <w:pPr>
              <w:spacing w:before="60"/>
              <w:rPr>
                <w:rFonts w:ascii="Arial" w:hAnsi="Arial" w:cs="Arial"/>
                <w:sz w:val="16"/>
              </w:rPr>
            </w:pPr>
            <w:r>
              <w:rPr>
                <w:rFonts w:ascii="Arial" w:hAnsi="Arial" w:cs="Arial"/>
                <w:sz w:val="16"/>
              </w:rPr>
              <w:t>27-Jun-14</w:t>
            </w:r>
          </w:p>
        </w:tc>
        <w:tc>
          <w:tcPr>
            <w:tcW w:w="1105" w:type="dxa"/>
          </w:tcPr>
          <w:p w:rsidR="00CE4AA2" w:rsidRDefault="00CE4AA2" w:rsidP="00936638">
            <w:pPr>
              <w:spacing w:before="60"/>
              <w:rPr>
                <w:rFonts w:ascii="Arial" w:hAnsi="Arial" w:cs="Arial"/>
                <w:sz w:val="16"/>
              </w:rPr>
            </w:pPr>
            <w:r>
              <w:rPr>
                <w:rFonts w:ascii="Arial" w:hAnsi="Arial" w:cs="Arial"/>
                <w:sz w:val="16"/>
              </w:rPr>
              <w:t>Jared</w:t>
            </w:r>
          </w:p>
        </w:tc>
      </w:tr>
      <w:tr w:rsidR="00AD4FAF" w:rsidRPr="00250429">
        <w:tc>
          <w:tcPr>
            <w:tcW w:w="616" w:type="dxa"/>
          </w:tcPr>
          <w:p w:rsidR="00AD4FAF" w:rsidRDefault="00AD4FAF">
            <w:pPr>
              <w:spacing w:before="60"/>
              <w:rPr>
                <w:rFonts w:ascii="Arial" w:hAnsi="Arial" w:cs="Arial"/>
                <w:sz w:val="16"/>
              </w:rPr>
            </w:pPr>
            <w:r>
              <w:rPr>
                <w:rFonts w:ascii="Arial" w:hAnsi="Arial" w:cs="Arial"/>
                <w:sz w:val="16"/>
              </w:rPr>
              <w:t>7</w:t>
            </w:r>
          </w:p>
        </w:tc>
        <w:tc>
          <w:tcPr>
            <w:tcW w:w="662" w:type="dxa"/>
          </w:tcPr>
          <w:p w:rsidR="00AD4FAF" w:rsidRDefault="00AD4FAF">
            <w:pPr>
              <w:spacing w:before="60"/>
              <w:rPr>
                <w:rFonts w:ascii="Arial" w:hAnsi="Arial" w:cs="Arial"/>
                <w:sz w:val="16"/>
              </w:rPr>
            </w:pPr>
            <w:r>
              <w:rPr>
                <w:rFonts w:ascii="Arial" w:hAnsi="Arial" w:cs="Arial"/>
                <w:sz w:val="16"/>
              </w:rPr>
              <w:t>7</w:t>
            </w:r>
          </w:p>
        </w:tc>
        <w:tc>
          <w:tcPr>
            <w:tcW w:w="6210" w:type="dxa"/>
          </w:tcPr>
          <w:p w:rsidR="00AD4FAF" w:rsidRDefault="00036262" w:rsidP="00627528">
            <w:pPr>
              <w:spacing w:before="60"/>
              <w:rPr>
                <w:rFonts w:ascii="Arial" w:hAnsi="Arial" w:cs="Arial"/>
                <w:sz w:val="16"/>
              </w:rPr>
            </w:pPr>
            <w:r>
              <w:rPr>
                <w:rFonts w:ascii="Arial" w:hAnsi="Arial" w:cs="Arial"/>
                <w:sz w:val="16"/>
              </w:rPr>
              <w:t xml:space="preserve">Updated to </w:t>
            </w:r>
            <w:r w:rsidR="00627528">
              <w:rPr>
                <w:rFonts w:ascii="Arial" w:hAnsi="Arial" w:cs="Arial"/>
                <w:sz w:val="16"/>
              </w:rPr>
              <w:t>FDD ver12</w:t>
            </w:r>
            <w:r>
              <w:rPr>
                <w:rFonts w:ascii="Arial" w:hAnsi="Arial" w:cs="Arial"/>
                <w:sz w:val="16"/>
              </w:rPr>
              <w:t xml:space="preserve"> compatibility with DSS</w:t>
            </w:r>
          </w:p>
        </w:tc>
        <w:tc>
          <w:tcPr>
            <w:tcW w:w="1080" w:type="dxa"/>
          </w:tcPr>
          <w:p w:rsidR="00AD4FAF" w:rsidRDefault="00627528" w:rsidP="00936638">
            <w:pPr>
              <w:spacing w:before="60"/>
              <w:rPr>
                <w:rFonts w:ascii="Arial" w:hAnsi="Arial" w:cs="Arial"/>
                <w:sz w:val="16"/>
              </w:rPr>
            </w:pPr>
            <w:r>
              <w:rPr>
                <w:rFonts w:ascii="Arial" w:hAnsi="Arial" w:cs="Arial"/>
                <w:sz w:val="16"/>
              </w:rPr>
              <w:t>05-Sep</w:t>
            </w:r>
            <w:r w:rsidR="00036262">
              <w:rPr>
                <w:rFonts w:ascii="Arial" w:hAnsi="Arial" w:cs="Arial"/>
                <w:sz w:val="16"/>
              </w:rPr>
              <w:t>-14</w:t>
            </w:r>
          </w:p>
        </w:tc>
        <w:tc>
          <w:tcPr>
            <w:tcW w:w="1105" w:type="dxa"/>
          </w:tcPr>
          <w:p w:rsidR="00AD4FAF" w:rsidRDefault="00036262" w:rsidP="00936638">
            <w:pPr>
              <w:spacing w:before="60"/>
              <w:rPr>
                <w:rFonts w:ascii="Arial" w:hAnsi="Arial" w:cs="Arial"/>
                <w:sz w:val="16"/>
              </w:rPr>
            </w:pPr>
            <w:r>
              <w:rPr>
                <w:rFonts w:ascii="Arial" w:hAnsi="Arial" w:cs="Arial"/>
                <w:sz w:val="16"/>
              </w:rPr>
              <w:t>Vishnu</w:t>
            </w:r>
          </w:p>
        </w:tc>
      </w:tr>
      <w:tr w:rsidR="009048F0" w:rsidRPr="00250429">
        <w:tc>
          <w:tcPr>
            <w:tcW w:w="616" w:type="dxa"/>
          </w:tcPr>
          <w:p w:rsidR="009048F0" w:rsidRDefault="009048F0">
            <w:pPr>
              <w:spacing w:before="60"/>
              <w:rPr>
                <w:rFonts w:ascii="Arial" w:hAnsi="Arial" w:cs="Arial"/>
                <w:sz w:val="16"/>
              </w:rPr>
            </w:pPr>
            <w:r>
              <w:rPr>
                <w:rFonts w:ascii="Arial" w:hAnsi="Arial" w:cs="Arial"/>
                <w:sz w:val="16"/>
              </w:rPr>
              <w:t>8</w:t>
            </w:r>
          </w:p>
        </w:tc>
        <w:tc>
          <w:tcPr>
            <w:tcW w:w="662" w:type="dxa"/>
          </w:tcPr>
          <w:p w:rsidR="009048F0" w:rsidRDefault="009048F0">
            <w:pPr>
              <w:spacing w:before="60"/>
              <w:rPr>
                <w:rFonts w:ascii="Arial" w:hAnsi="Arial" w:cs="Arial"/>
                <w:sz w:val="16"/>
              </w:rPr>
            </w:pPr>
            <w:r>
              <w:rPr>
                <w:rFonts w:ascii="Arial" w:hAnsi="Arial" w:cs="Arial"/>
                <w:sz w:val="16"/>
              </w:rPr>
              <w:t>8</w:t>
            </w:r>
          </w:p>
        </w:tc>
        <w:tc>
          <w:tcPr>
            <w:tcW w:w="6210" w:type="dxa"/>
          </w:tcPr>
          <w:p w:rsidR="009048F0" w:rsidRDefault="009048F0" w:rsidP="00627528">
            <w:pPr>
              <w:spacing w:before="60"/>
              <w:rPr>
                <w:rFonts w:ascii="Arial" w:hAnsi="Arial" w:cs="Arial"/>
                <w:sz w:val="16"/>
              </w:rPr>
            </w:pPr>
            <w:r>
              <w:rPr>
                <w:rFonts w:ascii="Arial" w:hAnsi="Arial" w:cs="Arial"/>
                <w:sz w:val="16"/>
              </w:rPr>
              <w:t>Unit Testing Finding Fixes</w:t>
            </w:r>
          </w:p>
        </w:tc>
        <w:tc>
          <w:tcPr>
            <w:tcW w:w="1080" w:type="dxa"/>
          </w:tcPr>
          <w:p w:rsidR="009048F0" w:rsidRDefault="009048F0" w:rsidP="00936638">
            <w:pPr>
              <w:spacing w:before="60"/>
              <w:rPr>
                <w:rFonts w:ascii="Arial" w:hAnsi="Arial" w:cs="Arial"/>
                <w:sz w:val="16"/>
              </w:rPr>
            </w:pPr>
            <w:r>
              <w:rPr>
                <w:rFonts w:ascii="Arial" w:hAnsi="Arial" w:cs="Arial"/>
                <w:sz w:val="16"/>
              </w:rPr>
              <w:t>13-Oct-14</w:t>
            </w:r>
          </w:p>
        </w:tc>
        <w:tc>
          <w:tcPr>
            <w:tcW w:w="1105" w:type="dxa"/>
          </w:tcPr>
          <w:p w:rsidR="009048F0" w:rsidRDefault="009048F0" w:rsidP="00936638">
            <w:pPr>
              <w:spacing w:before="60"/>
              <w:rPr>
                <w:rFonts w:ascii="Arial" w:hAnsi="Arial" w:cs="Arial"/>
                <w:sz w:val="16"/>
              </w:rPr>
            </w:pPr>
            <w:r>
              <w:rPr>
                <w:rFonts w:ascii="Arial" w:hAnsi="Arial" w:cs="Arial"/>
                <w:sz w:val="16"/>
              </w:rPr>
              <w:t>KPIT-PM</w:t>
            </w:r>
          </w:p>
        </w:tc>
      </w:tr>
      <w:tr w:rsidR="00471B10" w:rsidRPr="00250429">
        <w:tc>
          <w:tcPr>
            <w:tcW w:w="616" w:type="dxa"/>
          </w:tcPr>
          <w:p w:rsidR="00471B10" w:rsidRDefault="00471B10">
            <w:pPr>
              <w:spacing w:before="60"/>
              <w:rPr>
                <w:rFonts w:ascii="Arial" w:hAnsi="Arial" w:cs="Arial"/>
                <w:sz w:val="16"/>
              </w:rPr>
            </w:pPr>
            <w:r>
              <w:rPr>
                <w:rFonts w:ascii="Arial" w:hAnsi="Arial" w:cs="Arial"/>
                <w:sz w:val="16"/>
              </w:rPr>
              <w:t>9</w:t>
            </w:r>
          </w:p>
        </w:tc>
        <w:tc>
          <w:tcPr>
            <w:tcW w:w="662" w:type="dxa"/>
          </w:tcPr>
          <w:p w:rsidR="00471B10" w:rsidRDefault="00471B10">
            <w:pPr>
              <w:spacing w:before="60"/>
              <w:rPr>
                <w:rFonts w:ascii="Arial" w:hAnsi="Arial" w:cs="Arial"/>
                <w:sz w:val="16"/>
              </w:rPr>
            </w:pPr>
            <w:r>
              <w:rPr>
                <w:rFonts w:ascii="Arial" w:hAnsi="Arial" w:cs="Arial"/>
                <w:sz w:val="16"/>
              </w:rPr>
              <w:t>9</w:t>
            </w:r>
          </w:p>
        </w:tc>
        <w:tc>
          <w:tcPr>
            <w:tcW w:w="6210" w:type="dxa"/>
          </w:tcPr>
          <w:p w:rsidR="00471B10" w:rsidRDefault="00471B10" w:rsidP="00627528">
            <w:pPr>
              <w:spacing w:before="60"/>
              <w:rPr>
                <w:rFonts w:ascii="Arial" w:hAnsi="Arial" w:cs="Arial"/>
                <w:sz w:val="16"/>
              </w:rPr>
            </w:pPr>
            <w:r>
              <w:rPr>
                <w:rFonts w:ascii="Arial" w:hAnsi="Arial" w:cs="Arial"/>
                <w:sz w:val="16"/>
              </w:rPr>
              <w:t xml:space="preserve">Updated to FDD ver </w:t>
            </w:r>
            <w:r w:rsidR="00692FF2">
              <w:rPr>
                <w:rFonts w:ascii="Arial" w:hAnsi="Arial" w:cs="Arial"/>
                <w:sz w:val="16"/>
              </w:rPr>
              <w:t>015</w:t>
            </w:r>
          </w:p>
        </w:tc>
        <w:tc>
          <w:tcPr>
            <w:tcW w:w="1080" w:type="dxa"/>
          </w:tcPr>
          <w:p w:rsidR="00471B10" w:rsidRDefault="00471B10" w:rsidP="00936638">
            <w:pPr>
              <w:spacing w:before="60"/>
              <w:rPr>
                <w:rFonts w:ascii="Arial" w:hAnsi="Arial" w:cs="Arial"/>
                <w:sz w:val="16"/>
              </w:rPr>
            </w:pPr>
            <w:r>
              <w:rPr>
                <w:rFonts w:ascii="Arial" w:hAnsi="Arial" w:cs="Arial"/>
                <w:sz w:val="16"/>
              </w:rPr>
              <w:t>13-May-16</w:t>
            </w:r>
          </w:p>
        </w:tc>
        <w:tc>
          <w:tcPr>
            <w:tcW w:w="1105" w:type="dxa"/>
          </w:tcPr>
          <w:p w:rsidR="00471B10" w:rsidRDefault="00471B10" w:rsidP="00936638">
            <w:pPr>
              <w:spacing w:before="60"/>
              <w:rPr>
                <w:rFonts w:ascii="Arial" w:hAnsi="Arial" w:cs="Arial"/>
                <w:sz w:val="16"/>
              </w:rPr>
            </w:pPr>
            <w:r>
              <w:rPr>
                <w:rFonts w:ascii="Arial" w:hAnsi="Arial" w:cs="Arial"/>
                <w:sz w:val="16"/>
              </w:rPr>
              <w:t>JK</w:t>
            </w:r>
          </w:p>
        </w:tc>
      </w:tr>
      <w:tr w:rsidR="00FE335B" w:rsidRPr="00250429">
        <w:trPr>
          <w:ins w:id="104" w:author="Thundathil, Jayakrishnan" w:date="2016-06-22T11:02:00Z"/>
        </w:trPr>
        <w:tc>
          <w:tcPr>
            <w:tcW w:w="616" w:type="dxa"/>
          </w:tcPr>
          <w:p w:rsidR="00FE335B" w:rsidRDefault="00FE335B">
            <w:pPr>
              <w:spacing w:before="60"/>
              <w:rPr>
                <w:ins w:id="105" w:author="Thundathil, Jayakrishnan" w:date="2016-06-22T11:02:00Z"/>
                <w:rFonts w:ascii="Arial" w:hAnsi="Arial" w:cs="Arial"/>
                <w:sz w:val="16"/>
              </w:rPr>
            </w:pPr>
            <w:ins w:id="106" w:author="Thundathil, Jayakrishnan" w:date="2016-06-22T11:02:00Z">
              <w:r>
                <w:rPr>
                  <w:rFonts w:ascii="Arial" w:hAnsi="Arial" w:cs="Arial"/>
                  <w:sz w:val="16"/>
                </w:rPr>
                <w:t>10</w:t>
              </w:r>
            </w:ins>
          </w:p>
        </w:tc>
        <w:tc>
          <w:tcPr>
            <w:tcW w:w="662" w:type="dxa"/>
          </w:tcPr>
          <w:p w:rsidR="00FE335B" w:rsidRDefault="00FE335B">
            <w:pPr>
              <w:spacing w:before="60"/>
              <w:rPr>
                <w:ins w:id="107" w:author="Thundathil, Jayakrishnan" w:date="2016-06-22T11:02:00Z"/>
                <w:rFonts w:ascii="Arial" w:hAnsi="Arial" w:cs="Arial"/>
                <w:sz w:val="16"/>
              </w:rPr>
            </w:pPr>
            <w:ins w:id="108" w:author="Thundathil, Jayakrishnan" w:date="2016-06-22T11:02:00Z">
              <w:r>
                <w:rPr>
                  <w:rFonts w:ascii="Arial" w:hAnsi="Arial" w:cs="Arial"/>
                  <w:sz w:val="16"/>
                </w:rPr>
                <w:t>10</w:t>
              </w:r>
            </w:ins>
          </w:p>
        </w:tc>
        <w:tc>
          <w:tcPr>
            <w:tcW w:w="6210" w:type="dxa"/>
          </w:tcPr>
          <w:p w:rsidR="00FE335B" w:rsidRDefault="00FE335B" w:rsidP="00627528">
            <w:pPr>
              <w:spacing w:before="60"/>
              <w:rPr>
                <w:ins w:id="109" w:author="Thundathil, Jayakrishnan" w:date="2016-06-22T11:02:00Z"/>
                <w:rFonts w:ascii="Arial" w:hAnsi="Arial" w:cs="Arial"/>
                <w:sz w:val="16"/>
              </w:rPr>
            </w:pPr>
            <w:ins w:id="110" w:author="Thundathil, Jayakrishnan" w:date="2016-06-22T11:02:00Z">
              <w:r>
                <w:rPr>
                  <w:rFonts w:ascii="Arial" w:hAnsi="Arial" w:cs="Arial"/>
                  <w:sz w:val="16"/>
                </w:rPr>
                <w:t>Updated to FDD ver 017</w:t>
              </w:r>
            </w:ins>
          </w:p>
        </w:tc>
        <w:tc>
          <w:tcPr>
            <w:tcW w:w="1080" w:type="dxa"/>
          </w:tcPr>
          <w:p w:rsidR="00FE335B" w:rsidRDefault="00A4491E" w:rsidP="006F7149">
            <w:pPr>
              <w:spacing w:before="60"/>
              <w:rPr>
                <w:ins w:id="111" w:author="Thundathil, Jayakrishnan" w:date="2016-06-22T11:02:00Z"/>
                <w:rFonts w:ascii="Arial" w:hAnsi="Arial" w:cs="Arial"/>
                <w:sz w:val="16"/>
              </w:rPr>
            </w:pPr>
            <w:ins w:id="112" w:author="Thundathil, Jayakrishnan" w:date="2016-06-22T11:02:00Z">
              <w:r>
                <w:rPr>
                  <w:rFonts w:ascii="Arial" w:hAnsi="Arial" w:cs="Arial"/>
                  <w:sz w:val="16"/>
                </w:rPr>
                <w:t>2</w:t>
              </w:r>
            </w:ins>
            <w:ins w:id="113" w:author="Thundathil, Jayakrishnan" w:date="2016-06-23T10:52:00Z">
              <w:r>
                <w:rPr>
                  <w:rFonts w:ascii="Arial" w:hAnsi="Arial" w:cs="Arial"/>
                  <w:sz w:val="16"/>
                </w:rPr>
                <w:t>3</w:t>
              </w:r>
            </w:ins>
            <w:ins w:id="114" w:author="Thundathil, Jayakrishnan" w:date="2016-06-22T11:02:00Z">
              <w:r w:rsidR="00FE335B">
                <w:rPr>
                  <w:rFonts w:ascii="Arial" w:hAnsi="Arial" w:cs="Arial"/>
                  <w:sz w:val="16"/>
                </w:rPr>
                <w:t>-</w:t>
              </w:r>
              <w:r w:rsidR="006F7149">
                <w:rPr>
                  <w:rFonts w:ascii="Arial" w:hAnsi="Arial" w:cs="Arial"/>
                  <w:sz w:val="16"/>
                </w:rPr>
                <w:t>Jun</w:t>
              </w:r>
              <w:r w:rsidR="00FE335B">
                <w:rPr>
                  <w:rFonts w:ascii="Arial" w:hAnsi="Arial" w:cs="Arial"/>
                  <w:sz w:val="16"/>
                </w:rPr>
                <w:t>-16</w:t>
              </w:r>
            </w:ins>
          </w:p>
        </w:tc>
        <w:tc>
          <w:tcPr>
            <w:tcW w:w="1105" w:type="dxa"/>
          </w:tcPr>
          <w:p w:rsidR="00FE335B" w:rsidRDefault="00FE335B" w:rsidP="00936638">
            <w:pPr>
              <w:spacing w:before="60"/>
              <w:rPr>
                <w:ins w:id="115" w:author="Thundathil, Jayakrishnan" w:date="2016-06-22T11:02:00Z"/>
                <w:rFonts w:ascii="Arial" w:hAnsi="Arial" w:cs="Arial"/>
                <w:sz w:val="16"/>
              </w:rPr>
            </w:pPr>
            <w:ins w:id="116" w:author="Thundathil, Jayakrishnan" w:date="2016-06-22T11:02:00Z">
              <w:r>
                <w:rPr>
                  <w:rFonts w:ascii="Arial" w:hAnsi="Arial" w:cs="Arial"/>
                  <w:sz w:val="16"/>
                </w:rPr>
                <w:t>JK</w:t>
              </w:r>
            </w:ins>
          </w:p>
        </w:tc>
      </w:tr>
    </w:tbl>
    <w:p w:rsidR="00107819" w:rsidRPr="00250429" w:rsidRDefault="00107819">
      <w:pPr>
        <w:rPr>
          <w:color w:val="FF0000"/>
        </w:rPr>
      </w:pPr>
    </w:p>
    <w:sectPr w:rsidR="00107819" w:rsidRPr="00250429" w:rsidSect="00937013">
      <w:headerReference w:type="even" r:id="rId42"/>
      <w:headerReference w:type="default" r:id="rId43"/>
      <w:footerReference w:type="even" r:id="rId44"/>
      <w:footerReference w:type="default" r:id="rId45"/>
      <w:headerReference w:type="first" r:id="rId46"/>
      <w:footerReference w:type="first" r:id="rId47"/>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3E56" w:rsidRDefault="007C3E56">
      <w:r>
        <w:separator/>
      </w:r>
    </w:p>
  </w:endnote>
  <w:endnote w:type="continuationSeparator" w:id="0">
    <w:p w:rsidR="007C3E56" w:rsidRDefault="007C3E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3D7F" w:rsidRDefault="00FC3D7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712D" w:rsidRDefault="0035712D">
    <w:pPr>
      <w:pStyle w:val="Footer"/>
    </w:pPr>
    <w:r>
      <w:rPr>
        <w:snapToGrid w:val="0"/>
      </w:rPr>
      <w:tab/>
    </w:r>
    <w:fldSimple w:instr=" DOCPROPERTY &quot;Company&quot;  \* MERGEFORMAT ">
      <w:r w:rsidRPr="003C444A">
        <w:rPr>
          <w:rFonts w:ascii="Times" w:hAnsi="Times"/>
          <w:caps/>
          <w:snapToGrid w:val="0"/>
        </w:rPr>
        <w:t>Nexteer</w:t>
      </w:r>
    </w:fldSimple>
    <w:r>
      <w:rPr>
        <w:snapToGrid w:val="0"/>
      </w:rPr>
      <w:t xml:space="preserve"> CONFIDENTIAL</w:t>
    </w:r>
    <w:r>
      <w:rPr>
        <w:snapToGrid w:val="0"/>
      </w:rPr>
      <w:tab/>
    </w:r>
    <w:r w:rsidRPr="001A574F">
      <w:rPr>
        <w:snapToGrid w:val="0"/>
        <w:sz w:val="16"/>
      </w:rPr>
      <w:t xml:space="preserve"> MDD</w:t>
    </w:r>
    <w:r>
      <w:rPr>
        <w:snapToGrid w:val="0"/>
        <w:sz w:val="16"/>
      </w:rPr>
      <w:t xml:space="preserve"> </w:t>
    </w:r>
    <w:r w:rsidRPr="001A574F">
      <w:rPr>
        <w:snapToGrid w:val="0"/>
        <w:sz w:val="16"/>
      </w:rPr>
      <w:t>T</w:t>
    </w:r>
    <w:r>
      <w:rPr>
        <w:snapToGrid w:val="0"/>
        <w:sz w:val="16"/>
      </w:rPr>
      <w:t>emplate EA3, Rev 1.1</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3D7F" w:rsidRDefault="00FC3D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3E56" w:rsidRDefault="007C3E56">
      <w:r>
        <w:separator/>
      </w:r>
    </w:p>
  </w:footnote>
  <w:footnote w:type="continuationSeparator" w:id="0">
    <w:p w:rsidR="007C3E56" w:rsidRDefault="007C3E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3D7F" w:rsidRDefault="00FC3D7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712D" w:rsidRDefault="0035712D">
    <w:pPr>
      <w:pStyle w:val="Header"/>
      <w:pBdr>
        <w:bottom w:val="single" w:sz="4" w:space="1" w:color="auto"/>
      </w:pBdr>
      <w:jc w:val="center"/>
      <w:rPr>
        <w:b/>
      </w:rPr>
    </w:pPr>
    <w:r>
      <w:rPr>
        <w:b/>
      </w:rPr>
      <w:t>SOFTWARE MODULE DESIGN SPECIFICATION</w:t>
    </w:r>
  </w:p>
  <w:tbl>
    <w:tblPr>
      <w:tblW w:w="0" w:type="auto"/>
      <w:tblInd w:w="18" w:type="dxa"/>
      <w:tblLayout w:type="fixed"/>
      <w:tblLook w:val="0000" w:firstRow="0" w:lastRow="0" w:firstColumn="0" w:lastColumn="0" w:noHBand="0" w:noVBand="0"/>
    </w:tblPr>
    <w:tblGrid>
      <w:gridCol w:w="990"/>
      <w:gridCol w:w="1530"/>
      <w:gridCol w:w="1260"/>
      <w:gridCol w:w="2610"/>
      <w:gridCol w:w="1170"/>
      <w:gridCol w:w="1350"/>
    </w:tblGrid>
    <w:tr w:rsidR="0035712D">
      <w:trPr>
        <w:cantSplit/>
      </w:trPr>
      <w:tc>
        <w:tcPr>
          <w:tcW w:w="990" w:type="dxa"/>
        </w:tcPr>
        <w:p w:rsidR="0035712D" w:rsidRDefault="0035712D">
          <w:pPr>
            <w:pStyle w:val="Header"/>
          </w:pPr>
          <w:r>
            <w:t>Title:</w:t>
          </w:r>
        </w:p>
      </w:tc>
      <w:tc>
        <w:tcPr>
          <w:tcW w:w="5400" w:type="dxa"/>
          <w:gridSpan w:val="3"/>
          <w:vMerge w:val="restart"/>
        </w:tcPr>
        <w:p w:rsidR="0035712D" w:rsidRDefault="00A868AF">
          <w:pPr>
            <w:pStyle w:val="Header"/>
          </w:pPr>
          <w:fldSimple w:instr=" DOCPROPERTY &quot;Document Title&quot;  \* MERGEFORMAT ">
            <w:r w:rsidR="0035712D">
              <w:t>Digital Column Position Sensor (I2C) Interface</w:t>
            </w:r>
          </w:fldSimple>
        </w:p>
        <w:p w:rsidR="0035712D" w:rsidRDefault="00A868AF" w:rsidP="001A574F">
          <w:pPr>
            <w:pStyle w:val="Header"/>
            <w:tabs>
              <w:tab w:val="clear" w:pos="4320"/>
              <w:tab w:val="clear" w:pos="8640"/>
              <w:tab w:val="center" w:pos="2592"/>
            </w:tabs>
          </w:pPr>
          <w:fldSimple w:instr=" DOCPROPERTY &quot;Product Line&quot;  \* MERGEFORMAT ">
            <w:r w:rsidR="0035712D">
              <w:t>Gen II+ EPS EA3</w:t>
            </w:r>
          </w:fldSimple>
          <w:r w:rsidR="0035712D">
            <w:tab/>
          </w:r>
        </w:p>
      </w:tc>
      <w:tc>
        <w:tcPr>
          <w:tcW w:w="1170" w:type="dxa"/>
        </w:tcPr>
        <w:p w:rsidR="0035712D" w:rsidRDefault="0035712D">
          <w:pPr>
            <w:pStyle w:val="Header"/>
          </w:pPr>
          <w:r>
            <w:t>Revision:</w:t>
          </w:r>
        </w:p>
      </w:tc>
      <w:tc>
        <w:tcPr>
          <w:tcW w:w="1350" w:type="dxa"/>
        </w:tcPr>
        <w:p w:rsidR="0035712D" w:rsidRPr="00797AB2" w:rsidRDefault="0035712D" w:rsidP="009048F0">
          <w:pPr>
            <w:pStyle w:val="Header"/>
          </w:pPr>
          <w:ins w:id="117" w:author="Thundathil, Jayakrishnan" w:date="2016-06-22T09:58:00Z">
            <w:r>
              <w:t>10</w:t>
            </w:r>
          </w:ins>
          <w:del w:id="118" w:author="Thundathil, Jayakrishnan" w:date="2016-06-22T09:58:00Z">
            <w:r w:rsidDel="00FC0990">
              <w:delText>9</w:delText>
            </w:r>
          </w:del>
        </w:p>
      </w:tc>
    </w:tr>
    <w:tr w:rsidR="0035712D">
      <w:trPr>
        <w:cantSplit/>
      </w:trPr>
      <w:tc>
        <w:tcPr>
          <w:tcW w:w="990" w:type="dxa"/>
        </w:tcPr>
        <w:p w:rsidR="0035712D" w:rsidRDefault="0035712D">
          <w:pPr>
            <w:pStyle w:val="Header"/>
          </w:pPr>
          <w:r>
            <w:t xml:space="preserve">Product:     </w:t>
          </w:r>
        </w:p>
      </w:tc>
      <w:tc>
        <w:tcPr>
          <w:tcW w:w="5400" w:type="dxa"/>
          <w:gridSpan w:val="3"/>
          <w:vMerge/>
        </w:tcPr>
        <w:p w:rsidR="0035712D" w:rsidRDefault="0035712D">
          <w:pPr>
            <w:pStyle w:val="Header"/>
            <w:jc w:val="center"/>
          </w:pPr>
        </w:p>
      </w:tc>
      <w:tc>
        <w:tcPr>
          <w:tcW w:w="1170" w:type="dxa"/>
        </w:tcPr>
        <w:p w:rsidR="0035712D" w:rsidRDefault="0035712D">
          <w:pPr>
            <w:pStyle w:val="Header"/>
          </w:pPr>
          <w:r>
            <w:t>Rev. Date:</w:t>
          </w:r>
        </w:p>
      </w:tc>
      <w:tc>
        <w:tcPr>
          <w:tcW w:w="1350" w:type="dxa"/>
        </w:tcPr>
        <w:p w:rsidR="0035712D" w:rsidRPr="00797AB2" w:rsidRDefault="00FC3D7F" w:rsidP="009048F0">
          <w:pPr>
            <w:pStyle w:val="Header"/>
          </w:pPr>
          <w:ins w:id="119" w:author="Thundathil, Jayakrishnan" w:date="2016-06-22T09:58:00Z">
            <w:r>
              <w:t>2</w:t>
            </w:r>
          </w:ins>
          <w:ins w:id="120" w:author="Thundathil, Jayakrishnan" w:date="2016-06-23T10:52:00Z">
            <w:r>
              <w:t>3</w:t>
            </w:r>
          </w:ins>
          <w:bookmarkStart w:id="121" w:name="_GoBack"/>
          <w:bookmarkEnd w:id="121"/>
          <w:del w:id="122" w:author="Thundathil, Jayakrishnan" w:date="2016-06-22T09:58:00Z">
            <w:r w:rsidR="0035712D" w:rsidDel="00FC0990">
              <w:delText>13</w:delText>
            </w:r>
          </w:del>
          <w:r w:rsidR="0035712D">
            <w:t>-</w:t>
          </w:r>
          <w:ins w:id="123" w:author="Thundathil, Jayakrishnan" w:date="2016-06-22T09:58:00Z">
            <w:r w:rsidR="0035712D">
              <w:t>Jun</w:t>
            </w:r>
          </w:ins>
          <w:del w:id="124" w:author="Thundathil, Jayakrishnan" w:date="2016-06-22T09:58:00Z">
            <w:r w:rsidR="0035712D" w:rsidDel="00FC0990">
              <w:delText>May</w:delText>
            </w:r>
          </w:del>
          <w:r w:rsidR="0035712D">
            <w:t>-2016</w:t>
          </w:r>
        </w:p>
      </w:tc>
    </w:tr>
    <w:tr w:rsidR="0035712D">
      <w:trPr>
        <w:cantSplit/>
      </w:trPr>
      <w:tc>
        <w:tcPr>
          <w:tcW w:w="990" w:type="dxa"/>
        </w:tcPr>
        <w:p w:rsidR="0035712D" w:rsidRDefault="0035712D">
          <w:pPr>
            <w:pStyle w:val="Header"/>
          </w:pPr>
          <w:r>
            <w:t>Group:</w:t>
          </w:r>
        </w:p>
      </w:tc>
      <w:tc>
        <w:tcPr>
          <w:tcW w:w="1530" w:type="dxa"/>
        </w:tcPr>
        <w:p w:rsidR="0035712D" w:rsidRDefault="0035712D">
          <w:pPr>
            <w:pStyle w:val="Header"/>
          </w:pPr>
          <w:r>
            <w:t>ESG</w:t>
          </w:r>
        </w:p>
      </w:tc>
      <w:tc>
        <w:tcPr>
          <w:tcW w:w="1260" w:type="dxa"/>
        </w:tcPr>
        <w:p w:rsidR="0035712D" w:rsidRDefault="0035712D">
          <w:pPr>
            <w:pStyle w:val="Header"/>
          </w:pPr>
          <w:r>
            <w:t>Originator:</w:t>
          </w:r>
        </w:p>
      </w:tc>
      <w:tc>
        <w:tcPr>
          <w:tcW w:w="2610" w:type="dxa"/>
        </w:tcPr>
        <w:p w:rsidR="0035712D" w:rsidRDefault="0035712D">
          <w:pPr>
            <w:pStyle w:val="Header"/>
          </w:pPr>
          <w:r>
            <w:t>Jayakrishnan T</w:t>
          </w:r>
        </w:p>
      </w:tc>
      <w:tc>
        <w:tcPr>
          <w:tcW w:w="1170" w:type="dxa"/>
        </w:tcPr>
        <w:p w:rsidR="0035712D" w:rsidRDefault="0035712D">
          <w:pPr>
            <w:pStyle w:val="Header"/>
          </w:pPr>
          <w:r>
            <w:t>Page:</w:t>
          </w:r>
        </w:p>
      </w:tc>
      <w:tc>
        <w:tcPr>
          <w:tcW w:w="1350" w:type="dxa"/>
        </w:tcPr>
        <w:p w:rsidR="0035712D" w:rsidRDefault="0035712D">
          <w:pPr>
            <w:pStyle w:val="Header"/>
          </w:pPr>
          <w:r>
            <w:rPr>
              <w:rStyle w:val="PageNumber"/>
            </w:rPr>
            <w:fldChar w:fldCharType="begin"/>
          </w:r>
          <w:r>
            <w:rPr>
              <w:rStyle w:val="PageNumber"/>
            </w:rPr>
            <w:instrText xml:space="preserve"> PAGE </w:instrText>
          </w:r>
          <w:r>
            <w:rPr>
              <w:rStyle w:val="PageNumber"/>
            </w:rPr>
            <w:fldChar w:fldCharType="separate"/>
          </w:r>
          <w:r w:rsidR="00FC3D7F">
            <w:rPr>
              <w:rStyle w:val="PageNumber"/>
              <w:noProof/>
            </w:rPr>
            <w:t>40</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FC3D7F">
            <w:rPr>
              <w:rStyle w:val="PageNumber"/>
              <w:noProof/>
            </w:rPr>
            <w:t>40</w:t>
          </w:r>
          <w:r>
            <w:rPr>
              <w:rStyle w:val="PageNumber"/>
            </w:rPr>
            <w:fldChar w:fldCharType="end"/>
          </w:r>
        </w:p>
      </w:tc>
    </w:tr>
  </w:tbl>
  <w:p w:rsidR="0035712D" w:rsidRDefault="0035712D">
    <w:pPr>
      <w:pStyle w:val="Header"/>
      <w:pBdr>
        <w:top w:val="single" w:sz="4" w:space="1" w:color="auto"/>
      </w:pBdr>
      <w:rPr>
        <w:sz w:val="16"/>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3D7F" w:rsidRDefault="00FC3D7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pPr>
        <w:ind w:left="432"/>
      </w:pPr>
    </w:lvl>
    <w:lvl w:ilvl="4">
      <w:start w:val="1"/>
      <w:numFmt w:val="decimal"/>
      <w:lvlText w:val="%1.%2.%3.%4.%5."/>
      <w:legacy w:legacy="1" w:legacySpace="0" w:legacyIndent="0"/>
      <w:lvlJc w:val="left"/>
      <w:pPr>
        <w:ind w:left="432"/>
      </w:pPr>
    </w:lvl>
    <w:lvl w:ilvl="5">
      <w:start w:val="1"/>
      <w:numFmt w:val="decimal"/>
      <w:lvlText w:val="%1.%2.%3.%4.%5.%6."/>
      <w:legacy w:legacy="1" w:legacySpace="0" w:legacyIndent="0"/>
      <w:lvlJc w:val="left"/>
      <w:pPr>
        <w:ind w:left="432"/>
      </w:pPr>
    </w:lvl>
    <w:lvl w:ilvl="6">
      <w:start w:val="1"/>
      <w:numFmt w:val="decimal"/>
      <w:lvlText w:val="%1.%2.%3.%4.%5.%6.%7."/>
      <w:legacy w:legacy="1" w:legacySpace="0" w:legacyIndent="0"/>
      <w:lvlJc w:val="left"/>
      <w:pPr>
        <w:ind w:left="864"/>
      </w:pPr>
    </w:lvl>
    <w:lvl w:ilvl="7">
      <w:start w:val="1"/>
      <w:numFmt w:val="decimal"/>
      <w:lvlText w:val="%1.%2.%3.%4.%5.%6.%7.%8."/>
      <w:legacy w:legacy="1" w:legacySpace="0" w:legacyIndent="0"/>
      <w:lvlJc w:val="left"/>
      <w:pPr>
        <w:ind w:left="864"/>
      </w:pPr>
    </w:lvl>
    <w:lvl w:ilvl="8">
      <w:start w:val="1"/>
      <w:numFmt w:val="decimal"/>
      <w:lvlText w:val="%1.%2.%3.%4.%5.%6.%7.%8.%9."/>
      <w:legacy w:legacy="1" w:legacySpace="0" w:legacyIndent="720"/>
      <w:lvlJc w:val="left"/>
      <w:pPr>
        <w:ind w:left="720" w:hanging="720"/>
      </w:pPr>
    </w:lvl>
  </w:abstractNum>
  <w:abstractNum w:abstractNumId="1">
    <w:nsid w:val="1B456ACB"/>
    <w:multiLevelType w:val="hybridMultilevel"/>
    <w:tmpl w:val="7F7637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22D91408"/>
    <w:multiLevelType w:val="hybridMultilevel"/>
    <w:tmpl w:val="623AA9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8F33946"/>
    <w:multiLevelType w:val="hybridMultilevel"/>
    <w:tmpl w:val="DA1869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35F12239"/>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40DF6B9B"/>
    <w:multiLevelType w:val="singleLevel"/>
    <w:tmpl w:val="C08E9B58"/>
    <w:lvl w:ilvl="0">
      <w:start w:val="1"/>
      <w:numFmt w:val="decimal"/>
      <w:lvlText w:val="%1)"/>
      <w:lvlJc w:val="left"/>
      <w:pPr>
        <w:tabs>
          <w:tab w:val="num" w:pos="1080"/>
        </w:tabs>
        <w:ind w:left="1080" w:hanging="360"/>
      </w:pPr>
      <w:rPr>
        <w:rFonts w:hint="default"/>
      </w:rPr>
    </w:lvl>
  </w:abstractNum>
  <w:abstractNum w:abstractNumId="6">
    <w:nsid w:val="4FBF1080"/>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58521A26"/>
    <w:multiLevelType w:val="hybridMultilevel"/>
    <w:tmpl w:val="A4C245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75713D2B"/>
    <w:multiLevelType w:val="singleLevel"/>
    <w:tmpl w:val="CB564B30"/>
    <w:lvl w:ilvl="0">
      <w:start w:val="1"/>
      <w:numFmt w:val="decimal"/>
      <w:lvlText w:val="(%1)"/>
      <w:lvlJc w:val="left"/>
      <w:pPr>
        <w:tabs>
          <w:tab w:val="num" w:pos="1080"/>
        </w:tabs>
        <w:ind w:left="1080" w:hanging="360"/>
      </w:pPr>
      <w:rPr>
        <w:rFonts w:hint="default"/>
      </w:rPr>
    </w:lvl>
  </w:abstractNum>
  <w:abstractNum w:abstractNumId="9">
    <w:nsid w:val="7D97510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9"/>
  </w:num>
  <w:num w:numId="2">
    <w:abstractNumId w:val="8"/>
  </w:num>
  <w:num w:numId="3">
    <w:abstractNumId w:val="5"/>
  </w:num>
  <w:num w:numId="4">
    <w:abstractNumId w:val="0"/>
  </w:num>
  <w:num w:numId="5">
    <w:abstractNumId w:val="4"/>
  </w:num>
  <w:num w:numId="6">
    <w:abstractNumId w:val="1"/>
  </w:num>
  <w:num w:numId="7">
    <w:abstractNumId w:val="2"/>
  </w:num>
  <w:num w:numId="8">
    <w:abstractNumId w:val="3"/>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attachedTemplate r:id="rId1"/>
  <w:trackRevisions/>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56D7"/>
    <w:rsid w:val="0000351B"/>
    <w:rsid w:val="00023FD4"/>
    <w:rsid w:val="00025BF3"/>
    <w:rsid w:val="00036262"/>
    <w:rsid w:val="00036409"/>
    <w:rsid w:val="00043EA2"/>
    <w:rsid w:val="000459E9"/>
    <w:rsid w:val="000556B4"/>
    <w:rsid w:val="00056091"/>
    <w:rsid w:val="000642F1"/>
    <w:rsid w:val="00065B20"/>
    <w:rsid w:val="000B154C"/>
    <w:rsid w:val="000B3A94"/>
    <w:rsid w:val="000C02EA"/>
    <w:rsid w:val="000C38DF"/>
    <w:rsid w:val="000E58B0"/>
    <w:rsid w:val="000F4AC9"/>
    <w:rsid w:val="00102808"/>
    <w:rsid w:val="00107819"/>
    <w:rsid w:val="001135F8"/>
    <w:rsid w:val="00115A2B"/>
    <w:rsid w:val="0016033E"/>
    <w:rsid w:val="00160CE4"/>
    <w:rsid w:val="001A2EC7"/>
    <w:rsid w:val="001A574F"/>
    <w:rsid w:val="001B60DF"/>
    <w:rsid w:val="001F09B2"/>
    <w:rsid w:val="001F7F9D"/>
    <w:rsid w:val="0020722A"/>
    <w:rsid w:val="00223E8C"/>
    <w:rsid w:val="002279EA"/>
    <w:rsid w:val="0023141D"/>
    <w:rsid w:val="002472D0"/>
    <w:rsid w:val="002500BD"/>
    <w:rsid w:val="00250429"/>
    <w:rsid w:val="00251AC0"/>
    <w:rsid w:val="00280A8F"/>
    <w:rsid w:val="00293B85"/>
    <w:rsid w:val="002B2C45"/>
    <w:rsid w:val="002C03D8"/>
    <w:rsid w:val="002D26B3"/>
    <w:rsid w:val="00315335"/>
    <w:rsid w:val="00321D37"/>
    <w:rsid w:val="00327992"/>
    <w:rsid w:val="00342FDE"/>
    <w:rsid w:val="00355620"/>
    <w:rsid w:val="0035712D"/>
    <w:rsid w:val="00362F9F"/>
    <w:rsid w:val="0038653E"/>
    <w:rsid w:val="003B7579"/>
    <w:rsid w:val="003C444A"/>
    <w:rsid w:val="003C4D3F"/>
    <w:rsid w:val="003C7920"/>
    <w:rsid w:val="003D6AB8"/>
    <w:rsid w:val="003E78AE"/>
    <w:rsid w:val="00403EC3"/>
    <w:rsid w:val="0041593A"/>
    <w:rsid w:val="004244CF"/>
    <w:rsid w:val="00424CB6"/>
    <w:rsid w:val="004345C4"/>
    <w:rsid w:val="00451974"/>
    <w:rsid w:val="00452E9D"/>
    <w:rsid w:val="00471B10"/>
    <w:rsid w:val="00476603"/>
    <w:rsid w:val="004779CF"/>
    <w:rsid w:val="004904A3"/>
    <w:rsid w:val="00493BC3"/>
    <w:rsid w:val="00495EAC"/>
    <w:rsid w:val="00496831"/>
    <w:rsid w:val="004A781C"/>
    <w:rsid w:val="004B4559"/>
    <w:rsid w:val="004D1327"/>
    <w:rsid w:val="004E0D00"/>
    <w:rsid w:val="00501005"/>
    <w:rsid w:val="005022F7"/>
    <w:rsid w:val="0055132B"/>
    <w:rsid w:val="00566751"/>
    <w:rsid w:val="005A2510"/>
    <w:rsid w:val="005A4FA3"/>
    <w:rsid w:val="005B21C3"/>
    <w:rsid w:val="005C67F6"/>
    <w:rsid w:val="005D5FE4"/>
    <w:rsid w:val="00601306"/>
    <w:rsid w:val="00614B02"/>
    <w:rsid w:val="00616853"/>
    <w:rsid w:val="00627528"/>
    <w:rsid w:val="00632E2A"/>
    <w:rsid w:val="0065209E"/>
    <w:rsid w:val="006748D5"/>
    <w:rsid w:val="00674ADF"/>
    <w:rsid w:val="00692FF2"/>
    <w:rsid w:val="006A0A35"/>
    <w:rsid w:val="006C4011"/>
    <w:rsid w:val="006C4AC9"/>
    <w:rsid w:val="006D33CC"/>
    <w:rsid w:val="006D6111"/>
    <w:rsid w:val="006D72FF"/>
    <w:rsid w:val="006E379C"/>
    <w:rsid w:val="006F01A3"/>
    <w:rsid w:val="006F7080"/>
    <w:rsid w:val="006F7149"/>
    <w:rsid w:val="00706174"/>
    <w:rsid w:val="00714B81"/>
    <w:rsid w:val="00745BEE"/>
    <w:rsid w:val="00747F8C"/>
    <w:rsid w:val="007617ED"/>
    <w:rsid w:val="00766C3B"/>
    <w:rsid w:val="00784DED"/>
    <w:rsid w:val="00786F6B"/>
    <w:rsid w:val="00797AB2"/>
    <w:rsid w:val="007A69AC"/>
    <w:rsid w:val="007C3E56"/>
    <w:rsid w:val="007C5AF5"/>
    <w:rsid w:val="007F323D"/>
    <w:rsid w:val="00801041"/>
    <w:rsid w:val="00814AA7"/>
    <w:rsid w:val="00816FBA"/>
    <w:rsid w:val="008242F0"/>
    <w:rsid w:val="00826D88"/>
    <w:rsid w:val="0084724A"/>
    <w:rsid w:val="00850990"/>
    <w:rsid w:val="008535B2"/>
    <w:rsid w:val="00860D67"/>
    <w:rsid w:val="0089652F"/>
    <w:rsid w:val="008A0A49"/>
    <w:rsid w:val="008B10EF"/>
    <w:rsid w:val="008B3E94"/>
    <w:rsid w:val="008C257A"/>
    <w:rsid w:val="008D56D7"/>
    <w:rsid w:val="008F6DBB"/>
    <w:rsid w:val="008F715E"/>
    <w:rsid w:val="0090209E"/>
    <w:rsid w:val="009048F0"/>
    <w:rsid w:val="0090526E"/>
    <w:rsid w:val="00926D06"/>
    <w:rsid w:val="00930136"/>
    <w:rsid w:val="00936638"/>
    <w:rsid w:val="00936EBF"/>
    <w:rsid w:val="00937013"/>
    <w:rsid w:val="0094350C"/>
    <w:rsid w:val="00955A30"/>
    <w:rsid w:val="00955F6A"/>
    <w:rsid w:val="00957470"/>
    <w:rsid w:val="0097453E"/>
    <w:rsid w:val="00991873"/>
    <w:rsid w:val="009B20B2"/>
    <w:rsid w:val="009B227B"/>
    <w:rsid w:val="00A06A5B"/>
    <w:rsid w:val="00A141A7"/>
    <w:rsid w:val="00A21E5F"/>
    <w:rsid w:val="00A41E18"/>
    <w:rsid w:val="00A4491E"/>
    <w:rsid w:val="00A562E1"/>
    <w:rsid w:val="00A868AF"/>
    <w:rsid w:val="00A870B7"/>
    <w:rsid w:val="00A87EA4"/>
    <w:rsid w:val="00A958A0"/>
    <w:rsid w:val="00AA0136"/>
    <w:rsid w:val="00AA1C2D"/>
    <w:rsid w:val="00AA7C9F"/>
    <w:rsid w:val="00AB0F38"/>
    <w:rsid w:val="00AD0164"/>
    <w:rsid w:val="00AD4FAF"/>
    <w:rsid w:val="00AD731B"/>
    <w:rsid w:val="00AF1563"/>
    <w:rsid w:val="00B0270E"/>
    <w:rsid w:val="00B077E3"/>
    <w:rsid w:val="00B4671C"/>
    <w:rsid w:val="00B54697"/>
    <w:rsid w:val="00B67131"/>
    <w:rsid w:val="00B738E4"/>
    <w:rsid w:val="00B86D0D"/>
    <w:rsid w:val="00BA3A8F"/>
    <w:rsid w:val="00BA3D55"/>
    <w:rsid w:val="00BB62B5"/>
    <w:rsid w:val="00BD008B"/>
    <w:rsid w:val="00BD15D2"/>
    <w:rsid w:val="00BD3DFF"/>
    <w:rsid w:val="00BF364D"/>
    <w:rsid w:val="00C04877"/>
    <w:rsid w:val="00C35BD3"/>
    <w:rsid w:val="00C72FFA"/>
    <w:rsid w:val="00C73C6F"/>
    <w:rsid w:val="00C833BD"/>
    <w:rsid w:val="00CB35B7"/>
    <w:rsid w:val="00CC051E"/>
    <w:rsid w:val="00CE4AA2"/>
    <w:rsid w:val="00D131A3"/>
    <w:rsid w:val="00D33BF9"/>
    <w:rsid w:val="00D556E6"/>
    <w:rsid w:val="00D5624B"/>
    <w:rsid w:val="00D729A1"/>
    <w:rsid w:val="00D81D14"/>
    <w:rsid w:val="00D94BDD"/>
    <w:rsid w:val="00DA3DB9"/>
    <w:rsid w:val="00DA464A"/>
    <w:rsid w:val="00DC7E08"/>
    <w:rsid w:val="00DD32F3"/>
    <w:rsid w:val="00DD616A"/>
    <w:rsid w:val="00DE4889"/>
    <w:rsid w:val="00DF1E7D"/>
    <w:rsid w:val="00DF3787"/>
    <w:rsid w:val="00E114F2"/>
    <w:rsid w:val="00E30F93"/>
    <w:rsid w:val="00E343E2"/>
    <w:rsid w:val="00E41335"/>
    <w:rsid w:val="00E46786"/>
    <w:rsid w:val="00E5472B"/>
    <w:rsid w:val="00E57735"/>
    <w:rsid w:val="00E57C42"/>
    <w:rsid w:val="00E64600"/>
    <w:rsid w:val="00EB4C91"/>
    <w:rsid w:val="00EB568E"/>
    <w:rsid w:val="00EC6257"/>
    <w:rsid w:val="00EC6C2A"/>
    <w:rsid w:val="00ED3B72"/>
    <w:rsid w:val="00ED6DA4"/>
    <w:rsid w:val="00EE272A"/>
    <w:rsid w:val="00F44DB0"/>
    <w:rsid w:val="00F57397"/>
    <w:rsid w:val="00F648ED"/>
    <w:rsid w:val="00F668C3"/>
    <w:rsid w:val="00F82E8E"/>
    <w:rsid w:val="00F957FA"/>
    <w:rsid w:val="00FB116C"/>
    <w:rsid w:val="00FB2942"/>
    <w:rsid w:val="00FB432D"/>
    <w:rsid w:val="00FB599E"/>
    <w:rsid w:val="00FC0990"/>
    <w:rsid w:val="00FC3D7F"/>
    <w:rsid w:val="00FD13E5"/>
    <w:rsid w:val="00FE33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7013"/>
    <w:pPr>
      <w:spacing w:after="120"/>
    </w:pPr>
  </w:style>
  <w:style w:type="paragraph" w:styleId="Heading1">
    <w:name w:val="heading 1"/>
    <w:basedOn w:val="Normal"/>
    <w:next w:val="Normal"/>
    <w:qFormat/>
    <w:rsid w:val="00937013"/>
    <w:pPr>
      <w:keepNext/>
      <w:numPr>
        <w:numId w:val="1"/>
      </w:numPr>
      <w:spacing w:before="240"/>
      <w:outlineLvl w:val="0"/>
    </w:pPr>
    <w:rPr>
      <w:rFonts w:ascii="Arial" w:hAnsi="Arial"/>
      <w:b/>
      <w:kern w:val="28"/>
      <w:sz w:val="28"/>
    </w:rPr>
  </w:style>
  <w:style w:type="paragraph" w:styleId="Heading2">
    <w:name w:val="heading 2"/>
    <w:basedOn w:val="Normal"/>
    <w:next w:val="Normal"/>
    <w:qFormat/>
    <w:rsid w:val="00937013"/>
    <w:pPr>
      <w:keepNext/>
      <w:numPr>
        <w:ilvl w:val="1"/>
        <w:numId w:val="1"/>
      </w:numPr>
      <w:spacing w:before="120" w:after="0"/>
      <w:outlineLvl w:val="1"/>
    </w:pPr>
    <w:rPr>
      <w:rFonts w:ascii="Arial" w:hAnsi="Arial"/>
      <w:b/>
      <w:sz w:val="24"/>
    </w:rPr>
  </w:style>
  <w:style w:type="paragraph" w:styleId="Heading3">
    <w:name w:val="heading 3"/>
    <w:basedOn w:val="Normal"/>
    <w:next w:val="Normal"/>
    <w:qFormat/>
    <w:rsid w:val="00937013"/>
    <w:pPr>
      <w:keepNext/>
      <w:numPr>
        <w:ilvl w:val="2"/>
        <w:numId w:val="1"/>
      </w:numPr>
      <w:spacing w:before="120" w:after="0"/>
      <w:outlineLvl w:val="2"/>
    </w:pPr>
    <w:rPr>
      <w:rFonts w:ascii="Arial" w:hAnsi="Arial"/>
      <w:b/>
      <w:sz w:val="24"/>
    </w:rPr>
  </w:style>
  <w:style w:type="paragraph" w:styleId="Heading4">
    <w:name w:val="heading 4"/>
    <w:basedOn w:val="Normal"/>
    <w:next w:val="Normal"/>
    <w:qFormat/>
    <w:rsid w:val="00937013"/>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937013"/>
    <w:pPr>
      <w:numPr>
        <w:ilvl w:val="4"/>
        <w:numId w:val="1"/>
      </w:numPr>
      <w:spacing w:before="240" w:after="60"/>
      <w:outlineLvl w:val="4"/>
    </w:pPr>
    <w:rPr>
      <w:sz w:val="22"/>
    </w:rPr>
  </w:style>
  <w:style w:type="paragraph" w:styleId="Heading6">
    <w:name w:val="heading 6"/>
    <w:basedOn w:val="Normal"/>
    <w:next w:val="Normal"/>
    <w:qFormat/>
    <w:rsid w:val="00937013"/>
    <w:pPr>
      <w:numPr>
        <w:ilvl w:val="5"/>
        <w:numId w:val="1"/>
      </w:numPr>
      <w:spacing w:before="240" w:after="60"/>
      <w:outlineLvl w:val="5"/>
    </w:pPr>
    <w:rPr>
      <w:i/>
      <w:sz w:val="22"/>
    </w:rPr>
  </w:style>
  <w:style w:type="paragraph" w:styleId="Heading7">
    <w:name w:val="heading 7"/>
    <w:basedOn w:val="Normal"/>
    <w:next w:val="Normal"/>
    <w:qFormat/>
    <w:rsid w:val="00937013"/>
    <w:pPr>
      <w:numPr>
        <w:ilvl w:val="6"/>
        <w:numId w:val="1"/>
      </w:numPr>
      <w:spacing w:before="240" w:after="60"/>
      <w:outlineLvl w:val="6"/>
    </w:pPr>
    <w:rPr>
      <w:rFonts w:ascii="Arial" w:hAnsi="Arial"/>
    </w:rPr>
  </w:style>
  <w:style w:type="paragraph" w:styleId="Heading8">
    <w:name w:val="heading 8"/>
    <w:basedOn w:val="Normal"/>
    <w:next w:val="Normal"/>
    <w:qFormat/>
    <w:rsid w:val="00937013"/>
    <w:pPr>
      <w:numPr>
        <w:ilvl w:val="7"/>
        <w:numId w:val="1"/>
      </w:numPr>
      <w:spacing w:before="240" w:after="60"/>
      <w:outlineLvl w:val="7"/>
    </w:pPr>
    <w:rPr>
      <w:rFonts w:ascii="Arial" w:hAnsi="Arial"/>
      <w:i/>
    </w:rPr>
  </w:style>
  <w:style w:type="paragraph" w:styleId="Heading9">
    <w:name w:val="heading 9"/>
    <w:basedOn w:val="Normal"/>
    <w:next w:val="Normal"/>
    <w:qFormat/>
    <w:rsid w:val="0093701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semiHidden/>
    <w:rsid w:val="00937013"/>
    <w:rPr>
      <w:sz w:val="24"/>
    </w:rPr>
  </w:style>
  <w:style w:type="paragraph" w:styleId="DocumentMap">
    <w:name w:val="Document Map"/>
    <w:basedOn w:val="Normal"/>
    <w:semiHidden/>
    <w:rsid w:val="00937013"/>
    <w:pPr>
      <w:shd w:val="clear" w:color="auto" w:fill="000080"/>
    </w:pPr>
    <w:rPr>
      <w:rFonts w:ascii="Tahoma" w:hAnsi="Tahoma"/>
    </w:rPr>
  </w:style>
  <w:style w:type="paragraph" w:styleId="Caption">
    <w:name w:val="caption"/>
    <w:basedOn w:val="Normal"/>
    <w:next w:val="Normal"/>
    <w:qFormat/>
    <w:rsid w:val="00937013"/>
    <w:pPr>
      <w:keepNext/>
      <w:spacing w:before="120"/>
      <w:jc w:val="center"/>
    </w:pPr>
  </w:style>
  <w:style w:type="paragraph" w:customStyle="1" w:styleId="TableHeading">
    <w:name w:val="Table Heading"/>
    <w:basedOn w:val="Normal"/>
    <w:rsid w:val="00937013"/>
    <w:pPr>
      <w:keepNext/>
      <w:spacing w:before="60" w:after="60"/>
      <w:jc w:val="center"/>
    </w:pPr>
    <w:rPr>
      <w:rFonts w:ascii="Arial" w:hAnsi="Arial"/>
      <w:b/>
      <w:sz w:val="22"/>
    </w:rPr>
  </w:style>
  <w:style w:type="paragraph" w:customStyle="1" w:styleId="Body6">
    <w:name w:val="Body 6"/>
    <w:basedOn w:val="NormalIndent"/>
    <w:rsid w:val="00937013"/>
    <w:pPr>
      <w:ind w:left="432"/>
      <w:jc w:val="both"/>
    </w:pPr>
  </w:style>
  <w:style w:type="paragraph" w:customStyle="1" w:styleId="Body7">
    <w:name w:val="Body 7"/>
    <w:basedOn w:val="Normal"/>
    <w:rsid w:val="00937013"/>
    <w:pPr>
      <w:ind w:left="864"/>
      <w:jc w:val="both"/>
    </w:pPr>
  </w:style>
  <w:style w:type="paragraph" w:styleId="NormalIndent">
    <w:name w:val="Normal Indent"/>
    <w:basedOn w:val="Normal"/>
    <w:semiHidden/>
    <w:rsid w:val="00937013"/>
    <w:pPr>
      <w:ind w:left="720"/>
    </w:pPr>
  </w:style>
  <w:style w:type="paragraph" w:customStyle="1" w:styleId="t0">
    <w:name w:val="t0"/>
    <w:rsid w:val="00937013"/>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s>
      <w:spacing w:after="240" w:line="264" w:lineRule="atLeast"/>
    </w:pPr>
    <w:rPr>
      <w:rFonts w:ascii="Arial" w:hAnsi="Arial"/>
      <w:sz w:val="24"/>
    </w:rPr>
  </w:style>
  <w:style w:type="paragraph" w:customStyle="1" w:styleId="IndentedParagraph">
    <w:name w:val="Indented Paragraph"/>
    <w:basedOn w:val="Normal"/>
    <w:rsid w:val="00937013"/>
    <w:pPr>
      <w:ind w:left="360" w:right="806"/>
    </w:pPr>
    <w:rPr>
      <w:rFonts w:ascii="Arial" w:hAnsi="Arial"/>
      <w:color w:val="000000"/>
      <w:sz w:val="24"/>
    </w:rPr>
  </w:style>
  <w:style w:type="paragraph" w:styleId="BodyText">
    <w:name w:val="Body Text"/>
    <w:basedOn w:val="Normal"/>
    <w:semiHidden/>
    <w:rsid w:val="00937013"/>
    <w:pPr>
      <w:spacing w:after="160"/>
    </w:pPr>
    <w:rPr>
      <w:rFonts w:ascii="Arial" w:hAnsi="Arial"/>
    </w:rPr>
  </w:style>
  <w:style w:type="paragraph" w:customStyle="1" w:styleId="Normal1">
    <w:name w:val="Normal1"/>
    <w:basedOn w:val="Normal"/>
    <w:rsid w:val="00937013"/>
    <w:rPr>
      <w:rFonts w:ascii="Arial" w:hAnsi="Arial"/>
      <w:sz w:val="24"/>
    </w:rPr>
  </w:style>
  <w:style w:type="paragraph" w:styleId="Header">
    <w:name w:val="header"/>
    <w:basedOn w:val="Normal"/>
    <w:semiHidden/>
    <w:rsid w:val="00937013"/>
    <w:pPr>
      <w:tabs>
        <w:tab w:val="center" w:pos="4320"/>
        <w:tab w:val="right" w:pos="8640"/>
      </w:tabs>
    </w:pPr>
    <w:rPr>
      <w:rFonts w:ascii="Arial" w:hAnsi="Arial"/>
    </w:rPr>
  </w:style>
  <w:style w:type="paragraph" w:styleId="Footer">
    <w:name w:val="footer"/>
    <w:basedOn w:val="Normal"/>
    <w:semiHidden/>
    <w:rsid w:val="00937013"/>
    <w:pPr>
      <w:tabs>
        <w:tab w:val="center" w:pos="4320"/>
        <w:tab w:val="right" w:pos="8640"/>
      </w:tabs>
    </w:pPr>
  </w:style>
  <w:style w:type="character" w:styleId="PageNumber">
    <w:name w:val="page number"/>
    <w:basedOn w:val="DefaultParagraphFont"/>
    <w:semiHidden/>
    <w:rsid w:val="00937013"/>
  </w:style>
  <w:style w:type="paragraph" w:styleId="PlainText">
    <w:name w:val="Plain Text"/>
    <w:basedOn w:val="Normal"/>
    <w:semiHidden/>
    <w:rsid w:val="00937013"/>
    <w:rPr>
      <w:rFonts w:ascii="Courier New" w:hAnsi="Courier New"/>
    </w:rPr>
  </w:style>
  <w:style w:type="paragraph" w:styleId="TOC2">
    <w:name w:val="toc 2"/>
    <w:basedOn w:val="Normal"/>
    <w:next w:val="Normal"/>
    <w:autoRedefine/>
    <w:semiHidden/>
    <w:rsid w:val="00937013"/>
    <w:pPr>
      <w:tabs>
        <w:tab w:val="right" w:leader="dot" w:pos="9294"/>
      </w:tabs>
      <w:ind w:left="240"/>
      <w:jc w:val="both"/>
    </w:pPr>
  </w:style>
  <w:style w:type="paragraph" w:customStyle="1" w:styleId="TableItems">
    <w:name w:val="Table Items"/>
    <w:basedOn w:val="Normal"/>
    <w:rsid w:val="00937013"/>
    <w:pPr>
      <w:keepNext/>
      <w:spacing w:before="60" w:after="60"/>
      <w:jc w:val="center"/>
    </w:pPr>
  </w:style>
  <w:style w:type="table" w:styleId="TableGrid">
    <w:name w:val="Table Grid"/>
    <w:basedOn w:val="TableNormal"/>
    <w:uiPriority w:val="59"/>
    <w:rsid w:val="00DD32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C257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57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7013"/>
    <w:pPr>
      <w:spacing w:after="120"/>
    </w:pPr>
  </w:style>
  <w:style w:type="paragraph" w:styleId="Heading1">
    <w:name w:val="heading 1"/>
    <w:basedOn w:val="Normal"/>
    <w:next w:val="Normal"/>
    <w:qFormat/>
    <w:rsid w:val="00937013"/>
    <w:pPr>
      <w:keepNext/>
      <w:numPr>
        <w:numId w:val="1"/>
      </w:numPr>
      <w:spacing w:before="240"/>
      <w:outlineLvl w:val="0"/>
    </w:pPr>
    <w:rPr>
      <w:rFonts w:ascii="Arial" w:hAnsi="Arial"/>
      <w:b/>
      <w:kern w:val="28"/>
      <w:sz w:val="28"/>
    </w:rPr>
  </w:style>
  <w:style w:type="paragraph" w:styleId="Heading2">
    <w:name w:val="heading 2"/>
    <w:basedOn w:val="Normal"/>
    <w:next w:val="Normal"/>
    <w:qFormat/>
    <w:rsid w:val="00937013"/>
    <w:pPr>
      <w:keepNext/>
      <w:numPr>
        <w:ilvl w:val="1"/>
        <w:numId w:val="1"/>
      </w:numPr>
      <w:spacing w:before="120" w:after="0"/>
      <w:outlineLvl w:val="1"/>
    </w:pPr>
    <w:rPr>
      <w:rFonts w:ascii="Arial" w:hAnsi="Arial"/>
      <w:b/>
      <w:sz w:val="24"/>
    </w:rPr>
  </w:style>
  <w:style w:type="paragraph" w:styleId="Heading3">
    <w:name w:val="heading 3"/>
    <w:basedOn w:val="Normal"/>
    <w:next w:val="Normal"/>
    <w:qFormat/>
    <w:rsid w:val="00937013"/>
    <w:pPr>
      <w:keepNext/>
      <w:numPr>
        <w:ilvl w:val="2"/>
        <w:numId w:val="1"/>
      </w:numPr>
      <w:spacing w:before="120" w:after="0"/>
      <w:outlineLvl w:val="2"/>
    </w:pPr>
    <w:rPr>
      <w:rFonts w:ascii="Arial" w:hAnsi="Arial"/>
      <w:b/>
      <w:sz w:val="24"/>
    </w:rPr>
  </w:style>
  <w:style w:type="paragraph" w:styleId="Heading4">
    <w:name w:val="heading 4"/>
    <w:basedOn w:val="Normal"/>
    <w:next w:val="Normal"/>
    <w:qFormat/>
    <w:rsid w:val="00937013"/>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937013"/>
    <w:pPr>
      <w:numPr>
        <w:ilvl w:val="4"/>
        <w:numId w:val="1"/>
      </w:numPr>
      <w:spacing w:before="240" w:after="60"/>
      <w:outlineLvl w:val="4"/>
    </w:pPr>
    <w:rPr>
      <w:sz w:val="22"/>
    </w:rPr>
  </w:style>
  <w:style w:type="paragraph" w:styleId="Heading6">
    <w:name w:val="heading 6"/>
    <w:basedOn w:val="Normal"/>
    <w:next w:val="Normal"/>
    <w:qFormat/>
    <w:rsid w:val="00937013"/>
    <w:pPr>
      <w:numPr>
        <w:ilvl w:val="5"/>
        <w:numId w:val="1"/>
      </w:numPr>
      <w:spacing w:before="240" w:after="60"/>
      <w:outlineLvl w:val="5"/>
    </w:pPr>
    <w:rPr>
      <w:i/>
      <w:sz w:val="22"/>
    </w:rPr>
  </w:style>
  <w:style w:type="paragraph" w:styleId="Heading7">
    <w:name w:val="heading 7"/>
    <w:basedOn w:val="Normal"/>
    <w:next w:val="Normal"/>
    <w:qFormat/>
    <w:rsid w:val="00937013"/>
    <w:pPr>
      <w:numPr>
        <w:ilvl w:val="6"/>
        <w:numId w:val="1"/>
      </w:numPr>
      <w:spacing w:before="240" w:after="60"/>
      <w:outlineLvl w:val="6"/>
    </w:pPr>
    <w:rPr>
      <w:rFonts w:ascii="Arial" w:hAnsi="Arial"/>
    </w:rPr>
  </w:style>
  <w:style w:type="paragraph" w:styleId="Heading8">
    <w:name w:val="heading 8"/>
    <w:basedOn w:val="Normal"/>
    <w:next w:val="Normal"/>
    <w:qFormat/>
    <w:rsid w:val="00937013"/>
    <w:pPr>
      <w:numPr>
        <w:ilvl w:val="7"/>
        <w:numId w:val="1"/>
      </w:numPr>
      <w:spacing w:before="240" w:after="60"/>
      <w:outlineLvl w:val="7"/>
    </w:pPr>
    <w:rPr>
      <w:rFonts w:ascii="Arial" w:hAnsi="Arial"/>
      <w:i/>
    </w:rPr>
  </w:style>
  <w:style w:type="paragraph" w:styleId="Heading9">
    <w:name w:val="heading 9"/>
    <w:basedOn w:val="Normal"/>
    <w:next w:val="Normal"/>
    <w:qFormat/>
    <w:rsid w:val="0093701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semiHidden/>
    <w:rsid w:val="00937013"/>
    <w:rPr>
      <w:sz w:val="24"/>
    </w:rPr>
  </w:style>
  <w:style w:type="paragraph" w:styleId="DocumentMap">
    <w:name w:val="Document Map"/>
    <w:basedOn w:val="Normal"/>
    <w:semiHidden/>
    <w:rsid w:val="00937013"/>
    <w:pPr>
      <w:shd w:val="clear" w:color="auto" w:fill="000080"/>
    </w:pPr>
    <w:rPr>
      <w:rFonts w:ascii="Tahoma" w:hAnsi="Tahoma"/>
    </w:rPr>
  </w:style>
  <w:style w:type="paragraph" w:styleId="Caption">
    <w:name w:val="caption"/>
    <w:basedOn w:val="Normal"/>
    <w:next w:val="Normal"/>
    <w:qFormat/>
    <w:rsid w:val="00937013"/>
    <w:pPr>
      <w:keepNext/>
      <w:spacing w:before="120"/>
      <w:jc w:val="center"/>
    </w:pPr>
  </w:style>
  <w:style w:type="paragraph" w:customStyle="1" w:styleId="TableHeading">
    <w:name w:val="Table Heading"/>
    <w:basedOn w:val="Normal"/>
    <w:rsid w:val="00937013"/>
    <w:pPr>
      <w:keepNext/>
      <w:spacing w:before="60" w:after="60"/>
      <w:jc w:val="center"/>
    </w:pPr>
    <w:rPr>
      <w:rFonts w:ascii="Arial" w:hAnsi="Arial"/>
      <w:b/>
      <w:sz w:val="22"/>
    </w:rPr>
  </w:style>
  <w:style w:type="paragraph" w:customStyle="1" w:styleId="Body6">
    <w:name w:val="Body 6"/>
    <w:basedOn w:val="NormalIndent"/>
    <w:rsid w:val="00937013"/>
    <w:pPr>
      <w:ind w:left="432"/>
      <w:jc w:val="both"/>
    </w:pPr>
  </w:style>
  <w:style w:type="paragraph" w:customStyle="1" w:styleId="Body7">
    <w:name w:val="Body 7"/>
    <w:basedOn w:val="Normal"/>
    <w:rsid w:val="00937013"/>
    <w:pPr>
      <w:ind w:left="864"/>
      <w:jc w:val="both"/>
    </w:pPr>
  </w:style>
  <w:style w:type="paragraph" w:styleId="NormalIndent">
    <w:name w:val="Normal Indent"/>
    <w:basedOn w:val="Normal"/>
    <w:semiHidden/>
    <w:rsid w:val="00937013"/>
    <w:pPr>
      <w:ind w:left="720"/>
    </w:pPr>
  </w:style>
  <w:style w:type="paragraph" w:customStyle="1" w:styleId="t0">
    <w:name w:val="t0"/>
    <w:rsid w:val="00937013"/>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s>
      <w:spacing w:after="240" w:line="264" w:lineRule="atLeast"/>
    </w:pPr>
    <w:rPr>
      <w:rFonts w:ascii="Arial" w:hAnsi="Arial"/>
      <w:sz w:val="24"/>
    </w:rPr>
  </w:style>
  <w:style w:type="paragraph" w:customStyle="1" w:styleId="IndentedParagraph">
    <w:name w:val="Indented Paragraph"/>
    <w:basedOn w:val="Normal"/>
    <w:rsid w:val="00937013"/>
    <w:pPr>
      <w:ind w:left="360" w:right="806"/>
    </w:pPr>
    <w:rPr>
      <w:rFonts w:ascii="Arial" w:hAnsi="Arial"/>
      <w:color w:val="000000"/>
      <w:sz w:val="24"/>
    </w:rPr>
  </w:style>
  <w:style w:type="paragraph" w:styleId="BodyText">
    <w:name w:val="Body Text"/>
    <w:basedOn w:val="Normal"/>
    <w:semiHidden/>
    <w:rsid w:val="00937013"/>
    <w:pPr>
      <w:spacing w:after="160"/>
    </w:pPr>
    <w:rPr>
      <w:rFonts w:ascii="Arial" w:hAnsi="Arial"/>
    </w:rPr>
  </w:style>
  <w:style w:type="paragraph" w:customStyle="1" w:styleId="Normal1">
    <w:name w:val="Normal1"/>
    <w:basedOn w:val="Normal"/>
    <w:rsid w:val="00937013"/>
    <w:rPr>
      <w:rFonts w:ascii="Arial" w:hAnsi="Arial"/>
      <w:sz w:val="24"/>
    </w:rPr>
  </w:style>
  <w:style w:type="paragraph" w:styleId="Header">
    <w:name w:val="header"/>
    <w:basedOn w:val="Normal"/>
    <w:semiHidden/>
    <w:rsid w:val="00937013"/>
    <w:pPr>
      <w:tabs>
        <w:tab w:val="center" w:pos="4320"/>
        <w:tab w:val="right" w:pos="8640"/>
      </w:tabs>
    </w:pPr>
    <w:rPr>
      <w:rFonts w:ascii="Arial" w:hAnsi="Arial"/>
    </w:rPr>
  </w:style>
  <w:style w:type="paragraph" w:styleId="Footer">
    <w:name w:val="footer"/>
    <w:basedOn w:val="Normal"/>
    <w:semiHidden/>
    <w:rsid w:val="00937013"/>
    <w:pPr>
      <w:tabs>
        <w:tab w:val="center" w:pos="4320"/>
        <w:tab w:val="right" w:pos="8640"/>
      </w:tabs>
    </w:pPr>
  </w:style>
  <w:style w:type="character" w:styleId="PageNumber">
    <w:name w:val="page number"/>
    <w:basedOn w:val="DefaultParagraphFont"/>
    <w:semiHidden/>
    <w:rsid w:val="00937013"/>
  </w:style>
  <w:style w:type="paragraph" w:styleId="PlainText">
    <w:name w:val="Plain Text"/>
    <w:basedOn w:val="Normal"/>
    <w:semiHidden/>
    <w:rsid w:val="00937013"/>
    <w:rPr>
      <w:rFonts w:ascii="Courier New" w:hAnsi="Courier New"/>
    </w:rPr>
  </w:style>
  <w:style w:type="paragraph" w:styleId="TOC2">
    <w:name w:val="toc 2"/>
    <w:basedOn w:val="Normal"/>
    <w:next w:val="Normal"/>
    <w:autoRedefine/>
    <w:semiHidden/>
    <w:rsid w:val="00937013"/>
    <w:pPr>
      <w:tabs>
        <w:tab w:val="right" w:leader="dot" w:pos="9294"/>
      </w:tabs>
      <w:ind w:left="240"/>
      <w:jc w:val="both"/>
    </w:pPr>
  </w:style>
  <w:style w:type="paragraph" w:customStyle="1" w:styleId="TableItems">
    <w:name w:val="Table Items"/>
    <w:basedOn w:val="Normal"/>
    <w:rsid w:val="00937013"/>
    <w:pPr>
      <w:keepNext/>
      <w:spacing w:before="60" w:after="60"/>
      <w:jc w:val="center"/>
    </w:pPr>
  </w:style>
  <w:style w:type="table" w:styleId="TableGrid">
    <w:name w:val="Table Grid"/>
    <w:basedOn w:val="TableNormal"/>
    <w:uiPriority w:val="59"/>
    <w:rsid w:val="00DD32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C257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57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oleObject16.bin"/><Relationship Id="rId3" Type="http://schemas.microsoft.com/office/2007/relationships/stylesWithEffects" Target="stylesWithEffects.xml"/><Relationship Id="rId21" Type="http://schemas.openxmlformats.org/officeDocument/2006/relationships/oleObject" Target="embeddings/oleObject7.bin"/><Relationship Id="rId34" Type="http://schemas.openxmlformats.org/officeDocument/2006/relationships/image" Target="media/image14.emf"/><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emf"/><Relationship Id="rId46"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1.bin"/><Relationship Id="rId41" Type="http://schemas.openxmlformats.org/officeDocument/2006/relationships/oleObject" Target="embeddings/oleObject17.bin"/><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5.bin"/><Relationship Id="rId40" Type="http://schemas.openxmlformats.org/officeDocument/2006/relationships/image" Target="media/image17.emf"/><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2.bin"/><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oleObject" Target="embeddings/oleObject14.bin"/><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kzdyfh\Desktop\MDD%20Template%20EA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MDD Template EA3.dotx</Template>
  <TotalTime>67</TotalTime>
  <Pages>40</Pages>
  <Words>2084</Words>
  <Characters>11879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Software Module Design Specification</vt:lpstr>
    </vt:vector>
  </TitlesOfParts>
  <Manager>Mark Colosky</Manager>
  <Company>Nexteer</Company>
  <LinksUpToDate>false</LinksUpToDate>
  <CharactersWithSpaces>13936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Module Design Specification</dc:title>
  <dc:subject>Next Generation Software Design</dc:subject>
  <dc:creator>Jared Julien (kzdyfh)</dc:creator>
  <cp:lastModifiedBy>Thundathil, Jayakrishnan</cp:lastModifiedBy>
  <cp:revision>19</cp:revision>
  <cp:lastPrinted>2011-03-21T13:34:00Z</cp:lastPrinted>
  <dcterms:created xsi:type="dcterms:W3CDTF">2016-06-22T13:59:00Z</dcterms:created>
  <dcterms:modified xsi:type="dcterms:W3CDTF">2016-06-23T14:52:00Z</dcterms:modified>
  <cp:category>EPS Software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Title">
    <vt:lpwstr>Digital Column Position Sensor (I2C) Interface</vt:lpwstr>
  </property>
  <property fmtid="{D5CDD505-2E9C-101B-9397-08002B2CF9AE}" pid="3" name="MDDRevNum">
    <vt:lpwstr>1</vt:lpwstr>
  </property>
  <property fmtid="{D5CDD505-2E9C-101B-9397-08002B2CF9AE}" pid="4" name="Module Layer">
    <vt:lpwstr>0</vt:lpwstr>
  </property>
  <property fmtid="{D5CDD505-2E9C-101B-9397-08002B2CF9AE}" pid="5" name="Module Name">
    <vt:lpwstr>DigColPsInt</vt:lpwstr>
  </property>
  <property fmtid="{D5CDD505-2E9C-101B-9397-08002B2CF9AE}" pid="6" name="Product Line">
    <vt:lpwstr>Gen II+ EPS EA3</vt:lpwstr>
  </property>
</Properties>
</file>